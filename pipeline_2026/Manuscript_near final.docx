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5315B5" w:rsidR="005315B5" w:rsidP="00AD57EE" w:rsidRDefault="27864666" w14:paraId="4EAF9702" w14:textId="44986A3E">
      <w:pPr>
        <w:spacing w:after="0" w:line="480" w:lineRule="auto"/>
        <w:jc w:val="center"/>
        <w:rPr>
          <w:rFonts w:ascii="Times New Roman" w:hAnsi="Times New Roman" w:cs="Times New Roman"/>
          <w:b/>
          <w:bCs/>
          <w:sz w:val="28"/>
          <w:szCs w:val="28"/>
        </w:rPr>
      </w:pPr>
      <w:r w:rsidRPr="0867638A">
        <w:rPr>
          <w:rFonts w:ascii="Times New Roman" w:hAnsi="Times New Roman" w:cs="Times New Roman"/>
          <w:b/>
          <w:bCs/>
          <w:sz w:val="28"/>
          <w:szCs w:val="28"/>
        </w:rPr>
        <w:t>Functional gene Amplicon Sequencing test (</w:t>
      </w:r>
      <w:r w:rsidRPr="0867638A" w:rsidR="59524FCB">
        <w:rPr>
          <w:rFonts w:ascii="Times New Roman" w:hAnsi="Times New Roman" w:cs="Times New Roman"/>
          <w:b/>
          <w:bCs/>
          <w:sz w:val="28"/>
          <w:szCs w:val="28"/>
        </w:rPr>
        <w:t>FASt</w:t>
      </w:r>
      <w:r w:rsidRPr="0867638A">
        <w:rPr>
          <w:rFonts w:ascii="Times New Roman" w:hAnsi="Times New Roman" w:cs="Times New Roman"/>
          <w:b/>
          <w:bCs/>
          <w:sz w:val="28"/>
          <w:szCs w:val="28"/>
        </w:rPr>
        <w:t>)</w:t>
      </w:r>
      <w:r w:rsidRPr="0867638A" w:rsidR="59524FCB">
        <w:rPr>
          <w:rFonts w:ascii="Times New Roman" w:hAnsi="Times New Roman" w:cs="Times New Roman"/>
          <w:b/>
          <w:bCs/>
          <w:sz w:val="28"/>
          <w:szCs w:val="28"/>
        </w:rPr>
        <w:t xml:space="preserve">: </w:t>
      </w:r>
      <w:r w:rsidRPr="0867638A" w:rsidR="385D8301">
        <w:rPr>
          <w:rFonts w:ascii="Times New Roman" w:hAnsi="Times New Roman" w:cs="Times New Roman"/>
          <w:b/>
          <w:bCs/>
          <w:sz w:val="28"/>
          <w:szCs w:val="28"/>
        </w:rPr>
        <w:t xml:space="preserve">A </w:t>
      </w:r>
      <w:r w:rsidRPr="0867638A" w:rsidR="7EBD0AEF">
        <w:rPr>
          <w:rFonts w:ascii="Times New Roman" w:hAnsi="Times New Roman" w:cs="Times New Roman"/>
          <w:b/>
          <w:bCs/>
          <w:sz w:val="28"/>
          <w:szCs w:val="28"/>
        </w:rPr>
        <w:t xml:space="preserve">rapid </w:t>
      </w:r>
      <w:r w:rsidRPr="0867638A" w:rsidR="385D8301">
        <w:rPr>
          <w:rFonts w:ascii="Times New Roman" w:hAnsi="Times New Roman" w:cs="Times New Roman"/>
          <w:b/>
          <w:bCs/>
          <w:sz w:val="28"/>
          <w:szCs w:val="28"/>
        </w:rPr>
        <w:t>m</w:t>
      </w:r>
      <w:r w:rsidRPr="0867638A" w:rsidR="59524FCB">
        <w:rPr>
          <w:rFonts w:ascii="Times New Roman" w:hAnsi="Times New Roman" w:cs="Times New Roman"/>
          <w:b/>
          <w:bCs/>
          <w:sz w:val="28"/>
          <w:szCs w:val="28"/>
        </w:rPr>
        <w:t>etagenomic-enabled</w:t>
      </w:r>
      <w:r w:rsidRPr="0867638A">
        <w:rPr>
          <w:rFonts w:ascii="Times New Roman" w:hAnsi="Times New Roman" w:cs="Times New Roman"/>
          <w:b/>
          <w:bCs/>
          <w:sz w:val="28"/>
          <w:szCs w:val="28"/>
        </w:rPr>
        <w:t xml:space="preserve"> </w:t>
      </w:r>
      <w:r w:rsidRPr="0867638A" w:rsidR="0DE303DC">
        <w:rPr>
          <w:rFonts w:ascii="Times New Roman" w:hAnsi="Times New Roman" w:cs="Times New Roman"/>
          <w:b/>
          <w:bCs/>
          <w:sz w:val="28"/>
          <w:szCs w:val="28"/>
        </w:rPr>
        <w:t>method for</w:t>
      </w:r>
      <w:r w:rsidRPr="0867638A" w:rsidR="59524FCB">
        <w:rPr>
          <w:rFonts w:ascii="Times New Roman" w:hAnsi="Times New Roman" w:cs="Times New Roman"/>
          <w:b/>
          <w:bCs/>
          <w:sz w:val="28"/>
          <w:szCs w:val="28"/>
        </w:rPr>
        <w:t xml:space="preserve"> development of multiple biomarkers </w:t>
      </w:r>
      <w:r w:rsidRPr="0867638A" w:rsidR="0DE303DC">
        <w:rPr>
          <w:rFonts w:ascii="Times New Roman" w:hAnsi="Times New Roman" w:cs="Times New Roman"/>
          <w:b/>
          <w:bCs/>
          <w:sz w:val="28"/>
          <w:szCs w:val="28"/>
        </w:rPr>
        <w:t>of</w:t>
      </w:r>
      <w:r w:rsidRPr="0867638A" w:rsidR="59524FCB">
        <w:rPr>
          <w:rFonts w:ascii="Times New Roman" w:hAnsi="Times New Roman" w:cs="Times New Roman"/>
          <w:b/>
          <w:bCs/>
          <w:sz w:val="28"/>
          <w:szCs w:val="28"/>
        </w:rPr>
        <w:t xml:space="preserve"> TOrC biodegradation</w:t>
      </w:r>
    </w:p>
    <w:p w:rsidRPr="00AD783F" w:rsidR="00317F00" w:rsidP="00AD57EE" w:rsidRDefault="461A1702" w14:paraId="3C703E89" w14:textId="50299E78">
      <w:pPr>
        <w:spacing w:after="0" w:line="480" w:lineRule="auto"/>
        <w:rPr>
          <w:rFonts w:ascii="Times New Roman" w:hAnsi="Times New Roman" w:cs="Times New Roman"/>
        </w:rPr>
      </w:pPr>
      <w:r w:rsidRPr="67D34AD6">
        <w:rPr>
          <w:rFonts w:ascii="Times New Roman" w:hAnsi="Times New Roman" w:cs="Times New Roman"/>
        </w:rPr>
        <w:t>Janiszewski, Lara N.</w:t>
      </w:r>
      <w:r w:rsidRPr="67D34AD6" w:rsidR="35B04EC5">
        <w:rPr>
          <w:rFonts w:ascii="Times New Roman" w:hAnsi="Times New Roman" w:cs="Times New Roman"/>
          <w:color w:val="000000" w:themeColor="text1"/>
          <w:vertAlign w:val="superscript"/>
        </w:rPr>
        <w:t xml:space="preserve"> 1</w:t>
      </w:r>
      <w:r w:rsidRPr="67D34AD6">
        <w:rPr>
          <w:rFonts w:ascii="Times New Roman" w:hAnsi="Times New Roman" w:cs="Times New Roman"/>
        </w:rPr>
        <w:t>; Sachdeva, N</w:t>
      </w:r>
      <w:r w:rsidRPr="67D34AD6" w:rsidR="754D2C14">
        <w:rPr>
          <w:rFonts w:ascii="Times New Roman" w:hAnsi="Times New Roman" w:cs="Times New Roman"/>
        </w:rPr>
        <w:t>eha</w:t>
      </w:r>
      <w:r w:rsidRPr="67D34AD6" w:rsidR="35B04EC5">
        <w:rPr>
          <w:rFonts w:ascii="Times New Roman" w:hAnsi="Times New Roman" w:cs="Times New Roman"/>
          <w:color w:val="000000" w:themeColor="text1"/>
          <w:vertAlign w:val="superscript"/>
        </w:rPr>
        <w:t xml:space="preserve"> 1</w:t>
      </w:r>
      <w:r w:rsidRPr="67D34AD6">
        <w:rPr>
          <w:rFonts w:ascii="Times New Roman" w:hAnsi="Times New Roman" w:cs="Times New Roman"/>
        </w:rPr>
        <w:t xml:space="preserve">; </w:t>
      </w:r>
      <w:commentRangeStart w:id="0"/>
      <w:r w:rsidRPr="67D34AD6" w:rsidR="5ED3C2B0">
        <w:rPr>
          <w:rFonts w:ascii="Times New Roman" w:hAnsi="Times New Roman" w:cs="Times New Roman"/>
        </w:rPr>
        <w:t>S</w:t>
      </w:r>
      <w:r w:rsidRPr="67D34AD6" w:rsidR="2A5942AC">
        <w:rPr>
          <w:rFonts w:ascii="Times New Roman" w:hAnsi="Times New Roman" w:cs="Times New Roman"/>
        </w:rPr>
        <w:t>chmaljohn</w:t>
      </w:r>
      <w:r w:rsidRPr="67D34AD6" w:rsidR="5ED3C2B0">
        <w:rPr>
          <w:rFonts w:ascii="Times New Roman" w:hAnsi="Times New Roman" w:cs="Times New Roman"/>
        </w:rPr>
        <w:t>, E</w:t>
      </w:r>
      <w:commentRangeEnd w:id="0"/>
      <w:r w:rsidRPr="67D34AD6" w:rsidR="00317F00">
        <w:rPr>
          <w:rStyle w:val="CommentReference"/>
          <w:rFonts w:ascii="Times New Roman" w:hAnsi="Times New Roman" w:cs="Times New Roman"/>
          <w:sz w:val="22"/>
          <w:szCs w:val="22"/>
        </w:rPr>
        <w:commentReference w:id="0"/>
      </w:r>
      <w:r w:rsidRPr="67D34AD6" w:rsidR="754D2C14">
        <w:rPr>
          <w:rFonts w:ascii="Times New Roman" w:hAnsi="Times New Roman" w:cs="Times New Roman"/>
        </w:rPr>
        <w:t>llen</w:t>
      </w:r>
      <w:r w:rsidRPr="67D34AD6" w:rsidR="2CA37D06">
        <w:rPr>
          <w:rFonts w:ascii="Times New Roman" w:hAnsi="Times New Roman" w:cs="Times New Roman"/>
          <w:color w:val="000000" w:themeColor="text1"/>
          <w:vertAlign w:val="superscript"/>
        </w:rPr>
        <w:t xml:space="preserve"> 5</w:t>
      </w:r>
      <w:r w:rsidRPr="67D34AD6" w:rsidR="6391E6AE">
        <w:rPr>
          <w:rFonts w:ascii="Times New Roman" w:hAnsi="Times New Roman" w:cs="Times New Roman"/>
        </w:rPr>
        <w:t>;</w:t>
      </w:r>
      <w:r w:rsidRPr="67D34AD6" w:rsidR="5ED3C2B0">
        <w:rPr>
          <w:rFonts w:ascii="Times New Roman" w:hAnsi="Times New Roman" w:cs="Times New Roman"/>
        </w:rPr>
        <w:t xml:space="preserve"> </w:t>
      </w:r>
      <w:r w:rsidRPr="67D34AD6">
        <w:rPr>
          <w:rFonts w:ascii="Times New Roman" w:hAnsi="Times New Roman" w:cs="Times New Roman"/>
        </w:rPr>
        <w:t>Chaparro, J</w:t>
      </w:r>
      <w:r w:rsidRPr="67D34AD6" w:rsidR="754D2C14">
        <w:rPr>
          <w:rFonts w:ascii="Times New Roman" w:hAnsi="Times New Roman" w:cs="Times New Roman"/>
        </w:rPr>
        <w:t>a</w:t>
      </w:r>
      <w:r w:rsidRPr="67D34AD6" w:rsidR="01A86EB4">
        <w:rPr>
          <w:rFonts w:ascii="Times New Roman" w:hAnsi="Times New Roman" w:cs="Times New Roman"/>
        </w:rPr>
        <w:t>c</w:t>
      </w:r>
      <w:r w:rsidRPr="67D34AD6" w:rsidR="754D2C14">
        <w:rPr>
          <w:rFonts w:ascii="Times New Roman" w:hAnsi="Times New Roman" w:cs="Times New Roman"/>
        </w:rPr>
        <w:t>quelin</w:t>
      </w:r>
      <w:r w:rsidRPr="67D34AD6" w:rsidR="01A86EB4">
        <w:rPr>
          <w:rFonts w:ascii="Times New Roman" w:hAnsi="Times New Roman" w:cs="Times New Roman"/>
        </w:rPr>
        <w:t>e</w:t>
      </w:r>
      <w:r w:rsidRPr="67D34AD6" w:rsidR="118E107E">
        <w:rPr>
          <w:rFonts w:ascii="Times New Roman" w:hAnsi="Times New Roman" w:cs="Times New Roman"/>
        </w:rPr>
        <w:t xml:space="preserve"> M</w:t>
      </w:r>
      <w:r w:rsidRPr="67D34AD6" w:rsidR="35B04EC5">
        <w:rPr>
          <w:rFonts w:ascii="Times New Roman" w:hAnsi="Times New Roman" w:cs="Times New Roman"/>
          <w:color w:val="000000" w:themeColor="text1"/>
          <w:vertAlign w:val="superscript"/>
        </w:rPr>
        <w:t xml:space="preserve"> 2</w:t>
      </w:r>
      <w:r w:rsidRPr="67D34AD6">
        <w:rPr>
          <w:rFonts w:ascii="Times New Roman" w:hAnsi="Times New Roman" w:cs="Times New Roman"/>
        </w:rPr>
        <w:t>; Diaz, G</w:t>
      </w:r>
      <w:r w:rsidRPr="67D34AD6" w:rsidR="01A86EB4">
        <w:rPr>
          <w:rFonts w:ascii="Times New Roman" w:hAnsi="Times New Roman" w:cs="Times New Roman"/>
        </w:rPr>
        <w:t>ustavo</w:t>
      </w:r>
      <w:r w:rsidRPr="67D34AD6" w:rsidR="2CA37D06">
        <w:rPr>
          <w:rFonts w:ascii="Times New Roman" w:hAnsi="Times New Roman" w:cs="Times New Roman"/>
          <w:color w:val="000000" w:themeColor="text1"/>
          <w:vertAlign w:val="superscript"/>
        </w:rPr>
        <w:t>3</w:t>
      </w:r>
      <w:r w:rsidRPr="67D34AD6">
        <w:rPr>
          <w:rFonts w:ascii="Times New Roman" w:hAnsi="Times New Roman" w:cs="Times New Roman"/>
        </w:rPr>
        <w:t>;</w:t>
      </w:r>
      <w:r w:rsidRPr="67D34AD6" w:rsidR="72CCBEEC">
        <w:rPr>
          <w:rFonts w:ascii="Times New Roman" w:hAnsi="Times New Roman" w:cs="Times New Roman"/>
        </w:rPr>
        <w:t xml:space="preserve"> Topp,</w:t>
      </w:r>
      <w:r w:rsidRPr="67D34AD6" w:rsidR="6AD73219">
        <w:rPr>
          <w:rFonts w:ascii="Times New Roman" w:hAnsi="Times New Roman" w:cs="Times New Roman"/>
        </w:rPr>
        <w:t xml:space="preserve"> J</w:t>
      </w:r>
      <w:r w:rsidRPr="67D34AD6" w:rsidR="01A86EB4">
        <w:rPr>
          <w:rFonts w:ascii="Times New Roman" w:hAnsi="Times New Roman" w:cs="Times New Roman"/>
        </w:rPr>
        <w:t>ustin</w:t>
      </w:r>
      <w:r w:rsidRPr="67D34AD6" w:rsidR="31612D34">
        <w:rPr>
          <w:rFonts w:ascii="Times New Roman" w:hAnsi="Times New Roman" w:cs="Times New Roman"/>
          <w:color w:val="000000" w:themeColor="text1"/>
          <w:vertAlign w:val="superscript"/>
        </w:rPr>
        <w:t>5</w:t>
      </w:r>
      <w:r w:rsidRPr="67D34AD6" w:rsidR="4D92E76F">
        <w:rPr>
          <w:rFonts w:ascii="Times New Roman" w:hAnsi="Times New Roman" w:cs="Times New Roman"/>
        </w:rPr>
        <w:t>;</w:t>
      </w:r>
      <w:r w:rsidRPr="67D34AD6" w:rsidR="0D464C02">
        <w:rPr>
          <w:rFonts w:ascii="Times New Roman" w:hAnsi="Times New Roman" w:cs="Times New Roman"/>
        </w:rPr>
        <w:t xml:space="preserve"> Downey,</w:t>
      </w:r>
      <w:r w:rsidRPr="67D34AD6" w:rsidR="6AD73219">
        <w:rPr>
          <w:rFonts w:ascii="Times New Roman" w:hAnsi="Times New Roman" w:cs="Times New Roman"/>
        </w:rPr>
        <w:t xml:space="preserve"> </w:t>
      </w:r>
      <w:r w:rsidRPr="67D34AD6" w:rsidR="074DD5CF">
        <w:rPr>
          <w:rFonts w:ascii="Times New Roman" w:hAnsi="Times New Roman" w:cs="Times New Roman"/>
        </w:rPr>
        <w:t>N</w:t>
      </w:r>
      <w:r w:rsidRPr="67D34AD6" w:rsidR="01A86EB4">
        <w:rPr>
          <w:rFonts w:ascii="Times New Roman" w:hAnsi="Times New Roman" w:cs="Times New Roman"/>
        </w:rPr>
        <w:t>ick</w:t>
      </w:r>
      <w:r w:rsidRPr="67D34AD6" w:rsidR="31612D34">
        <w:rPr>
          <w:rFonts w:ascii="Times New Roman" w:hAnsi="Times New Roman" w:cs="Times New Roman"/>
          <w:color w:val="000000" w:themeColor="text1"/>
          <w:vertAlign w:val="superscript"/>
        </w:rPr>
        <w:t>5</w:t>
      </w:r>
      <w:r w:rsidRPr="67D34AD6" w:rsidR="074DD5CF">
        <w:rPr>
          <w:rFonts w:ascii="Times New Roman" w:hAnsi="Times New Roman" w:cs="Times New Roman"/>
        </w:rPr>
        <w:t>; Broeckling</w:t>
      </w:r>
      <w:r w:rsidRPr="67D34AD6">
        <w:rPr>
          <w:rFonts w:ascii="Times New Roman" w:hAnsi="Times New Roman" w:cs="Times New Roman"/>
        </w:rPr>
        <w:t>, C</w:t>
      </w:r>
      <w:r w:rsidRPr="67D34AD6" w:rsidR="01A86EB4">
        <w:rPr>
          <w:rFonts w:ascii="Times New Roman" w:hAnsi="Times New Roman" w:cs="Times New Roman"/>
        </w:rPr>
        <w:t>ore</w:t>
      </w:r>
      <w:r w:rsidRPr="67D34AD6" w:rsidR="31612D34">
        <w:rPr>
          <w:rFonts w:ascii="Times New Roman" w:hAnsi="Times New Roman" w:cs="Times New Roman"/>
        </w:rPr>
        <w:t>y</w:t>
      </w:r>
      <w:r w:rsidRPr="67D34AD6" w:rsidR="7BF6311A">
        <w:rPr>
          <w:rFonts w:ascii="Times New Roman" w:hAnsi="Times New Roman" w:cs="Times New Roman"/>
        </w:rPr>
        <w:t xml:space="preserve"> D.</w:t>
      </w:r>
      <w:r w:rsidRPr="67D34AD6" w:rsidR="31612D34">
        <w:rPr>
          <w:rFonts w:ascii="Times New Roman" w:hAnsi="Times New Roman" w:cs="Times New Roman"/>
          <w:color w:val="000000" w:themeColor="text1"/>
          <w:vertAlign w:val="superscript"/>
        </w:rPr>
        <w:t>3</w:t>
      </w:r>
      <w:r w:rsidRPr="67D34AD6">
        <w:rPr>
          <w:rFonts w:ascii="Times New Roman" w:hAnsi="Times New Roman" w:cs="Times New Roman"/>
        </w:rPr>
        <w:t>; Koslovsky, M</w:t>
      </w:r>
      <w:r w:rsidRPr="67D34AD6" w:rsidR="01A86EB4">
        <w:rPr>
          <w:rFonts w:ascii="Times New Roman" w:hAnsi="Times New Roman" w:cs="Times New Roman"/>
        </w:rPr>
        <w:t>att</w:t>
      </w:r>
      <w:r w:rsidRPr="67D34AD6" w:rsidR="65DF94E1">
        <w:rPr>
          <w:rFonts w:ascii="Times New Roman" w:hAnsi="Times New Roman" w:cs="Times New Roman"/>
        </w:rPr>
        <w:t>hew D.</w:t>
      </w:r>
      <w:r w:rsidRPr="67D34AD6" w:rsidR="31612D34">
        <w:rPr>
          <w:rFonts w:ascii="Times New Roman" w:hAnsi="Times New Roman" w:cs="Times New Roman"/>
          <w:color w:val="000000" w:themeColor="text1"/>
          <w:vertAlign w:val="superscript"/>
        </w:rPr>
        <w:t>4</w:t>
      </w:r>
      <w:r w:rsidRPr="67D34AD6" w:rsidR="57C8D594">
        <w:rPr>
          <w:rFonts w:ascii="Times New Roman" w:hAnsi="Times New Roman" w:cs="Times New Roman"/>
        </w:rPr>
        <w:t>,</w:t>
      </w:r>
      <w:r w:rsidRPr="67D34AD6">
        <w:rPr>
          <w:rFonts w:ascii="Times New Roman" w:hAnsi="Times New Roman" w:cs="Times New Roman"/>
        </w:rPr>
        <w:t xml:space="preserve"> Prenni, J</w:t>
      </w:r>
      <w:r w:rsidRPr="67D34AD6" w:rsidR="01A86EB4">
        <w:rPr>
          <w:rFonts w:ascii="Times New Roman" w:hAnsi="Times New Roman" w:cs="Times New Roman"/>
        </w:rPr>
        <w:t>essica</w:t>
      </w:r>
      <w:r w:rsidRPr="67D34AD6" w:rsidR="78676A76">
        <w:rPr>
          <w:rFonts w:ascii="Times New Roman" w:hAnsi="Times New Roman" w:cs="Times New Roman"/>
        </w:rPr>
        <w:t xml:space="preserve"> E.</w:t>
      </w:r>
      <w:r w:rsidRPr="67D34AD6" w:rsidR="31612D34">
        <w:rPr>
          <w:rFonts w:ascii="Times New Roman" w:hAnsi="Times New Roman" w:cs="Times New Roman"/>
          <w:color w:val="000000" w:themeColor="text1"/>
          <w:vertAlign w:val="superscript"/>
        </w:rPr>
        <w:t>2</w:t>
      </w:r>
      <w:r w:rsidRPr="67D34AD6">
        <w:rPr>
          <w:rFonts w:ascii="Times New Roman" w:hAnsi="Times New Roman" w:cs="Times New Roman"/>
        </w:rPr>
        <w:t>; De Long, Susan K.</w:t>
      </w:r>
      <w:r w:rsidRPr="67D34AD6" w:rsidR="31612D34">
        <w:rPr>
          <w:rFonts w:ascii="Times New Roman" w:hAnsi="Times New Roman" w:cs="Times New Roman"/>
          <w:color w:val="000000" w:themeColor="text1"/>
          <w:vertAlign w:val="superscript"/>
        </w:rPr>
        <w:t xml:space="preserve"> 1</w:t>
      </w:r>
    </w:p>
    <w:p w:rsidRPr="00AD783F" w:rsidR="00317F00" w:rsidP="00AD57EE" w:rsidRDefault="00317F00" w14:paraId="4BEDFDA1" w14:textId="77777777">
      <w:pPr>
        <w:spacing w:after="0" w:line="480" w:lineRule="auto"/>
        <w:rPr>
          <w:rFonts w:ascii="Times New Roman" w:hAnsi="Times New Roman" w:cs="Times New Roman"/>
        </w:rPr>
      </w:pPr>
    </w:p>
    <w:p w:rsidRPr="00AD783F" w:rsidR="00317F00" w:rsidP="00AD57EE" w:rsidRDefault="00317F00" w14:paraId="2E26C804" w14:textId="1C4A7EC9">
      <w:pPr>
        <w:spacing w:after="0" w:line="480" w:lineRule="auto"/>
        <w:rPr>
          <w:rFonts w:ascii="Times New Roman" w:hAnsi="Times New Roman" w:cs="Times New Roman"/>
          <w:color w:val="000000" w:themeColor="text1"/>
        </w:rPr>
      </w:pPr>
      <w:r w:rsidRPr="00AD783F">
        <w:rPr>
          <w:rFonts w:ascii="Times New Roman" w:hAnsi="Times New Roman" w:cs="Times New Roman"/>
          <w:color w:val="000000" w:themeColor="text1"/>
          <w:vertAlign w:val="superscript"/>
        </w:rPr>
        <w:t>1</w:t>
      </w:r>
      <w:r w:rsidRPr="00AD783F">
        <w:rPr>
          <w:rFonts w:ascii="Times New Roman" w:hAnsi="Times New Roman" w:cs="Times New Roman"/>
          <w:color w:val="000000" w:themeColor="text1"/>
        </w:rPr>
        <w:t>Department of Civil and Environmental Engineering, Colorado State University</w:t>
      </w:r>
      <w:r w:rsidRPr="00AD783F" w:rsidR="0094248F">
        <w:rPr>
          <w:rFonts w:ascii="Times New Roman" w:hAnsi="Times New Roman" w:cs="Times New Roman"/>
          <w:color w:val="000000" w:themeColor="text1"/>
        </w:rPr>
        <w:t>, Fort Collins, CO</w:t>
      </w:r>
    </w:p>
    <w:p w:rsidRPr="00AD783F" w:rsidR="00317F00" w:rsidP="00AD57EE" w:rsidRDefault="00317F00" w14:paraId="20D40830" w14:textId="1920638B">
      <w:pPr>
        <w:spacing w:after="0" w:line="480" w:lineRule="auto"/>
        <w:rPr>
          <w:rFonts w:ascii="Times New Roman" w:hAnsi="Times New Roman" w:cs="Times New Roman"/>
          <w:color w:val="000000" w:themeColor="text1"/>
        </w:rPr>
      </w:pPr>
      <w:r w:rsidRPr="00AD783F">
        <w:rPr>
          <w:rFonts w:ascii="Times New Roman" w:hAnsi="Times New Roman" w:cs="Times New Roman"/>
          <w:color w:val="000000" w:themeColor="text1"/>
          <w:vertAlign w:val="superscript"/>
        </w:rPr>
        <w:t>2</w:t>
      </w:r>
      <w:r w:rsidRPr="00AD783F">
        <w:rPr>
          <w:rFonts w:ascii="Times New Roman" w:hAnsi="Times New Roman" w:cs="Times New Roman"/>
          <w:color w:val="000000" w:themeColor="text1"/>
        </w:rPr>
        <w:t>Department of Horticulture and Landscape Architecture, Colorado State University</w:t>
      </w:r>
      <w:r w:rsidRPr="00AD783F" w:rsidR="0094248F">
        <w:rPr>
          <w:rFonts w:ascii="Times New Roman" w:hAnsi="Times New Roman" w:cs="Times New Roman"/>
          <w:color w:val="000000" w:themeColor="text1"/>
        </w:rPr>
        <w:t>, Fort Collins, CO</w:t>
      </w:r>
    </w:p>
    <w:p w:rsidRPr="00AD783F" w:rsidR="0094248F" w:rsidP="00AD57EE" w:rsidRDefault="009D58A5" w14:paraId="270BE2A8" w14:textId="77777777">
      <w:pPr>
        <w:spacing w:after="0" w:line="480" w:lineRule="auto"/>
        <w:rPr>
          <w:rFonts w:ascii="Times New Roman" w:hAnsi="Times New Roman" w:cs="Times New Roman"/>
          <w:color w:val="000000" w:themeColor="text1"/>
        </w:rPr>
      </w:pPr>
      <w:r w:rsidRPr="00AD783F">
        <w:rPr>
          <w:rFonts w:ascii="Times New Roman" w:hAnsi="Times New Roman" w:cs="Times New Roman"/>
          <w:color w:val="000000" w:themeColor="text1"/>
          <w:vertAlign w:val="superscript"/>
        </w:rPr>
        <w:t>3</w:t>
      </w:r>
      <w:r w:rsidRPr="00AD783F">
        <w:rPr>
          <w:rFonts w:ascii="Times New Roman" w:hAnsi="Times New Roman" w:cs="Times New Roman"/>
          <w:color w:val="000000" w:themeColor="text1"/>
        </w:rPr>
        <w:t>Analytical Resources Core – Bioanalysis and Omics Center, Colorado State University</w:t>
      </w:r>
      <w:r w:rsidRPr="00AD783F" w:rsidR="0094248F">
        <w:rPr>
          <w:rFonts w:ascii="Times New Roman" w:hAnsi="Times New Roman" w:cs="Times New Roman"/>
          <w:color w:val="000000" w:themeColor="text1"/>
        </w:rPr>
        <w:t>, Fort Collins, CO</w:t>
      </w:r>
    </w:p>
    <w:p w:rsidRPr="00AD783F" w:rsidR="00D26612" w:rsidP="00AD57EE" w:rsidRDefault="009D58A5" w14:paraId="6EC4728C" w14:textId="77777777">
      <w:pPr>
        <w:spacing w:after="0" w:line="480" w:lineRule="auto"/>
        <w:rPr>
          <w:rFonts w:ascii="Times New Roman" w:hAnsi="Times New Roman" w:cs="Times New Roman"/>
          <w:color w:val="000000" w:themeColor="text1"/>
        </w:rPr>
      </w:pPr>
      <w:r w:rsidRPr="00AD783F">
        <w:rPr>
          <w:rFonts w:ascii="Times New Roman" w:hAnsi="Times New Roman" w:cs="Times New Roman"/>
          <w:color w:val="000000" w:themeColor="text1"/>
          <w:vertAlign w:val="superscript"/>
        </w:rPr>
        <w:t>4</w:t>
      </w:r>
      <w:r w:rsidRPr="00AD783F" w:rsidR="00317F00">
        <w:rPr>
          <w:rFonts w:ascii="Times New Roman" w:hAnsi="Times New Roman" w:cs="Times New Roman"/>
          <w:color w:val="000000" w:themeColor="text1"/>
        </w:rPr>
        <w:t>Department of Statistics, Colorado State University</w:t>
      </w:r>
      <w:r w:rsidRPr="00AD783F" w:rsidR="00D26612">
        <w:rPr>
          <w:rFonts w:ascii="Times New Roman" w:hAnsi="Times New Roman" w:cs="Times New Roman"/>
          <w:color w:val="000000" w:themeColor="text1"/>
        </w:rPr>
        <w:t>, Colorado State University, Fort Collins, CO</w:t>
      </w:r>
    </w:p>
    <w:p w:rsidRPr="00AD783F" w:rsidR="00FF20F1" w:rsidP="00AD57EE" w:rsidRDefault="009D58A5" w14:paraId="0EC4A33B" w14:textId="2B6431AE">
      <w:pPr>
        <w:spacing w:after="0" w:line="480" w:lineRule="auto"/>
        <w:rPr>
          <w:rFonts w:ascii="Times New Roman" w:hAnsi="Times New Roman" w:cs="Times New Roman"/>
          <w:color w:val="000000" w:themeColor="text1"/>
        </w:rPr>
      </w:pPr>
      <w:r w:rsidRPr="00AD783F">
        <w:rPr>
          <w:rFonts w:ascii="Times New Roman" w:hAnsi="Times New Roman" w:cs="Times New Roman"/>
          <w:color w:val="000000" w:themeColor="text1"/>
          <w:vertAlign w:val="superscript"/>
        </w:rPr>
        <w:t>5</w:t>
      </w:r>
      <w:r w:rsidRPr="00AD783F" w:rsidR="000D5292">
        <w:rPr>
          <w:rFonts w:ascii="Times New Roman" w:hAnsi="Times New Roman" w:cs="Times New Roman"/>
          <w:color w:val="000000" w:themeColor="text1"/>
        </w:rPr>
        <w:t>I</w:t>
      </w:r>
      <w:r w:rsidRPr="00AD783F" w:rsidR="000D3642">
        <w:rPr>
          <w:rFonts w:ascii="Times New Roman" w:hAnsi="Times New Roman" w:cs="Times New Roman"/>
          <w:color w:val="000000" w:themeColor="text1"/>
        </w:rPr>
        <w:t xml:space="preserve">ntegrated DNA Technologies, </w:t>
      </w:r>
      <w:r w:rsidRPr="00AD783F" w:rsidR="00FF20F1">
        <w:rPr>
          <w:rFonts w:ascii="Times New Roman" w:hAnsi="Times New Roman" w:cs="Times New Roman"/>
          <w:color w:val="000000" w:themeColor="text1"/>
        </w:rPr>
        <w:t>Coralville, IA</w:t>
      </w:r>
    </w:p>
    <w:p w:rsidRPr="00317F00" w:rsidR="000D5292" w:rsidP="00AD57EE" w:rsidRDefault="000D5292" w14:paraId="2667510A" w14:textId="28B6D9BD">
      <w:pPr>
        <w:spacing w:after="0" w:line="480" w:lineRule="auto"/>
        <w:rPr>
          <w:rFonts w:ascii="Times New Roman" w:hAnsi="Times New Roman" w:cs="Times New Roman"/>
          <w:color w:val="000000" w:themeColor="text1"/>
          <w:sz w:val="24"/>
          <w:szCs w:val="24"/>
        </w:rPr>
      </w:pPr>
    </w:p>
    <w:p w:rsidRPr="00317F00" w:rsidR="00317F00" w:rsidP="00AD57EE" w:rsidRDefault="00317F00" w14:paraId="6037DA33" w14:textId="017D2826">
      <w:pPr>
        <w:spacing w:after="0" w:line="480" w:lineRule="auto"/>
        <w:rPr>
          <w:rFonts w:ascii="Times New Roman" w:hAnsi="Times New Roman" w:cs="Times New Roman"/>
          <w:color w:val="000000" w:themeColor="text1"/>
          <w:sz w:val="24"/>
          <w:szCs w:val="24"/>
        </w:rPr>
      </w:pPr>
      <w:r w:rsidRPr="70EC4AA1">
        <w:rPr>
          <w:rFonts w:ascii="Times New Roman" w:hAnsi="Times New Roman" w:cs="Times New Roman"/>
          <w:color w:val="000000" w:themeColor="text1"/>
          <w:sz w:val="24"/>
          <w:szCs w:val="24"/>
        </w:rPr>
        <w:br w:type="page"/>
      </w:r>
    </w:p>
    <w:p w:rsidR="00317F00" w:rsidP="00AD57EE" w:rsidRDefault="00317F00" w14:paraId="7660DC7D" w14:textId="77777777">
      <w:pPr>
        <w:spacing w:after="0" w:line="480" w:lineRule="auto"/>
        <w:rPr>
          <w:rFonts w:ascii="Times New Roman" w:hAnsi="Times New Roman" w:cs="Times New Roman"/>
          <w:b/>
          <w:bCs/>
          <w:color w:val="000000" w:themeColor="text1"/>
          <w:sz w:val="24"/>
          <w:szCs w:val="24"/>
        </w:rPr>
      </w:pPr>
      <w:commentRangeStart w:id="1"/>
      <w:r w:rsidRPr="00EB3EB7">
        <w:rPr>
          <w:rFonts w:ascii="Times New Roman" w:hAnsi="Times New Roman" w:cs="Times New Roman"/>
          <w:b/>
          <w:bCs/>
          <w:color w:val="000000" w:themeColor="text1"/>
          <w:sz w:val="24"/>
          <w:szCs w:val="24"/>
        </w:rPr>
        <w:t xml:space="preserve">ABSTRACT </w:t>
      </w:r>
      <w:commentRangeEnd w:id="1"/>
      <w:r w:rsidR="006B4548">
        <w:rPr>
          <w:rStyle w:val="CommentReference"/>
          <w:rFonts w:ascii="Times New Roman" w:hAnsi="Times New Roman" w:cs="Times New Roman"/>
          <w:b/>
          <w:bCs/>
          <w:color w:val="000000" w:themeColor="text1"/>
          <w:sz w:val="24"/>
          <w:szCs w:val="24"/>
        </w:rPr>
        <w:commentReference w:id="1"/>
      </w:r>
    </w:p>
    <w:p w:rsidRPr="00BA499F" w:rsidR="00BA499F" w:rsidP="00AD57EE" w:rsidRDefault="005104E7" w14:paraId="27716E56" w14:textId="3E1A7FC4">
      <w:pPr>
        <w:spacing w:after="0" w:line="480" w:lineRule="auto"/>
        <w:rPr>
          <w:rFonts w:ascii="Times New Roman" w:hAnsi="Times New Roman" w:cs="Times New Roman"/>
          <w:color w:val="000000" w:themeColor="text1"/>
          <w:sz w:val="24"/>
          <w:szCs w:val="24"/>
        </w:rPr>
      </w:pPr>
      <w:r w:rsidRPr="412D8FD9" w:rsidR="005104E7">
        <w:rPr>
          <w:rFonts w:ascii="Times New Roman" w:hAnsi="Times New Roman" w:cs="Times New Roman"/>
          <w:color w:val="000000" w:themeColor="text1" w:themeTint="FF" w:themeShade="FF"/>
          <w:sz w:val="24"/>
          <w:szCs w:val="24"/>
        </w:rPr>
        <w:t>Biological treatment offers a promising path for removing trace organic contaminants (</w:t>
      </w:r>
      <w:r w:rsidRPr="412D8FD9" w:rsidR="005104E7">
        <w:rPr>
          <w:rFonts w:ascii="Times New Roman" w:hAnsi="Times New Roman" w:cs="Times New Roman"/>
          <w:color w:val="000000" w:themeColor="text1" w:themeTint="FF" w:themeShade="FF"/>
          <w:sz w:val="24"/>
          <w:szCs w:val="24"/>
        </w:rPr>
        <w:t>TOrCs</w:t>
      </w:r>
      <w:r w:rsidRPr="412D8FD9" w:rsidR="005104E7">
        <w:rPr>
          <w:rFonts w:ascii="Times New Roman" w:hAnsi="Times New Roman" w:cs="Times New Roman"/>
          <w:color w:val="000000" w:themeColor="text1" w:themeTint="FF" w:themeShade="FF"/>
          <w:sz w:val="24"/>
          <w:szCs w:val="24"/>
        </w:rPr>
        <w:t xml:space="preserve">) from wastewater and impacted surface waters, but progress has been limited by the absence of functional biomarkers capable of </w:t>
      </w:r>
      <w:r w:rsidRPr="412D8FD9" w:rsidR="005104E7">
        <w:rPr>
          <w:rFonts w:ascii="Times New Roman" w:hAnsi="Times New Roman" w:cs="Times New Roman"/>
          <w:color w:val="000000" w:themeColor="text1" w:themeTint="FF" w:themeShade="FF"/>
          <w:sz w:val="24"/>
          <w:szCs w:val="24"/>
        </w:rPr>
        <w:t>identifying</w:t>
      </w:r>
      <w:r w:rsidRPr="412D8FD9" w:rsidR="005104E7">
        <w:rPr>
          <w:rFonts w:ascii="Times New Roman" w:hAnsi="Times New Roman" w:cs="Times New Roman"/>
          <w:color w:val="000000" w:themeColor="text1" w:themeTint="FF" w:themeShade="FF"/>
          <w:sz w:val="24"/>
          <w:szCs w:val="24"/>
        </w:rPr>
        <w:t xml:space="preserve"> contaminant-degrading microorganisms in complex microbiomes</w:t>
      </w:r>
      <w:r w:rsidRPr="412D8FD9" w:rsidR="00BA499F">
        <w:rPr>
          <w:rFonts w:ascii="Times New Roman" w:hAnsi="Times New Roman" w:cs="Times New Roman"/>
          <w:color w:val="000000" w:themeColor="text1" w:themeTint="FF" w:themeShade="FF"/>
          <w:sz w:val="24"/>
          <w:szCs w:val="24"/>
        </w:rPr>
        <w:t xml:space="preserve">. </w:t>
      </w:r>
      <w:r w:rsidRPr="412D8FD9" w:rsidR="5D4A9518">
        <w:rPr>
          <w:rFonts w:ascii="Times New Roman" w:hAnsi="Times New Roman" w:cs="Times New Roman"/>
          <w:color w:val="000000" w:themeColor="text1" w:themeTint="FF" w:themeShade="FF"/>
          <w:sz w:val="24"/>
          <w:szCs w:val="24"/>
        </w:rPr>
        <w:t>W</w:t>
      </w:r>
      <w:r w:rsidRPr="412D8FD9" w:rsidR="00BA499F">
        <w:rPr>
          <w:rFonts w:ascii="Times New Roman" w:hAnsi="Times New Roman" w:cs="Times New Roman"/>
          <w:color w:val="000000" w:themeColor="text1" w:themeTint="FF" w:themeShade="FF"/>
          <w:sz w:val="24"/>
          <w:szCs w:val="24"/>
        </w:rPr>
        <w:t xml:space="preserve">e </w:t>
      </w:r>
      <w:r w:rsidRPr="412D8FD9" w:rsidR="00BA499F">
        <w:rPr>
          <w:rFonts w:ascii="Times New Roman" w:hAnsi="Times New Roman" w:cs="Times New Roman"/>
          <w:color w:val="000000" w:themeColor="text1" w:themeTint="FF" w:themeShade="FF"/>
          <w:sz w:val="24"/>
          <w:szCs w:val="24"/>
        </w:rPr>
        <w:t>introduce</w:t>
      </w:r>
      <w:r w:rsidRPr="412D8FD9" w:rsidR="00BA499F">
        <w:rPr>
          <w:rFonts w:ascii="Times New Roman" w:hAnsi="Times New Roman" w:cs="Times New Roman"/>
          <w:color w:val="000000" w:themeColor="text1" w:themeTint="FF" w:themeShade="FF"/>
          <w:sz w:val="24"/>
          <w:szCs w:val="24"/>
        </w:rPr>
        <w:t xml:space="preserve"> the Functional gene Amplicon Sequencing test (</w:t>
      </w:r>
      <w:r w:rsidRPr="412D8FD9" w:rsidR="00BA499F">
        <w:rPr>
          <w:rFonts w:ascii="Times New Roman" w:hAnsi="Times New Roman" w:cs="Times New Roman"/>
          <w:color w:val="000000" w:themeColor="text1" w:themeTint="FF" w:themeShade="FF"/>
          <w:sz w:val="24"/>
          <w:szCs w:val="24"/>
        </w:rPr>
        <w:t>FASt</w:t>
      </w:r>
      <w:r w:rsidRPr="412D8FD9" w:rsidR="00BA499F">
        <w:rPr>
          <w:rFonts w:ascii="Times New Roman" w:hAnsi="Times New Roman" w:cs="Times New Roman"/>
          <w:color w:val="000000" w:themeColor="text1" w:themeTint="FF" w:themeShade="FF"/>
          <w:sz w:val="24"/>
          <w:szCs w:val="24"/>
        </w:rPr>
        <w:t xml:space="preserve">), a multiplexed functional gene–targeted amplicon sequencing platform designed to detect rare but catalytically important xenobiotic-degrading genes in complex microbial communities. To enable biomarker discovery, we generated 415 custom </w:t>
      </w:r>
      <w:r w:rsidRPr="412D8FD9" w:rsidR="00BA499F">
        <w:rPr>
          <w:rFonts w:ascii="Times New Roman" w:hAnsi="Times New Roman" w:cs="Times New Roman"/>
          <w:color w:val="000000" w:themeColor="text1" w:themeTint="FF" w:themeShade="FF"/>
          <w:sz w:val="24"/>
          <w:szCs w:val="24"/>
        </w:rPr>
        <w:t>rhAmpSeq</w:t>
      </w:r>
      <w:r w:rsidRPr="412D8FD9" w:rsidR="00BA499F">
        <w:rPr>
          <w:rFonts w:ascii="Times New Roman" w:hAnsi="Times New Roman" w:cs="Times New Roman"/>
          <w:color w:val="000000" w:themeColor="text1" w:themeTint="FF" w:themeShade="FF"/>
          <w:sz w:val="24"/>
          <w:szCs w:val="24"/>
        </w:rPr>
        <w:t xml:space="preserve"> assays targeting cytochrome P450 monooxygenases </w:t>
      </w:r>
      <w:r w:rsidRPr="412D8FD9" w:rsidR="00BA499F">
        <w:rPr>
          <w:rFonts w:ascii="Times New Roman" w:hAnsi="Times New Roman" w:cs="Times New Roman"/>
          <w:color w:val="000000" w:themeColor="text1" w:themeTint="FF" w:themeShade="FF"/>
          <w:sz w:val="24"/>
          <w:szCs w:val="24"/>
        </w:rPr>
        <w:t>identified</w:t>
      </w:r>
      <w:r w:rsidRPr="412D8FD9" w:rsidR="00BA499F">
        <w:rPr>
          <w:rFonts w:ascii="Times New Roman" w:hAnsi="Times New Roman" w:cs="Times New Roman"/>
          <w:color w:val="000000" w:themeColor="text1" w:themeTint="FF" w:themeShade="FF"/>
          <w:sz w:val="24"/>
          <w:szCs w:val="24"/>
        </w:rPr>
        <w:t xml:space="preserve"> from metagenomes of wastewater-derived microbial consortia.</w:t>
      </w:r>
      <w:r w:rsidRPr="412D8FD9" w:rsidR="007C06AF">
        <w:rPr>
          <w:rFonts w:ascii="Times New Roman" w:hAnsi="Times New Roman" w:cs="Times New Roman"/>
          <w:color w:val="000000" w:themeColor="text1" w:themeTint="FF" w:themeShade="FF"/>
          <w:sz w:val="24"/>
          <w:szCs w:val="24"/>
        </w:rPr>
        <w:t xml:space="preserve"> </w:t>
      </w:r>
      <w:r w:rsidRPr="412D8FD9" w:rsidR="00BA499F">
        <w:rPr>
          <w:rFonts w:ascii="Times New Roman" w:hAnsi="Times New Roman" w:cs="Times New Roman"/>
          <w:color w:val="000000" w:themeColor="text1" w:themeTint="FF" w:themeShade="FF"/>
          <w:sz w:val="24"/>
          <w:szCs w:val="24"/>
        </w:rPr>
        <w:t xml:space="preserve">Activated sludge and effluent-impacted sediment communities were acclimated to a mixture of 12 </w:t>
      </w:r>
      <w:r w:rsidRPr="412D8FD9" w:rsidR="00BA499F">
        <w:rPr>
          <w:rFonts w:ascii="Times New Roman" w:hAnsi="Times New Roman" w:cs="Times New Roman"/>
          <w:color w:val="000000" w:themeColor="text1" w:themeTint="FF" w:themeShade="FF"/>
          <w:sz w:val="24"/>
          <w:szCs w:val="24"/>
        </w:rPr>
        <w:t>TOrCs</w:t>
      </w:r>
      <w:r w:rsidRPr="412D8FD9" w:rsidR="00BA499F">
        <w:rPr>
          <w:rFonts w:ascii="Times New Roman" w:hAnsi="Times New Roman" w:cs="Times New Roman"/>
          <w:color w:val="000000" w:themeColor="text1" w:themeTint="FF" w:themeShade="FF"/>
          <w:sz w:val="24"/>
          <w:szCs w:val="24"/>
        </w:rPr>
        <w:t xml:space="preserve"> and </w:t>
      </w:r>
      <w:r w:rsidRPr="412D8FD9" w:rsidR="00BA499F">
        <w:rPr>
          <w:rFonts w:ascii="Times New Roman" w:hAnsi="Times New Roman" w:cs="Times New Roman"/>
          <w:color w:val="000000" w:themeColor="text1" w:themeTint="FF" w:themeShade="FF"/>
          <w:sz w:val="24"/>
          <w:szCs w:val="24"/>
        </w:rPr>
        <w:t>subsequently</w:t>
      </w:r>
      <w:r w:rsidRPr="412D8FD9" w:rsidR="00BA499F">
        <w:rPr>
          <w:rFonts w:ascii="Times New Roman" w:hAnsi="Times New Roman" w:cs="Times New Roman"/>
          <w:color w:val="000000" w:themeColor="text1" w:themeTint="FF" w:themeShade="FF"/>
          <w:sz w:val="24"/>
          <w:szCs w:val="24"/>
        </w:rPr>
        <w:t xml:space="preserve"> evaluated in batch degradation assays with and without the cytochrome P450 inhibitor 1-aminobenzotriazole. </w:t>
      </w:r>
      <w:r w:rsidRPr="412D8FD9" w:rsidR="110C97E0">
        <w:rPr>
          <w:rFonts w:ascii="Times New Roman" w:hAnsi="Times New Roman" w:cs="Times New Roman"/>
          <w:color w:val="000000" w:themeColor="text1" w:themeTint="FF" w:themeShade="FF"/>
          <w:sz w:val="24"/>
          <w:szCs w:val="24"/>
        </w:rPr>
        <w:t>Results</w:t>
      </w:r>
      <w:r w:rsidRPr="412D8FD9" w:rsidR="00BA499F">
        <w:rPr>
          <w:rFonts w:ascii="Times New Roman" w:hAnsi="Times New Roman" w:cs="Times New Roman"/>
          <w:color w:val="000000" w:themeColor="text1" w:themeTint="FF" w:themeShade="FF"/>
          <w:sz w:val="24"/>
          <w:szCs w:val="24"/>
        </w:rPr>
        <w:t xml:space="preserve"> demonstrated P450-associated degradation of ibuprofen, atenolol, estradiol, gabapentin, and acetaminophen</w:t>
      </w:r>
      <w:commentRangeStart w:id="6"/>
      <w:commentRangeStart w:id="7"/>
      <w:commentRangeStart w:id="8"/>
      <w:r w:rsidRPr="412D8FD9" w:rsidR="000A65B5">
        <w:rPr>
          <w:rFonts w:ascii="Times New Roman" w:hAnsi="Times New Roman" w:cs="Times New Roman"/>
          <w:color w:val="000000" w:themeColor="text1" w:themeTint="FF" w:themeShade="FF"/>
          <w:sz w:val="24"/>
          <w:szCs w:val="24"/>
        </w:rPr>
        <w:t>, providing the first evidence of P450-dependent ibuprofen degradation by bacterial consortia</w:t>
      </w:r>
      <w:commentRangeEnd w:id="6"/>
      <w:r>
        <w:rPr>
          <w:rStyle w:val="CommentReference"/>
        </w:rPr>
        <w:commentReference w:id="6"/>
      </w:r>
      <w:commentRangeEnd w:id="7"/>
      <w:r>
        <w:rPr>
          <w:rStyle w:val="CommentReference"/>
        </w:rPr>
        <w:commentReference w:id="7"/>
      </w:r>
      <w:commentRangeEnd w:id="8"/>
      <w:r>
        <w:rPr>
          <w:rStyle w:val="CommentReference"/>
        </w:rPr>
        <w:commentReference w:id="8"/>
      </w:r>
      <w:r w:rsidRPr="412D8FD9" w:rsidR="00BA499F">
        <w:rPr>
          <w:rFonts w:ascii="Times New Roman" w:hAnsi="Times New Roman" w:cs="Times New Roman"/>
          <w:color w:val="000000" w:themeColor="text1" w:themeTint="FF" w:themeShade="FF"/>
          <w:sz w:val="24"/>
          <w:szCs w:val="24"/>
        </w:rPr>
        <w:t xml:space="preserve">. </w:t>
      </w:r>
      <w:r w:rsidRPr="412D8FD9" w:rsidR="00BA499F">
        <w:rPr>
          <w:rFonts w:ascii="Times New Roman" w:hAnsi="Times New Roman" w:cs="Times New Roman"/>
          <w:color w:val="000000" w:themeColor="text1" w:themeTint="FF" w:themeShade="FF"/>
          <w:sz w:val="24"/>
          <w:szCs w:val="24"/>
        </w:rPr>
        <w:t>FASt</w:t>
      </w:r>
      <w:r w:rsidRPr="412D8FD9" w:rsidR="00BA499F">
        <w:rPr>
          <w:rFonts w:ascii="Times New Roman" w:hAnsi="Times New Roman" w:cs="Times New Roman"/>
          <w:color w:val="000000" w:themeColor="text1" w:themeTint="FF" w:themeShade="FF"/>
          <w:sz w:val="24"/>
          <w:szCs w:val="24"/>
        </w:rPr>
        <w:t xml:space="preserve"> </w:t>
      </w:r>
      <w:r w:rsidRPr="412D8FD9" w:rsidR="00BA499F">
        <w:rPr>
          <w:rFonts w:ascii="Times New Roman" w:hAnsi="Times New Roman" w:cs="Times New Roman"/>
          <w:color w:val="000000" w:themeColor="text1" w:themeTint="FF" w:themeShade="FF"/>
          <w:sz w:val="24"/>
          <w:szCs w:val="24"/>
        </w:rPr>
        <w:t>identified</w:t>
      </w:r>
      <w:r w:rsidRPr="412D8FD9" w:rsidR="00BA499F">
        <w:rPr>
          <w:rFonts w:ascii="Times New Roman" w:hAnsi="Times New Roman" w:cs="Times New Roman"/>
          <w:color w:val="000000" w:themeColor="text1" w:themeTint="FF" w:themeShade="FF"/>
          <w:sz w:val="24"/>
          <w:szCs w:val="24"/>
        </w:rPr>
        <w:t xml:space="preserve"> 12 P450 genes whose temporal dynamics were significantly correlated with these degradation patterns, revealing compound-specific P450 “fingerprints.” Five P450 genes correlated with ibuprofen loss</w:t>
      </w:r>
      <w:r w:rsidRPr="412D8FD9" w:rsidR="00F5715E">
        <w:rPr>
          <w:rFonts w:ascii="Times New Roman" w:hAnsi="Times New Roman" w:cs="Times New Roman"/>
          <w:color w:val="000000" w:themeColor="text1" w:themeTint="FF" w:themeShade="FF"/>
          <w:sz w:val="24"/>
          <w:szCs w:val="24"/>
        </w:rPr>
        <w:t xml:space="preserve">, assigned to </w:t>
      </w:r>
      <w:r w:rsidRPr="412D8FD9" w:rsidR="00F5715E">
        <w:rPr>
          <w:rFonts w:ascii="Times New Roman" w:hAnsi="Times New Roman" w:cs="Times New Roman"/>
          <w:i w:val="1"/>
          <w:iCs w:val="1"/>
          <w:color w:val="000000" w:themeColor="text1" w:themeTint="FF" w:themeShade="FF"/>
          <w:sz w:val="24"/>
          <w:szCs w:val="24"/>
        </w:rPr>
        <w:t>Sphingomonas</w:t>
      </w:r>
      <w:r w:rsidRPr="412D8FD9" w:rsidR="00F5715E">
        <w:rPr>
          <w:rFonts w:ascii="Times New Roman" w:hAnsi="Times New Roman" w:cs="Times New Roman"/>
          <w:color w:val="000000" w:themeColor="text1" w:themeTint="FF" w:themeShade="FF"/>
          <w:sz w:val="24"/>
          <w:szCs w:val="24"/>
        </w:rPr>
        <w:t xml:space="preserve">, </w:t>
      </w:r>
      <w:r w:rsidRPr="412D8FD9" w:rsidR="00F5715E">
        <w:rPr>
          <w:rFonts w:ascii="Times New Roman" w:hAnsi="Times New Roman" w:cs="Times New Roman"/>
          <w:i w:val="1"/>
          <w:iCs w:val="1"/>
          <w:color w:val="000000" w:themeColor="text1" w:themeTint="FF" w:themeShade="FF"/>
          <w:sz w:val="24"/>
          <w:szCs w:val="24"/>
        </w:rPr>
        <w:t>Pseudomonas</w:t>
      </w:r>
      <w:r w:rsidRPr="412D8FD9" w:rsidR="00F5715E">
        <w:rPr>
          <w:rFonts w:ascii="Times New Roman" w:hAnsi="Times New Roman" w:cs="Times New Roman"/>
          <w:color w:val="000000" w:themeColor="text1" w:themeTint="FF" w:themeShade="FF"/>
          <w:sz w:val="24"/>
          <w:szCs w:val="24"/>
        </w:rPr>
        <w:t xml:space="preserve">, and members of the </w:t>
      </w:r>
      <w:r w:rsidRPr="412D8FD9" w:rsidR="00F5715E">
        <w:rPr>
          <w:rFonts w:ascii="Times New Roman" w:hAnsi="Times New Roman" w:cs="Times New Roman"/>
          <w:i w:val="1"/>
          <w:iCs w:val="1"/>
          <w:color w:val="000000" w:themeColor="text1" w:themeTint="FF" w:themeShade="FF"/>
          <w:sz w:val="24"/>
          <w:szCs w:val="24"/>
        </w:rPr>
        <w:t>Hyphomicrobiales</w:t>
      </w:r>
      <w:r w:rsidRPr="412D8FD9" w:rsidR="00BA499F">
        <w:rPr>
          <w:rFonts w:ascii="Times New Roman" w:hAnsi="Times New Roman" w:cs="Times New Roman"/>
          <w:color w:val="000000" w:themeColor="text1" w:themeTint="FF" w:themeShade="FF"/>
          <w:sz w:val="24"/>
          <w:szCs w:val="24"/>
        </w:rPr>
        <w:t xml:space="preserve">. P450s associated with atenolol and estradiol degradation </w:t>
      </w:r>
      <w:r w:rsidRPr="412D8FD9" w:rsidR="008F040F">
        <w:rPr>
          <w:rFonts w:ascii="Times New Roman" w:hAnsi="Times New Roman" w:cs="Times New Roman"/>
          <w:color w:val="000000" w:themeColor="text1" w:themeTint="FF" w:themeShade="FF"/>
          <w:sz w:val="24"/>
          <w:szCs w:val="24"/>
        </w:rPr>
        <w:t xml:space="preserve">were </w:t>
      </w:r>
      <w:r w:rsidRPr="412D8FD9" w:rsidR="002E7631">
        <w:rPr>
          <w:rFonts w:ascii="Times New Roman" w:hAnsi="Times New Roman" w:cs="Times New Roman"/>
          <w:color w:val="000000" w:themeColor="text1" w:themeTint="FF" w:themeShade="FF"/>
          <w:sz w:val="24"/>
          <w:szCs w:val="24"/>
        </w:rPr>
        <w:t>assigned to</w:t>
      </w:r>
      <w:r w:rsidRPr="412D8FD9" w:rsidR="00BA499F">
        <w:rPr>
          <w:rFonts w:ascii="Times New Roman" w:hAnsi="Times New Roman" w:cs="Times New Roman"/>
          <w:color w:val="000000" w:themeColor="text1" w:themeTint="FF" w:themeShade="FF"/>
          <w:sz w:val="24"/>
          <w:szCs w:val="24"/>
        </w:rPr>
        <w:t xml:space="preserve"> </w:t>
      </w:r>
      <w:r w:rsidRPr="412D8FD9" w:rsidR="00BA499F">
        <w:rPr>
          <w:rFonts w:ascii="Times New Roman" w:hAnsi="Times New Roman" w:cs="Times New Roman"/>
          <w:i w:val="1"/>
          <w:iCs w:val="1"/>
          <w:color w:val="000000" w:themeColor="text1" w:themeTint="FF" w:themeShade="FF"/>
          <w:sz w:val="24"/>
          <w:szCs w:val="24"/>
        </w:rPr>
        <w:t>Sphingorhabdus</w:t>
      </w:r>
      <w:r w:rsidRPr="412D8FD9" w:rsidR="00BA499F">
        <w:rPr>
          <w:rFonts w:ascii="Times New Roman" w:hAnsi="Times New Roman" w:cs="Times New Roman"/>
          <w:color w:val="000000" w:themeColor="text1" w:themeTint="FF" w:themeShade="FF"/>
          <w:sz w:val="24"/>
          <w:szCs w:val="24"/>
        </w:rPr>
        <w:t xml:space="preserve"> and </w:t>
      </w:r>
      <w:r w:rsidRPr="412D8FD9" w:rsidR="00BA499F">
        <w:rPr>
          <w:rFonts w:ascii="Times New Roman" w:hAnsi="Times New Roman" w:cs="Times New Roman"/>
          <w:i w:val="1"/>
          <w:iCs w:val="1"/>
          <w:color w:val="000000" w:themeColor="text1" w:themeTint="FF" w:themeShade="FF"/>
          <w:sz w:val="24"/>
          <w:szCs w:val="24"/>
        </w:rPr>
        <w:t>Sphingomonas</w:t>
      </w:r>
      <w:r w:rsidRPr="412D8FD9" w:rsidR="00BA499F">
        <w:rPr>
          <w:rFonts w:ascii="Times New Roman" w:hAnsi="Times New Roman" w:cs="Times New Roman"/>
          <w:color w:val="000000" w:themeColor="text1" w:themeTint="FF" w:themeShade="FF"/>
          <w:sz w:val="24"/>
          <w:szCs w:val="24"/>
        </w:rPr>
        <w:t>, taxa present at low metagenomic abundance but known for xenobiotic metabolism.</w:t>
      </w:r>
      <w:r w:rsidRPr="412D8FD9" w:rsidR="006562C3">
        <w:rPr>
          <w:rFonts w:ascii="Times New Roman" w:hAnsi="Times New Roman" w:cs="Times New Roman"/>
          <w:color w:val="000000" w:themeColor="text1" w:themeTint="FF" w:themeShade="FF"/>
          <w:sz w:val="24"/>
          <w:szCs w:val="24"/>
        </w:rPr>
        <w:t xml:space="preserve"> </w:t>
      </w:r>
      <w:r w:rsidRPr="412D8FD9" w:rsidR="00E51B6E">
        <w:rPr>
          <w:rFonts w:ascii="Times New Roman" w:hAnsi="Times New Roman" w:cs="Times New Roman"/>
          <w:color w:val="000000" w:themeColor="text1" w:themeTint="FF" w:themeShade="FF"/>
          <w:sz w:val="24"/>
          <w:szCs w:val="24"/>
        </w:rPr>
        <w:t xml:space="preserve">While further biomarker validation is </w:t>
      </w:r>
      <w:r w:rsidRPr="412D8FD9" w:rsidR="00E51B6E">
        <w:rPr>
          <w:rFonts w:ascii="Times New Roman" w:hAnsi="Times New Roman" w:cs="Times New Roman"/>
          <w:color w:val="000000" w:themeColor="text1" w:themeTint="FF" w:themeShade="FF"/>
          <w:sz w:val="24"/>
          <w:szCs w:val="24"/>
        </w:rPr>
        <w:t>required</w:t>
      </w:r>
      <w:r w:rsidRPr="412D8FD9" w:rsidR="00E51B6E">
        <w:rPr>
          <w:rFonts w:ascii="Times New Roman" w:hAnsi="Times New Roman" w:cs="Times New Roman"/>
          <w:color w:val="000000" w:themeColor="text1" w:themeTint="FF" w:themeShade="FF"/>
          <w:sz w:val="24"/>
          <w:szCs w:val="24"/>
        </w:rPr>
        <w:t xml:space="preserve">, </w:t>
      </w:r>
      <w:r w:rsidRPr="412D8FD9" w:rsidR="00F5715E">
        <w:rPr>
          <w:rFonts w:ascii="Times New Roman" w:hAnsi="Times New Roman" w:cs="Times New Roman"/>
          <w:color w:val="000000" w:themeColor="text1" w:themeTint="FF" w:themeShade="FF"/>
          <w:sz w:val="24"/>
          <w:szCs w:val="24"/>
        </w:rPr>
        <w:t>results</w:t>
      </w:r>
      <w:r w:rsidRPr="412D8FD9" w:rsidR="00BA499F">
        <w:rPr>
          <w:rFonts w:ascii="Times New Roman" w:hAnsi="Times New Roman" w:cs="Times New Roman"/>
          <w:color w:val="000000" w:themeColor="text1" w:themeTint="FF" w:themeShade="FF"/>
          <w:sz w:val="24"/>
          <w:szCs w:val="24"/>
        </w:rPr>
        <w:t xml:space="preserve"> </w:t>
      </w:r>
      <w:r w:rsidRPr="412D8FD9" w:rsidR="00BA499F">
        <w:rPr>
          <w:rFonts w:ascii="Times New Roman" w:hAnsi="Times New Roman" w:cs="Times New Roman"/>
          <w:color w:val="000000" w:themeColor="text1" w:themeTint="FF" w:themeShade="FF"/>
          <w:sz w:val="24"/>
          <w:szCs w:val="24"/>
        </w:rPr>
        <w:t>establish</w:t>
      </w:r>
      <w:r w:rsidRPr="412D8FD9" w:rsidR="00BA499F">
        <w:rPr>
          <w:rFonts w:ascii="Times New Roman" w:hAnsi="Times New Roman" w:cs="Times New Roman"/>
          <w:color w:val="000000" w:themeColor="text1" w:themeTint="FF" w:themeShade="FF"/>
          <w:sz w:val="24"/>
          <w:szCs w:val="24"/>
        </w:rPr>
        <w:t xml:space="preserve"> </w:t>
      </w:r>
      <w:r w:rsidRPr="412D8FD9" w:rsidR="00BA499F">
        <w:rPr>
          <w:rFonts w:ascii="Times New Roman" w:hAnsi="Times New Roman" w:cs="Times New Roman"/>
          <w:color w:val="000000" w:themeColor="text1" w:themeTint="FF" w:themeShade="FF"/>
          <w:sz w:val="24"/>
          <w:szCs w:val="24"/>
        </w:rPr>
        <w:t>FASt</w:t>
      </w:r>
      <w:r w:rsidRPr="412D8FD9" w:rsidR="00BA499F">
        <w:rPr>
          <w:rFonts w:ascii="Times New Roman" w:hAnsi="Times New Roman" w:cs="Times New Roman"/>
          <w:color w:val="000000" w:themeColor="text1" w:themeTint="FF" w:themeShade="FF"/>
          <w:sz w:val="24"/>
          <w:szCs w:val="24"/>
        </w:rPr>
        <w:t xml:space="preserve"> as a new tool for functional gene biomarker discovery in environmental microbiomes.</w:t>
      </w:r>
    </w:p>
    <w:p w:rsidRPr="00EB3EB7" w:rsidR="00BA499F" w:rsidP="00AD57EE" w:rsidRDefault="00BA499F" w14:paraId="6693EA3B" w14:textId="77777777">
      <w:pPr>
        <w:spacing w:after="0" w:line="480" w:lineRule="auto"/>
        <w:rPr>
          <w:rFonts w:ascii="Times New Roman" w:hAnsi="Times New Roman" w:cs="Times New Roman"/>
          <w:b/>
          <w:bCs/>
          <w:color w:val="000000" w:themeColor="text1"/>
          <w:sz w:val="24"/>
          <w:szCs w:val="24"/>
        </w:rPr>
      </w:pPr>
    </w:p>
    <w:p w:rsidRPr="00EB3EB7" w:rsidR="00317F00" w:rsidP="00AD57EE" w:rsidRDefault="00317F00" w14:paraId="3D11E5AD" w14:textId="77777777">
      <w:pPr>
        <w:spacing w:after="0" w:line="480" w:lineRule="auto"/>
        <w:rPr>
          <w:rFonts w:ascii="Times New Roman" w:hAnsi="Times New Roman" w:cs="Times New Roman"/>
          <w:b/>
          <w:bCs/>
          <w:color w:val="000000" w:themeColor="text1"/>
          <w:sz w:val="24"/>
          <w:szCs w:val="24"/>
        </w:rPr>
      </w:pPr>
    </w:p>
    <w:p w:rsidRPr="00EB3EB7" w:rsidR="00317F00" w:rsidP="00A63F7B" w:rsidRDefault="31227E99" w14:paraId="4D44D335" w14:textId="1D56D0E9">
      <w:pPr>
        <w:pStyle w:val="ListParagraph"/>
        <w:numPr>
          <w:ilvl w:val="0"/>
          <w:numId w:val="3"/>
        </w:numPr>
        <w:spacing w:after="0" w:line="480" w:lineRule="auto"/>
        <w:rPr>
          <w:rFonts w:ascii="Times New Roman" w:hAnsi="Times New Roman" w:cs="Times New Roman"/>
          <w:b/>
          <w:bCs/>
          <w:color w:val="000000" w:themeColor="text1"/>
          <w:sz w:val="24"/>
          <w:szCs w:val="24"/>
        </w:rPr>
      </w:pPr>
      <w:r w:rsidRPr="00EB3EB7">
        <w:rPr>
          <w:rFonts w:ascii="Times New Roman" w:hAnsi="Times New Roman" w:cs="Times New Roman"/>
          <w:b/>
          <w:bCs/>
          <w:color w:val="000000" w:themeColor="text1"/>
          <w:sz w:val="24"/>
          <w:szCs w:val="24"/>
        </w:rPr>
        <w:t>Introduction</w:t>
      </w:r>
    </w:p>
    <w:p w:rsidRPr="00EB3EB7" w:rsidR="008039E5" w:rsidP="00790FA3" w:rsidRDefault="21E7F94D" w14:paraId="7FBA85D1" w14:textId="2F10E5D6">
      <w:pPr>
        <w:spacing w:after="0" w:line="480" w:lineRule="auto"/>
        <w:ind w:firstLine="360"/>
        <w:rPr>
          <w:rFonts w:ascii="Times New Roman" w:hAnsi="Times New Roman" w:cs="Times New Roman"/>
          <w:sz w:val="24"/>
          <w:szCs w:val="24"/>
        </w:rPr>
      </w:pPr>
      <w:r w:rsidRPr="552606F2">
        <w:rPr>
          <w:rFonts w:ascii="Times New Roman" w:hAnsi="Times New Roman" w:cs="Times New Roman"/>
          <w:sz w:val="24"/>
          <w:szCs w:val="24"/>
        </w:rPr>
        <w:t xml:space="preserve">Our water system, including wastewater, stormwater, and surface water, is broadly polluted with dozens to hundreds of different trace organic contaminants (TOrCs), including pharmaceuticals, personal care products, antimicrobial chemicals, chlorinated flame retardants, pesticides, and </w:t>
      </w:r>
      <w:commentRangeStart w:id="9"/>
      <w:r w:rsidRPr="552606F2">
        <w:rPr>
          <w:rFonts w:ascii="Times New Roman" w:hAnsi="Times New Roman" w:cs="Times New Roman"/>
          <w:sz w:val="24"/>
          <w:szCs w:val="24"/>
        </w:rPr>
        <w:t>herbicides</w:t>
      </w:r>
      <w:commentRangeEnd w:id="9"/>
      <w:r w:rsidRPr="552606F2" w:rsidR="000C7FCE">
        <w:rPr>
          <w:rStyle w:val="CommentReference"/>
          <w:rFonts w:ascii="Times New Roman" w:hAnsi="Times New Roman" w:cs="Times New Roman"/>
          <w:sz w:val="24"/>
          <w:szCs w:val="24"/>
        </w:rPr>
        <w:commentReference w:id="9"/>
      </w:r>
      <w:r w:rsidRPr="552606F2">
        <w:rPr>
          <w:rFonts w:ascii="Times New Roman" w:hAnsi="Times New Roman" w:cs="Times New Roman"/>
          <w:sz w:val="24"/>
          <w:szCs w:val="24"/>
        </w:rPr>
        <w:t xml:space="preserve">. </w:t>
      </w:r>
      <w:r w:rsidRPr="552606F2" w:rsidR="44D65AC2">
        <w:rPr>
          <w:rFonts w:ascii="Times New Roman" w:hAnsi="Times New Roman" w:cs="Times New Roman"/>
          <w:sz w:val="24"/>
          <w:szCs w:val="24"/>
        </w:rPr>
        <w:t xml:space="preserve">Toxicological studies suggest chronic exposure to low levels (ng/L) of TOrCs, particularly as mixtures, may lead to health impacts including cancer and could </w:t>
      </w:r>
      <w:del w:author="Koslovsky,Matt" w:date="2026-02-27T19:13:00Z" w16du:dateUtc="2026-02-27T19:13:49Z" w:id="10">
        <w:r w:rsidRPr="552606F2" w:rsidDel="6D4D2742" w:rsidR="000C7FCE">
          <w:rPr>
            <w:rFonts w:ascii="Times New Roman" w:hAnsi="Times New Roman" w:cs="Times New Roman"/>
            <w:sz w:val="24"/>
            <w:szCs w:val="24"/>
          </w:rPr>
          <w:delText>i</w:delText>
        </w:r>
      </w:del>
      <w:r w:rsidRPr="552606F2" w:rsidR="44D65AC2">
        <w:rPr>
          <w:rFonts w:ascii="Times New Roman" w:hAnsi="Times New Roman" w:cs="Times New Roman"/>
          <w:sz w:val="24"/>
          <w:szCs w:val="24"/>
        </w:rPr>
        <w:t>negatively affect human fetal development</w:t>
      </w:r>
      <w:r w:rsidRPr="552606F2" w:rsidR="000C7FCE">
        <w:rPr>
          <w:rFonts w:ascii="Times New Roman" w:hAnsi="Times New Roman" w:cs="Times New Roman"/>
          <w:sz w:val="24"/>
          <w:szCs w:val="24"/>
        </w:rPr>
        <w:fldChar w:fldCharType="begin"/>
      </w:r>
      <w:r w:rsidRPr="552606F2" w:rsidR="000C7FCE">
        <w:rPr>
          <w:rFonts w:ascii="Times New Roman" w:hAnsi="Times New Roman" w:cs="Times New Roman"/>
          <w:sz w:val="24"/>
          <w:szCs w:val="24"/>
        </w:rPr>
        <w:instrText xml:space="preserve"> ADDIN ZOTERO_ITEM CSL_CITATION {"citationID":"jnTolucs","properties":{"formattedCitation":"\\super 1\\uc0\\u8211{}6\\nosupersub{}","plainCitation":"1–6","noteIndex":0},"citationItems":[{"id":965,"uris":["http://zotero.org/users/14268208/items/7DDA6S59"],"itemData":{"id":965,"type":"article-journal","abstract":"Pharmaceuticals and personal care products (PPCPs) have been the focus of much recent research as concerns rise about their occurrence in bodies of water worldwide. In an effort to characterize the risk and determine the prevalence of these micropollutants in lakes and rivers, many researchers are examining PPCP removal from impaired water during wastewater treatment and water recycling (soil passage) processes. Biodegradation studies and projects considering combinations of biodegradation and other removal processes have been conducted over a wide range of compound categories and therapeutic classes, as well as across different systems and scales of study. This review summarizes the extent of PPCP removal observed in these various systems.","container-title":"Biodegradation","DOI":"10.1007/s10532-008-9237-8","ISSN":"1572-9729","issue":"4","journalAbbreviation":"Biodegradation","language":"en","page":"441-466","source":"Springer Link","title":"Biodegradation and removal of pharmaceuticals and personal care products in treatment systems: a review","title-short":"Biodegradation and removal of pharmaceuticals and personal care products in treatment systems","volume":"20","author":[{"family":"Onesios","given":"Kathryn M."},{"family":"Yu","given":"Jim T."},{"family":"Bouwer","given":"Edward J."}],"issued":{"date-parts":[["2009",7,1]]}},"label":"page"},{"id":1156,"uris":["http://zotero.org/users/14268208/items/NQL4F9IU"],"itemData":{"id":1156,"type":"article-journal","abstract":"Many pharmaceuticals and personal care products (PPCPs) have been shown to be biotransformed in water treatment systems. However, little research exists on the effect of initial PPCP concentration on PPCP biotransformation or on the microbial communities treating impacted water. In this study, biological PPCP removal at various concentrations was assessed using laboratory columns inoculated with wastewater treatment plant effluent. Pyrosequencing was used to examine microbial communities in the columns and in soil from a soil aquifer treatment (SAT; a method of water treatment prior to reuse) site. Laboratory columns were supplied with different concentrations (0.25, 10, 100, or 1,000 μg liter−1) of each of 15 PPCPs. Five PPCPs (4-isopropyl-3-methylphenol [biosol], p-chloro-m-xylenol, gemfibrozil, ketoprofen, and phenytoin) were not removed at any tested concentrations. Two PPCPs (naproxen and triclosan) exhibited removals independent of PPCP concentration. PPCP removal efficiencies were dependent on initial concentrations for biphenylol, p-chloro-m-cresol, chlorophene, diclofenac, 5-fluorouracil, ibuprofen, and valproic acid, showing that PPCP concentration can affect biotransformation. Biofilms from sand samples collected from the 0.25- and 10-μg liter−1 PPCP columns were pyrosequenced along with SAT soil samples collected on three consecutive days of a wetting and drying cycle to enable comparison of these two communities exposed to PPCPs. SAT communities were similar to column communities in taxonomy and phylotype composition, and both were found to contain close relatives of known PPCP degraders. The efficiency of biological removal of PPCPs was found to be dependent on the concentration at which the contamination occurs for some, but not all, PPCPs.","container-title":"Applied and Environmental Microbiology","DOI":"10.1128/AEM.03693-13","issue":"8","note":"publisher: American Society for Microbiology","page":"2440-2450","source":"journals.asm.org (Atypon)","title":"Removal of Pharmaceuticals and Personal Care Products during Water Recycling: Microbial Community Structure and Effects of Substrate Concentration","title-short":"Removal of Pharmaceuticals and Personal Care Products during Water Recycling","volume":"80","author":[{"family":"Onesios-Barry","given":"Kathryn M."},{"family":"Berry","given":"David"},{"family":"Proescher","given":"Jody B."},{"family":"Sivakumar","given":"I. K. Ashok"},{"family":"Bouwer","given":"Edward J."}],"issued":{"date-parts":[["2014",4,15]]}},"label":"page"},{"id":1152,"uris":["http://zotero.org/users/14268208/items/MLMBGQ4Z"],"itemData":{"id":1152,"type":"article-journal","abstract":"The potential risk associated with the presence of low levels of pharmaceuticals in aquatic environments is currently under debate. In this study we investigated the effects of 13 drugs merged to mimic both the association and low concentration (ng/L) profiles detected in the environment. The mixture comprised atenolol, bezafibrate, carbamazepine, cyclophosphamide, ciprofloxacin, furosemide, hydrochlorothiazide, ibuprofen, lincomycin, ofloxacin, ranitidine, salbutamol, and sulfamethoxazole. At environmental exposure levels, the drug mix inhibited the growth of human embryonic cells HEK293, with the highest effect observed as a 30% decrease in cell proliferation compared to controls. Pharmaceuticals activated stress-response signaling protein kinases (ERK1/2), and induced overexpres sion of glutathione-S-transferase P1 gene. No evidence was found for apoptosis or necrosis in HEK293 cells, although morphological changes were observed. The drug mixture effectively stimulated the expression of cell-cycle progression-mediating genes p16 and p21, with a slight accumulation of cells in the G2/M phase of the cell-cycle. Our results suggest that a mixture of drugs at ng/L levels can inhibit cells proliferation by affecting their physiology and morphology. This also suggests that water-borne pharmaceuticals can be potential effectors on aquatic life.","container-title":"Environmental Science &amp; Technology","DOI":"10.1021/es051715a","ISSN":"0013-936X","issue":"7","journalAbbreviation":"Environ. Sci. Technol.","note":"publisher: American Chemical Society","page":"2442-2447","source":"ACS Publications","title":"Effects of a Complex Mixture of Therapeutic Drugs at Environmental Levels on Human Embryonic Cells","volume":"40","author":[{"family":"Pomati","given":"Francesco"},{"family":"Castiglioni","given":"Sara"},{"family":"Zuccato","given":"Ettore"},{"family":"Fanelli","given":"Roberto"},{"family":"Vigetti","given":"Davide"},{"family":"Rossetti","given":"Carlo"},{"family":"Calamari","given":"Davide"}],"issued":{"date-parts":[["2006",4,1]]}}},{"id":1154,"uris":["http://zotero.org/users/14268208/items/KQLUYKIE"],"itemData":{"id":1154,"type":"article-journal","abstract":"With the goal of assessing the environmental risk of pharmaceuticals, we have previously observed that a mixture of 13 different drugs at environmentally relevant concentrations had adverse consequences on human and zebra fish cells in vitro. Here we aimed to identify both main and interaction effects within the same environmentally relevant mixture of pharmaceuticals. We studied in vitro cytotoxicity in Escherichia coli, human embryonic HEK293, and estrogen-responsive OVCAR3 tumor cells using fractional-factorial experimental design. Our approach identified a subset of compounds of primary environmental concern, namely atenolol, bezafibrate, ciprofloxacin, and lincomycin, that had statistically significant effects on prokaryotic and eukaryotic cells at environmentally relevant exposure levels (ng/l). Drugs could interact and behave as chemosensitizers, with joint effects representing a statistically significant element of mixture toxicity. Effects and interactions were concentration dependent, confirming the difficulty of dose extrapolation in mixture toxicity data. This study suggests that a thorough investigation of mixture effects can direct environmental concerns toward a handful of pharmaceuticals, which may represent an actual risk at environmental concentrations. We indicate that risk identification may strongly depend on the use of environmentally relevant exposure scenarios. Antagonistic-synergistic interactions and dose dependency of effects may hamper the modeling and prediction of mixture toxicity with pharmaceuticals. Hazard identification for micropollutants depends heavily on appropriate study designs, and we indicate the use of in vitro cytotoxicity threshold and statistical design of experiments (DOEs) as a valid approach.","container-title":"Toxicological Sciences","DOI":"10.1093/toxsci/kfm291","ISSN":"1096-6080","issue":"1","journalAbbreviation":"Toxicol Sci","page":"129-137","source":"Silverchair","title":"Effects and Interactions in an Environmentally Relevant Mixture of Pharmaceuticals","volume":"102","author":[{"family":"Pomati","given":"Francesco"},{"family":"Orlandi","given":"Chiara"},{"family":"Clerici","given":"Moira"},{"family":"Luciani","given":"Fabio"},{"family":"Zuccato","given":"Ettore"}],"issued":{"date-parts":[["2008",3,1]]}},"label":"page"},{"id":1160,"uris":["http://zotero.org/users/14268208/items/ENI4GDL2"],"itemData":{"id":1160,"type":"article-journal","abstract":"For over 70 years, scientists have reported that certain synthetic and natural compounds could mimic natural hormones in the endocrine systems of animals. These substances are now collectively known as endocrine-disrupting compounds (EDCs), and have been linked to a variety of adverse effects in both humans and wildlife. More recently, pharmaceuticals and personal care products (PPCPs) have been discovered in various surface and ground waters, some of which have been linked to ecological impacts at trace concentrations. The majority of EDCs and PPCPs are more polar than traditional contaminants and several have acidic or basic functional groups. These properties, coupled with occurrence at trace levels (i.e., &lt;1 μg/L), create unique challenges for both removal processes and analytical detection. Reports of EDCs and PPCPs in water have raised substantial concern among the public and regulatory agencies; however, very little is known about the fate of these compounds during drinking and wastewater treatment. Numerous studies have shown that conventional drinking and wastewater treatment plants can not completely remove many EDCs and PPCPs. Oxidation with chlorine and ozone can result in transformation of some compounds with reactive functional groups under the conditions employed in water and wastewater treatment plants. Advanced treatment technologies, such as activated carbon and reverse osmosis, appear viable for the removal of many trace contaminants including EDCs and PPCPs. Future research needs include more detailed fate and transport data, standardized analytical methodology, predictive models, removal kinetics, and determination of the toxicological relevance of trace levels of EDCs and PPCPs in water.","container-title":"Environmental Engineering Science","DOI":"10.1089/109287503768335931","issue":"5","note":"publisher: Mary Ann Liebert, Inc., publishers","page":"449-469","source":"liebertpub.com (Atypon)","title":"Pharmaceuticals, Personal Care Products, and Endocrine Disruptors in Water: Implications for the Water Industry","title-short":"Pharmaceuticals, Personal Care Products, and Endocrine Disruptors in Water","volume":"20","author":[{"family":"Snyder","given":"Shane A."},{"family":"Westerhoff","given":"Paul"},{"family":"Yoon","given":"Yeomin"},{"family":"Sedlak","given":"David L."}],"issued":{"date-parts":[["2003",9]]}},"label":"page"},{"id":1158,"uris":["http://zotero.org/users/14268208/items/J8ELLVEE"],"itemData":{"id":1158,"type":"book","abstract":"Taking into consideration the outstanding importance of studying and applying the biological means to remove or mitigate the harmful effects of global pollution on the natural environment, as direct consequences of quantitative expansion and qualitative diversification of persistent and hazardous contaminants, the present book provides useful information regarding New Approaches and Prospective Applications in Environmental Biotechnology. This volume contains twelve chapters divided in the following three parts: biotechnology for conversion of organic wastes, biodegradation of hazardous contaminants and, finally, biotechnological procedures for environmental protection. Each chapter provides detailed information regarding scientific experiments that were carried out in different parts of the world to test different procedures and methods designed to remove or mitigate the impact of hazardous pollutants on environment. The book is addressed to researchers and students with specialties in biotechnology, bioengineering, ecotoxicology, environmental engineering and all those readers who are interested to improve their knowledge in order to keep the Earth healthy.","ISBN":"978-953-51-0972-3","language":"en","note":"Google-Books-ID: qvyPDwAAQBAJ","number-of-pages":"314","publisher":"BoD – Books on Demand","source":"Google Books","title":"Environmental Biotechnology: New Approaches and Prospective Applications","title-short":"Environmental Biotechnology","author":[{"family":"Petre","given":"Marian"}],"issued":{"date-parts":[["2013",2,7]]}},"label":"page"}],"schema":"https://github.com/citation-style-language/schema/raw/master/csl-citation.json"} </w:instrText>
      </w:r>
      <w:r w:rsidRPr="552606F2" w:rsidR="000C7FCE">
        <w:rPr>
          <w:rFonts w:ascii="Times New Roman" w:hAnsi="Times New Roman" w:cs="Times New Roman"/>
          <w:sz w:val="24"/>
          <w:szCs w:val="24"/>
        </w:rPr>
        <w:fldChar w:fldCharType="separate"/>
      </w:r>
      <w:r w:rsidRPr="552606F2" w:rsidR="44D65AC2">
        <w:rPr>
          <w:rFonts w:ascii="Times New Roman" w:hAnsi="Times New Roman" w:cs="Times New Roman"/>
          <w:sz w:val="24"/>
          <w:szCs w:val="24"/>
          <w:vertAlign w:val="superscript"/>
        </w:rPr>
        <w:t>1–6</w:t>
      </w:r>
      <w:r w:rsidRPr="552606F2" w:rsidR="000C7FCE">
        <w:rPr>
          <w:rFonts w:ascii="Times New Roman" w:hAnsi="Times New Roman" w:cs="Times New Roman"/>
          <w:sz w:val="24"/>
          <w:szCs w:val="24"/>
        </w:rPr>
        <w:fldChar w:fldCharType="end"/>
      </w:r>
      <w:r w:rsidRPr="552606F2" w:rsidR="44D65AC2">
        <w:rPr>
          <w:rFonts w:ascii="Times New Roman" w:hAnsi="Times New Roman" w:cs="Times New Roman"/>
          <w:sz w:val="24"/>
          <w:szCs w:val="24"/>
        </w:rPr>
        <w:t xml:space="preserve">.  </w:t>
      </w:r>
      <w:r w:rsidRPr="552606F2">
        <w:rPr>
          <w:rFonts w:ascii="Times New Roman" w:hAnsi="Times New Roman" w:cs="Times New Roman"/>
          <w:sz w:val="24"/>
          <w:szCs w:val="24"/>
        </w:rPr>
        <w:t xml:space="preserve">One promising approach for tackling TOrC pollution is through biological treatment technologies, applied at municipal wastewater reclamation facilities </w:t>
      </w:r>
      <w:r w:rsidRPr="552606F2" w:rsidR="3CFBCC7B">
        <w:rPr>
          <w:rFonts w:ascii="Times New Roman" w:hAnsi="Times New Roman" w:cs="Times New Roman"/>
          <w:sz w:val="24"/>
          <w:szCs w:val="24"/>
        </w:rPr>
        <w:t>as well as</w:t>
      </w:r>
      <w:r w:rsidRPr="552606F2">
        <w:rPr>
          <w:rFonts w:ascii="Times New Roman" w:hAnsi="Times New Roman" w:cs="Times New Roman"/>
          <w:sz w:val="24"/>
          <w:szCs w:val="24"/>
        </w:rPr>
        <w:t xml:space="preserve"> </w:t>
      </w:r>
      <w:r w:rsidRPr="552606F2" w:rsidR="5CE07D55">
        <w:rPr>
          <w:rFonts w:ascii="Times New Roman" w:hAnsi="Times New Roman" w:cs="Times New Roman"/>
          <w:sz w:val="24"/>
          <w:szCs w:val="24"/>
        </w:rPr>
        <w:t xml:space="preserve">to </w:t>
      </w:r>
      <w:r w:rsidRPr="552606F2">
        <w:rPr>
          <w:rFonts w:ascii="Times New Roman" w:hAnsi="Times New Roman" w:cs="Times New Roman"/>
          <w:sz w:val="24"/>
          <w:szCs w:val="24"/>
        </w:rPr>
        <w:t xml:space="preserve">stormwater and agricultural runoff. </w:t>
      </w:r>
    </w:p>
    <w:p w:rsidRPr="00EB3EB7" w:rsidR="00F5442F" w:rsidP="00A63F7B" w:rsidRDefault="76F61BC9" w14:paraId="65AB97BD" w14:textId="406F6041">
      <w:pPr>
        <w:spacing w:after="0" w:line="480" w:lineRule="auto"/>
        <w:ind w:firstLine="360"/>
        <w:rPr>
          <w:rFonts w:ascii="Times New Roman" w:hAnsi="Times New Roman" w:cs="Times New Roman"/>
          <w:sz w:val="24"/>
          <w:szCs w:val="24"/>
        </w:rPr>
      </w:pPr>
      <w:r w:rsidRPr="412D8FD9" w:rsidR="76F61BC9">
        <w:rPr>
          <w:rFonts w:ascii="Times New Roman" w:hAnsi="Times New Roman" w:cs="Times New Roman"/>
          <w:sz w:val="24"/>
          <w:szCs w:val="24"/>
        </w:rPr>
        <w:t xml:space="preserve">While a substantial body of research has focused on developing biological </w:t>
      </w:r>
      <w:r w:rsidRPr="412D8FD9" w:rsidR="76F61BC9">
        <w:rPr>
          <w:rFonts w:ascii="Times New Roman" w:hAnsi="Times New Roman" w:cs="Times New Roman"/>
          <w:sz w:val="24"/>
          <w:szCs w:val="24"/>
        </w:rPr>
        <w:t>TOrC</w:t>
      </w:r>
      <w:r w:rsidRPr="412D8FD9" w:rsidR="76F61BC9">
        <w:rPr>
          <w:rFonts w:ascii="Times New Roman" w:hAnsi="Times New Roman" w:cs="Times New Roman"/>
          <w:sz w:val="24"/>
          <w:szCs w:val="24"/>
        </w:rPr>
        <w:t xml:space="preserve"> treatment, technologies that lead to robust, predictable contaminant removal have yet to be </w:t>
      </w:r>
      <w:r w:rsidRPr="412D8FD9" w:rsidR="76F61BC9">
        <w:rPr>
          <w:rFonts w:ascii="Times New Roman" w:hAnsi="Times New Roman" w:cs="Times New Roman"/>
          <w:sz w:val="24"/>
          <w:szCs w:val="24"/>
        </w:rPr>
        <w:t>demonstrated</w:t>
      </w:r>
      <w:r w:rsidRPr="412D8FD9" w:rsidR="76F61BC9">
        <w:rPr>
          <w:rFonts w:ascii="Times New Roman" w:hAnsi="Times New Roman" w:cs="Times New Roman"/>
          <w:sz w:val="24"/>
          <w:szCs w:val="24"/>
        </w:rPr>
        <w:t xml:space="preserve">. Successful treatment relies on </w:t>
      </w:r>
      <w:r w:rsidRPr="412D8FD9" w:rsidR="76F61BC9">
        <w:rPr>
          <w:rFonts w:ascii="Times New Roman" w:hAnsi="Times New Roman" w:cs="Times New Roman"/>
          <w:sz w:val="24"/>
          <w:szCs w:val="24"/>
        </w:rPr>
        <w:t>maintaining</w:t>
      </w:r>
      <w:r w:rsidRPr="412D8FD9" w:rsidR="76F61BC9">
        <w:rPr>
          <w:rFonts w:ascii="Times New Roman" w:hAnsi="Times New Roman" w:cs="Times New Roman"/>
          <w:sz w:val="24"/>
          <w:szCs w:val="24"/>
        </w:rPr>
        <w:t xml:space="preserve"> the presence and activity of critical </w:t>
      </w:r>
      <w:r w:rsidRPr="412D8FD9" w:rsidR="76F61BC9">
        <w:rPr>
          <w:rFonts w:ascii="Times New Roman" w:hAnsi="Times New Roman" w:cs="Times New Roman"/>
          <w:sz w:val="24"/>
          <w:szCs w:val="24"/>
        </w:rPr>
        <w:t>TOrC</w:t>
      </w:r>
      <w:r w:rsidRPr="412D8FD9" w:rsidR="76F61BC9">
        <w:rPr>
          <w:rFonts w:ascii="Times New Roman" w:hAnsi="Times New Roman" w:cs="Times New Roman"/>
          <w:sz w:val="24"/>
          <w:szCs w:val="24"/>
        </w:rPr>
        <w:t>-degrading microorganisms within treatment reactor microbiomes</w:t>
      </w:r>
      <w:r w:rsidRPr="412D8FD9" w:rsidR="5185EE70">
        <w:rPr>
          <w:rFonts w:ascii="Times New Roman" w:hAnsi="Times New Roman" w:cs="Times New Roman"/>
          <w:sz w:val="24"/>
          <w:szCs w:val="24"/>
        </w:rPr>
        <w:t xml:space="preserve"> </w:t>
      </w:r>
      <w:r w:rsidRPr="412D8FD9" w:rsidR="478BC8B7">
        <w:rPr>
          <w:rFonts w:ascii="Times New Roman" w:hAnsi="Times New Roman" w:cs="Times New Roman"/>
          <w:sz w:val="24"/>
          <w:szCs w:val="24"/>
        </w:rPr>
        <w:t>(</w:t>
      </w:r>
      <w:commentRangeStart w:id="11"/>
      <w:r w:rsidRPr="412D8FD9" w:rsidR="478BC8B7">
        <w:rPr>
          <w:rFonts w:ascii="Times New Roman" w:hAnsi="Times New Roman" w:cs="Times New Roman"/>
          <w:sz w:val="24"/>
          <w:szCs w:val="24"/>
          <w:highlight w:val="yellow"/>
        </w:rPr>
        <w:t>25, 26 from proposal</w:t>
      </w:r>
      <w:commentRangeEnd w:id="11"/>
      <w:r>
        <w:rPr>
          <w:rStyle w:val="CommentReference"/>
        </w:rPr>
        <w:commentReference w:id="11"/>
      </w:r>
      <w:r w:rsidRPr="412D8FD9" w:rsidR="478BC8B7">
        <w:rPr>
          <w:rFonts w:ascii="Times New Roman" w:hAnsi="Times New Roman" w:cs="Times New Roman"/>
          <w:sz w:val="24"/>
          <w:szCs w:val="24"/>
        </w:rPr>
        <w:t>).</w:t>
      </w:r>
      <w:r w:rsidRPr="412D8FD9" w:rsidR="5185EE70">
        <w:rPr>
          <w:rFonts w:ascii="Times New Roman" w:hAnsi="Times New Roman" w:cs="Times New Roman"/>
          <w:sz w:val="24"/>
          <w:szCs w:val="24"/>
        </w:rPr>
        <w:t xml:space="preserve"> </w:t>
      </w:r>
      <w:r w:rsidRPr="412D8FD9" w:rsidR="74979072">
        <w:rPr>
          <w:rFonts w:ascii="Times New Roman" w:hAnsi="Times New Roman" w:cs="Times New Roman"/>
          <w:sz w:val="24"/>
          <w:szCs w:val="24"/>
        </w:rPr>
        <w:t>However, to date researchers</w:t>
      </w:r>
      <w:r w:rsidRPr="412D8FD9" w:rsidR="7C320172">
        <w:rPr>
          <w:rFonts w:ascii="Times New Roman" w:hAnsi="Times New Roman" w:cs="Times New Roman"/>
          <w:sz w:val="24"/>
          <w:szCs w:val="24"/>
        </w:rPr>
        <w:t xml:space="preserve"> </w:t>
      </w:r>
      <w:ins w:author="Prenni,Jessica" w:date="2026-03-09T20:33:00Z" w16du:dateUtc="2026-03-09T20:33:40Z" w:id="1630474537">
        <w:r w:rsidRPr="412D8FD9" w:rsidR="620CF209">
          <w:rPr>
            <w:rFonts w:ascii="Times New Roman" w:hAnsi="Times New Roman" w:cs="Times New Roman"/>
            <w:sz w:val="24"/>
            <w:szCs w:val="24"/>
          </w:rPr>
          <w:t>have</w:t>
        </w:r>
      </w:ins>
      <w:r w:rsidRPr="412D8FD9" w:rsidR="74979072">
        <w:rPr>
          <w:rFonts w:ascii="Times New Roman" w:hAnsi="Times New Roman" w:cs="Times New Roman"/>
          <w:sz w:val="24"/>
          <w:szCs w:val="24"/>
        </w:rPr>
        <w:t xml:space="preserve"> been forced to take a “black box” approach to developing </w:t>
      </w:r>
      <w:r w:rsidRPr="412D8FD9" w:rsidR="74979072">
        <w:rPr>
          <w:rFonts w:ascii="Times New Roman" w:hAnsi="Times New Roman" w:cs="Times New Roman"/>
          <w:sz w:val="24"/>
          <w:szCs w:val="24"/>
        </w:rPr>
        <w:t>TOrC</w:t>
      </w:r>
      <w:r w:rsidRPr="412D8FD9" w:rsidR="74979072">
        <w:rPr>
          <w:rFonts w:ascii="Times New Roman" w:hAnsi="Times New Roman" w:cs="Times New Roman"/>
          <w:sz w:val="24"/>
          <w:szCs w:val="24"/>
        </w:rPr>
        <w:t xml:space="preserve"> biotreatment technologies, as no molecular assays exist to directly probe reactor microbiomes for </w:t>
      </w:r>
      <w:r w:rsidRPr="412D8FD9" w:rsidR="74979072">
        <w:rPr>
          <w:rFonts w:ascii="Times New Roman" w:hAnsi="Times New Roman" w:cs="Times New Roman"/>
          <w:sz w:val="24"/>
          <w:szCs w:val="24"/>
        </w:rPr>
        <w:t>TOrC</w:t>
      </w:r>
      <w:r w:rsidRPr="412D8FD9" w:rsidR="74979072">
        <w:rPr>
          <w:rFonts w:ascii="Times New Roman" w:hAnsi="Times New Roman" w:cs="Times New Roman"/>
          <w:sz w:val="24"/>
          <w:szCs w:val="24"/>
        </w:rPr>
        <w:t xml:space="preserve">-biodegrading microbes and their activity (i.e., using genetic biomarkers). Thus, there is a critical need to develop tools for monitoring </w:t>
      </w:r>
      <w:r w:rsidRPr="412D8FD9" w:rsidR="74979072">
        <w:rPr>
          <w:rFonts w:ascii="Times New Roman" w:hAnsi="Times New Roman" w:cs="Times New Roman"/>
          <w:sz w:val="24"/>
          <w:szCs w:val="24"/>
        </w:rPr>
        <w:t>TOrC</w:t>
      </w:r>
      <w:r w:rsidRPr="412D8FD9" w:rsidR="74979072">
        <w:rPr>
          <w:rFonts w:ascii="Times New Roman" w:hAnsi="Times New Roman" w:cs="Times New Roman"/>
          <w:sz w:val="24"/>
          <w:szCs w:val="24"/>
        </w:rPr>
        <w:t xml:space="preserve">-degrading genetic potential and activity to support rapid advancements in biological treatment technologies. </w:t>
      </w:r>
    </w:p>
    <w:p w:rsidRPr="00EB3EB7" w:rsidR="00CD192E" w:rsidP="00A63F7B" w:rsidRDefault="001B0F54" w14:paraId="5454E247" w14:textId="39E740E6">
      <w:pPr>
        <w:spacing w:after="0" w:line="480" w:lineRule="auto"/>
        <w:ind w:firstLine="360"/>
        <w:rPr>
          <w:rFonts w:ascii="Times New Roman" w:hAnsi="Times New Roman" w:cs="Times New Roman"/>
          <w:sz w:val="24"/>
          <w:szCs w:val="24"/>
        </w:rPr>
      </w:pPr>
      <w:r w:rsidRPr="00EB3EB7">
        <w:rPr>
          <w:rFonts w:ascii="Times New Roman" w:hAnsi="Times New Roman" w:cs="Times New Roman"/>
          <w:sz w:val="24"/>
          <w:szCs w:val="24"/>
        </w:rPr>
        <w:t>C</w:t>
      </w:r>
      <w:r w:rsidRPr="00EB3EB7" w:rsidR="00F5442F">
        <w:rPr>
          <w:rFonts w:ascii="Times New Roman" w:hAnsi="Times New Roman" w:cs="Times New Roman"/>
          <w:sz w:val="24"/>
          <w:szCs w:val="24"/>
        </w:rPr>
        <w:t>onventional biomarker development approaches only address one contaminant at a time, typically relying on pure cultures</w:t>
      </w:r>
      <w:r w:rsidRPr="00EB3EB7" w:rsidR="004B02D6">
        <w:rPr>
          <w:rFonts w:ascii="Times New Roman" w:hAnsi="Times New Roman" w:cs="Times New Roman"/>
          <w:sz w:val="24"/>
          <w:szCs w:val="24"/>
        </w:rPr>
        <w:t xml:space="preserve"> </w:t>
      </w:r>
      <w:r w:rsidRPr="00EB3EB7" w:rsidR="004A6473">
        <w:rPr>
          <w:rFonts w:ascii="Times New Roman" w:hAnsi="Times New Roman" w:cs="Times New Roman"/>
          <w:sz w:val="24"/>
          <w:szCs w:val="24"/>
        </w:rPr>
        <w:t xml:space="preserve">grown </w:t>
      </w:r>
      <w:r w:rsidRPr="00EB3EB7" w:rsidR="00C9567B">
        <w:rPr>
          <w:rFonts w:ascii="Times New Roman" w:hAnsi="Times New Roman" w:cs="Times New Roman"/>
          <w:sz w:val="24"/>
          <w:szCs w:val="24"/>
        </w:rPr>
        <w:t>with</w:t>
      </w:r>
      <w:r w:rsidRPr="00EB3EB7" w:rsidR="004A6473">
        <w:rPr>
          <w:rFonts w:ascii="Times New Roman" w:hAnsi="Times New Roman" w:cs="Times New Roman"/>
          <w:sz w:val="24"/>
          <w:szCs w:val="24"/>
        </w:rPr>
        <w:t xml:space="preserve"> high</w:t>
      </w:r>
      <w:r w:rsidRPr="00EB3EB7" w:rsidR="004B02D6">
        <w:rPr>
          <w:rFonts w:ascii="Times New Roman" w:hAnsi="Times New Roman" w:cs="Times New Roman"/>
          <w:sz w:val="24"/>
          <w:szCs w:val="24"/>
        </w:rPr>
        <w:t xml:space="preserve"> contamina</w:t>
      </w:r>
      <w:r w:rsidRPr="00EB3EB7" w:rsidR="00FB232B">
        <w:rPr>
          <w:rFonts w:ascii="Times New Roman" w:hAnsi="Times New Roman" w:cs="Times New Roman"/>
          <w:sz w:val="24"/>
          <w:szCs w:val="24"/>
        </w:rPr>
        <w:t>nt concentrations</w:t>
      </w:r>
      <w:r w:rsidRPr="00EB3EB7" w:rsidR="00F5442F">
        <w:rPr>
          <w:rFonts w:ascii="Times New Roman" w:hAnsi="Times New Roman" w:cs="Times New Roman"/>
          <w:sz w:val="24"/>
          <w:szCs w:val="24"/>
        </w:rPr>
        <w:t>.</w:t>
      </w:r>
      <w:r w:rsidRPr="00EB3EB7" w:rsidR="00EA3CF8">
        <w:rPr>
          <w:rFonts w:ascii="Times New Roman" w:hAnsi="Times New Roman" w:cs="Times New Roman"/>
          <w:sz w:val="24"/>
          <w:szCs w:val="24"/>
        </w:rPr>
        <w:t xml:space="preserve"> </w:t>
      </w:r>
      <w:r w:rsidRPr="00EB3EB7" w:rsidR="00CD192E">
        <w:rPr>
          <w:rFonts w:ascii="Times New Roman" w:hAnsi="Times New Roman" w:cs="Times New Roman"/>
          <w:sz w:val="24"/>
          <w:szCs w:val="24"/>
        </w:rPr>
        <w:t>Addressing TOrC contamination requires a different approach because there are dozens of important TOrCs, relevant concentrations are extremely low, and pure laboratory cultures often do not represent the microbes that dominate in full-scale treatment reactors</w:t>
      </w:r>
      <w:r w:rsidRPr="00EB3EB7">
        <w:rPr>
          <w:rFonts w:ascii="Times New Roman" w:hAnsi="Times New Roman" w:cs="Times New Roman"/>
          <w:sz w:val="24"/>
          <w:szCs w:val="24"/>
        </w:rPr>
        <w:fldChar w:fldCharType="begin"/>
      </w:r>
      <w:r w:rsidRPr="00EB3EB7">
        <w:rPr>
          <w:rFonts w:ascii="Times New Roman" w:hAnsi="Times New Roman" w:cs="Times New Roman"/>
          <w:sz w:val="24"/>
          <w:szCs w:val="24"/>
        </w:rPr>
        <w:instrText xml:space="preserve"> ADDIN ZOTERO_ITEM CSL_CITATION {"citationID":"2rwKY54V","properties":{"formattedCitation":"\\super 7\\nosupersub{}","plainCitation":"7","noteIndex":0},"citationItems":[{"id":1162,"uris":["http://zotero.org/users/14268208/items/VHPWS3CK"],"itemData":{"id":1162,"type":"article-journal","abstract":"Uncultivated Nitrospira-like bacteria in different biofilm and activated-sludge samples were investigated by cultivation-independent molecular approaches. Initially, the phylogenetic affiliation of Nitrospira-like bacteria in a nitrifying biofilm was determined by 16S rRNA gene sequence analysis. Subsequently, a phylogenetic consensus tree of theNitrospira phylum including all publicly available sequences was constructed. This analysis revealed that the genusNitrospira consists of at least four distinct sublineages. Based on these data, two 16S rRNA-directed oligonucleotide probes specific for the phylum and genus Nitrospira, respectively, were developed and evaluated for suitability for fluorescence in situ hybridization (FISH). The probes were used to investigate the in situ architecture of cell aggregates ofNitrospira-like nitrite oxidizers in wastewater treatment plants by FISH, confocal laser scanning microscopy, and computer-aided three-dimensional visualization. Cavities and a network of cell-free channels inside the Nitrospiramicrocolonies were detected that were water permeable, as demonstrated by fluorescein staining. The uptake of different carbon sources byNitrospira-like bacteria within their natural habitat under different incubation conditions was studied by combined FISH and microautoradiography. Under aerobic conditions, theNitrospira-like bacteria in bioreactor samples took up inorganic carbon (as HCO3− or as CO2) and pyruvate but not acetate, butyrate, and propionate, suggesting that these bacteria can grow mixotrophically in the presence of pyruvate. In contrast, no uptake by theNitrospira-like bacteria of any of the carbon sources tested was observed under anoxic or anaerobic conditions.","container-title":"Applied and Environmental Microbiology","DOI":"10.1128/AEM.67.11.5273-5284.2001","issue":"11","note":"publisher: American Society for Microbiology","page":"5273-5284","source":"journals.asm.org (Atypon)","title":"In Situ Characterization ofNitrospira-Like Nitrite-Oxidizing Bacteria Active in Wastewater Treatment Plants","volume":"67","author":[{"family":"Daims","given":"Holger"},{"family":"Nielsen","given":"Jeppe L."},{"family":"Nielsen","given":"Per H."},{"family":"Schleifer","given":"Karl-Heinz"},{"family":"Wagner","given":"Michael"}],"issued":{"date-parts":[["2001",11]]}}}],"schema":"https://github.com/citation-style-language/schema/raw/master/csl-citation.json"} </w:instrText>
      </w:r>
      <w:r w:rsidRPr="00EB3EB7">
        <w:rPr>
          <w:rFonts w:ascii="Times New Roman" w:hAnsi="Times New Roman" w:cs="Times New Roman"/>
          <w:sz w:val="24"/>
          <w:szCs w:val="24"/>
        </w:rPr>
        <w:fldChar w:fldCharType="separate"/>
      </w:r>
      <w:r w:rsidRPr="00EB3EB7" w:rsidR="00CC3404">
        <w:rPr>
          <w:rFonts w:ascii="Times New Roman" w:hAnsi="Times New Roman" w:cs="Times New Roman"/>
          <w:sz w:val="24"/>
          <w:szCs w:val="24"/>
          <w:vertAlign w:val="superscript"/>
        </w:rPr>
        <w:t>7</w:t>
      </w:r>
      <w:r w:rsidRPr="00EB3EB7">
        <w:rPr>
          <w:rFonts w:ascii="Times New Roman" w:hAnsi="Times New Roman" w:cs="Times New Roman"/>
          <w:sz w:val="24"/>
          <w:szCs w:val="24"/>
        </w:rPr>
        <w:fldChar w:fldCharType="end"/>
      </w:r>
      <w:r w:rsidRPr="00EB3EB7" w:rsidR="00507E26">
        <w:rPr>
          <w:rFonts w:ascii="Times New Roman" w:hAnsi="Times New Roman" w:cs="Times New Roman"/>
          <w:sz w:val="24"/>
          <w:szCs w:val="24"/>
        </w:rPr>
        <w:t xml:space="preserve">. </w:t>
      </w:r>
      <w:r w:rsidRPr="00EB3EB7" w:rsidR="00306AA3">
        <w:rPr>
          <w:rFonts w:ascii="Times New Roman" w:hAnsi="Times New Roman" w:cs="Times New Roman"/>
          <w:sz w:val="24"/>
          <w:szCs w:val="24"/>
        </w:rPr>
        <w:t xml:space="preserve">Rapidly developing field-relevant </w:t>
      </w:r>
      <w:r w:rsidRPr="00EB3EB7" w:rsidR="00306AA3">
        <w:rPr>
          <w:rFonts w:ascii="Times New Roman" w:hAnsi="Times New Roman" w:cs="Times New Roman"/>
          <w:sz w:val="24"/>
          <w:szCs w:val="24"/>
        </w:rPr>
        <w:t xml:space="preserve">biomarkers for TOrC contamination should </w:t>
      </w:r>
      <w:r w:rsidRPr="00EB3EB7" w:rsidR="00943B10">
        <w:rPr>
          <w:rFonts w:ascii="Times New Roman" w:hAnsi="Times New Roman" w:cs="Times New Roman"/>
          <w:sz w:val="24"/>
          <w:szCs w:val="24"/>
        </w:rPr>
        <w:t xml:space="preserve">target mixed microbiomes and ideally </w:t>
      </w:r>
      <w:r w:rsidRPr="00EB3EB7" w:rsidR="00225378">
        <w:rPr>
          <w:rFonts w:ascii="Times New Roman" w:hAnsi="Times New Roman" w:cs="Times New Roman"/>
          <w:sz w:val="24"/>
          <w:szCs w:val="24"/>
        </w:rPr>
        <w:t>probe genes relevant to biodegradation of multiple contaminants</w:t>
      </w:r>
      <w:r w:rsidRPr="00EB3EB7" w:rsidR="0063637D">
        <w:rPr>
          <w:rFonts w:ascii="Times New Roman" w:hAnsi="Times New Roman" w:cs="Times New Roman"/>
          <w:sz w:val="24"/>
          <w:szCs w:val="24"/>
        </w:rPr>
        <w:t xml:space="preserve"> simultaneously. </w:t>
      </w:r>
    </w:p>
    <w:p w:rsidRPr="00391036" w:rsidR="00516B0B" w:rsidP="00E95AB6" w:rsidRDefault="300E0C7B" w14:paraId="495EC718" w14:textId="1992955A">
      <w:pPr>
        <w:spacing w:after="0" w:line="480" w:lineRule="auto"/>
        <w:ind w:firstLine="360"/>
        <w:rPr>
          <w:rFonts w:ascii="Times New Roman" w:hAnsi="Times New Roman" w:cs="Times New Roman"/>
          <w:sz w:val="24"/>
          <w:szCs w:val="24"/>
        </w:rPr>
      </w:pPr>
      <w:r w:rsidRPr="412D8FD9" w:rsidR="300E0C7B">
        <w:rPr>
          <w:rFonts w:ascii="Times New Roman" w:hAnsi="Times New Roman" w:cs="Times New Roman"/>
          <w:sz w:val="24"/>
          <w:szCs w:val="24"/>
        </w:rPr>
        <w:t xml:space="preserve">Further, </w:t>
      </w:r>
      <w:r w:rsidRPr="412D8FD9">
        <w:rPr>
          <w:rFonts w:ascii="Times New Roman" w:hAnsi="Times New Roman" w:cs="Times New Roman"/>
          <w:sz w:val="24"/>
          <w:szCs w:val="24"/>
        </w:rPr>
        <w:fldChar w:fldCharType="begin"/>
      </w:r>
      <w:r w:rsidRPr="412D8FD9">
        <w:rPr>
          <w:rFonts w:ascii="Times New Roman" w:hAnsi="Times New Roman" w:cs="Times New Roman"/>
          <w:sz w:val="24"/>
          <w:szCs w:val="24"/>
        </w:rPr>
        <w:instrText xml:space="preserve"> ADDIN ZOTERO_ITEM CSL_CITATION {"citationID":"nh9z8ZGy","properties":{"formattedCitation":"\\super 1\\nosupersub{}","plainCitation":"1","noteIndex":0},"citationItems":[{"id":1166,"uris":["http://zotero.org/users/14268208/items/N9J6Q83B"],"itemData":{"id":1166,"type":"article-journal","abstract":"Aromatic hydrocarbons constitute a major group of environmental pollutants. Bioremediation appears to be the only viable alternative for large-scale decontamination. A number of bacteria have been identified that can degrade a variety of xenobiotics. Extensive studies of the enzymes and genes involved in degradation of aromatic hydrocarbons have revealed that the degradative enzymes could be broadly grouped into two major categories, peripheral and ring-cleavage enzymes. The peripheral enzymes are the ones that catabolize the pollutants initially to a metabolite that is further degraded. A majority of peripheral enzymes are oxygenases that hydroxylate the aromatic compounds, rendering them susceptible to the enzymes of ring-cleavage pathway. The genes of ring-cleavage enzymes have been shown to be highly conserved between different bacterial species. Presently, a number of constraints limit the use of available strains for efficient bioremediation. This review describes the enzymes and genes involved in xenobiotic degradation and underscores the importance of understanding the expression and regulation of genes encoding peripheral enzymes and their intelligent manipulation using recombinant DNA technology for efficient degradation of aromatic compounds.","container-title":"Critical Reviews in Microbiology","DOI":"10.1080/20014091096729","ISSN":"1040-841X","issue":"2","note":"publisher: Taylor &amp; Francis\n_eprint: https://doi.org/10.1080/20014091096729","page":"133-166","source":"Taylor and Francis+NEJM","title":"Enzymes and Operons Mediating Xenobiotic Degradation in Bacteria","volume":"27","author":[{"family":"Mishra","given":"Vachaspati"},{"family":"Lal","given":"Rup"},{"literal":"Srinivasan"}],"issued":{"date-parts":[["2001",1,1]]}}}],"schema":"https://github.com/citation-style-language/schema/raw/master/csl-citation.json"} </w:instrText>
      </w:r>
      <w:r w:rsidRPr="412D8FD9">
        <w:rPr>
          <w:rFonts w:ascii="Times New Roman" w:hAnsi="Times New Roman" w:cs="Times New Roman"/>
          <w:sz w:val="24"/>
          <w:szCs w:val="24"/>
        </w:rPr>
        <w:fldChar w:fldCharType="separate"/>
      </w:r>
      <w:r w:rsidRPr="412D8FD9">
        <w:rPr>
          <w:rFonts w:ascii="Times New Roman" w:hAnsi="Times New Roman" w:cs="Times New Roman"/>
          <w:sz w:val="24"/>
          <w:szCs w:val="24"/>
        </w:rPr>
        <w:fldChar w:fldCharType="end"/>
      </w:r>
      <w:r w:rsidRPr="412D8FD9">
        <w:rPr>
          <w:rFonts w:ascii="Times New Roman" w:hAnsi="Times New Roman" w:cs="Times New Roman"/>
          <w:sz w:val="24"/>
          <w:szCs w:val="24"/>
        </w:rPr>
        <w:fldChar w:fldCharType="begin"/>
      </w:r>
      <w:r w:rsidRPr="412D8FD9">
        <w:rPr>
          <w:rFonts w:ascii="Times New Roman" w:hAnsi="Times New Roman" w:cs="Times New Roman"/>
          <w:sz w:val="24"/>
          <w:szCs w:val="24"/>
        </w:rPr>
        <w:instrText xml:space="preserve"> ADDIN ZOTERO_ITEM CSL_CITATION {"citationID":"Yw4PqnSZ","properties":{"formattedCitation":"\\super 2,3\\nosupersub{}","plainCitation":"2,3","noteIndex":0},"citationItems":[{"id":1169,"uris":["http://zotero.org/users/14268208/items/PQHDZHKW"],"itemData":{"id":1169,"type":"article-journal","abstract":"Rare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area.","container-title":"The ISME Journal","DOI":"10.1038/ismej.2016.174","ISSN":"1751-7362","issue":"4","journalAbbreviation":"ISME J","page":"853-862","source":"Silverchair","title":"Where less may be more: how the rare biosphere pulls ecosystems strings","title-short":"Where less may be more","volume":"11","author":[{"family":"Jousset","given":"Alexandre"},{"family":"Bienhold","given":"Christina"},{"family":"Chatzinotas","given":"Antonis"},{"family":"Gallien","given":"Laure"},{"family":"Gobet","given":"Angélique"},{"family":"Kurm","given":"Viola"},{"family":"Küsel","given":"Kirsten"},{"family":"Rillig","given":"Matthias C"},{"family":"Rivett","given":"Damian W"},{"family":"Salles","given":"Joana F"},{"family":"Heijden","given":"Marcel G A","non-dropping-particle":"van der"},{"family":"Youssef","given":"Noha H"},{"family":"Zhang","given":"Xiaowei"},{"family":"Wei","given":"Zhong"},{"family":"Hol","given":"W H Gera"}],"issued":{"date-parts":[["2017",4,1]]}}},{"id":1167,"uris":["http://zotero.org/users/14268208/items/ACZRWQZY"],"itemData":{"id":1167,"type":"article-journal","abstract":"Understanding the distinct roles of rare (RT) and abundant taxa (AT) during the natural restoration of organic contaminated urban river sediments is crucial for optimizing bioremediation. This study investigated their distribution, assembly mechanisms, co-occurrence patterns, and functional traits across sediment pollution gradients. Results revealed that AT dominated in sequence abundance but comprised fewer OTUs, while RT exhibited higher α-diversity and broader niche width, underpinning community stability under pollution stress. Stochastic processes dominated community assembly, with dispersal limitation primarily shaping AT and ecological drift influencing RT. Functionally, AT drove pollutant transformation and energy metabolism, whereas RT displayed elevated metabolic activity supporting microbial growth. Critically, RT demonstrated superior xenobiotic biodegradation in severely polluted sediments, highlighting their specialized role in extreme conditions. Co-occurrence network emphasized RT's importance in maintaining complex microbial interactions, though network stability decreased with pollution. These findings demonstrate that AT and RT synergistically drive organic matter degradation, with RT uniquely contributing to pollutant breakdown and ecosystem stability under high pollution stress. This study provides insights into leveraging both taxa for optimized bioremediation strategies in contaminated sediments.","container-title":"Environmental Pollution","DOI":"10.1016/j.envpol.2025.126741","ISSN":"0269-7491","journalAbbreviation":"Environmental Pollution","page":"126741","source":"ScienceDirect","title":"Deciphering the roles of abundant and rare microbial taxa in the natural restoration of organically contaminated urban river sediments","volume":"382","author":[{"family":"Wang","given":"Bin"},{"family":"Chen","given":"Qian"},{"family":"Liang","given":"Weihang"},{"family":"Chang","given":"Suyun"},{"family":"Sun","given":"Jingmei"}],"issued":{"date-parts":[["2025",10,1]]}},"label":"page"}],"schema":"https://github.com/citation-style-language/schema/raw/master/csl-citation.json"} </w:instrText>
      </w:r>
      <w:r w:rsidRPr="412D8FD9">
        <w:rPr>
          <w:rFonts w:ascii="Times New Roman" w:hAnsi="Times New Roman" w:cs="Times New Roman"/>
          <w:sz w:val="24"/>
          <w:szCs w:val="24"/>
        </w:rPr>
        <w:fldChar w:fldCharType="separate"/>
      </w:r>
      <w:r w:rsidRPr="412D8FD9">
        <w:rPr>
          <w:rFonts w:ascii="Times New Roman" w:hAnsi="Times New Roman" w:cs="Times New Roman"/>
          <w:sz w:val="24"/>
          <w:szCs w:val="24"/>
        </w:rPr>
        <w:fldChar w:fldCharType="end"/>
      </w:r>
      <w:r w:rsidRPr="412D8FD9" w:rsidR="73C144E3">
        <w:rPr>
          <w:rFonts w:ascii="Times New Roman" w:hAnsi="Times New Roman" w:cs="Times New Roman"/>
          <w:sz w:val="24"/>
          <w:szCs w:val="24"/>
        </w:rPr>
        <w:t xml:space="preserve">assessment of degradation potential </w:t>
      </w:r>
      <w:r w:rsidRPr="412D8FD9" w:rsidR="682C16CA">
        <w:rPr>
          <w:rFonts w:ascii="Times New Roman" w:hAnsi="Times New Roman" w:cs="Times New Roman"/>
          <w:sz w:val="24"/>
          <w:szCs w:val="24"/>
        </w:rPr>
        <w:t xml:space="preserve">requires </w:t>
      </w:r>
      <w:r w:rsidRPr="412D8FD9" w:rsidR="73C144E3">
        <w:rPr>
          <w:rFonts w:ascii="Times New Roman" w:hAnsi="Times New Roman" w:cs="Times New Roman"/>
          <w:sz w:val="24"/>
          <w:szCs w:val="24"/>
        </w:rPr>
        <w:t>functional assay</w:t>
      </w:r>
      <w:r w:rsidRPr="412D8FD9" w:rsidR="682C16CA">
        <w:rPr>
          <w:rFonts w:ascii="Times New Roman" w:hAnsi="Times New Roman" w:cs="Times New Roman"/>
          <w:sz w:val="24"/>
          <w:szCs w:val="24"/>
        </w:rPr>
        <w:t>s</w:t>
      </w:r>
      <w:r w:rsidRPr="412D8FD9" w:rsidR="73C144E3">
        <w:rPr>
          <w:rFonts w:ascii="Times New Roman" w:hAnsi="Times New Roman" w:cs="Times New Roman"/>
          <w:sz w:val="24"/>
          <w:szCs w:val="24"/>
        </w:rPr>
        <w:t xml:space="preserve"> which </w:t>
      </w:r>
      <w:r w:rsidRPr="412D8FD9" w:rsidR="0DDAFCA0">
        <w:rPr>
          <w:rFonts w:ascii="Times New Roman" w:hAnsi="Times New Roman" w:cs="Times New Roman"/>
          <w:sz w:val="24"/>
          <w:szCs w:val="24"/>
        </w:rPr>
        <w:t>are</w:t>
      </w:r>
      <w:r w:rsidRPr="412D8FD9" w:rsidR="300E0C7B">
        <w:rPr>
          <w:rFonts w:ascii="Times New Roman" w:hAnsi="Times New Roman" w:cs="Times New Roman"/>
          <w:sz w:val="24"/>
          <w:szCs w:val="24"/>
        </w:rPr>
        <w:t xml:space="preserve"> </w:t>
      </w:r>
      <w:r w:rsidRPr="412D8FD9" w:rsidR="73C144E3">
        <w:rPr>
          <w:rFonts w:ascii="Times New Roman" w:hAnsi="Times New Roman" w:cs="Times New Roman"/>
          <w:sz w:val="24"/>
          <w:szCs w:val="24"/>
        </w:rPr>
        <w:t xml:space="preserve">gene centered instead of taxa centered. </w:t>
      </w:r>
      <w:r w:rsidRPr="412D8FD9" w:rsidR="4B179017">
        <w:rPr>
          <w:rFonts w:ascii="Times New Roman" w:hAnsi="Times New Roman" w:cs="Times New Roman"/>
          <w:sz w:val="24"/>
          <w:szCs w:val="24"/>
        </w:rPr>
        <w:t>T</w:t>
      </w:r>
      <w:r w:rsidRPr="412D8FD9" w:rsidR="19004A88">
        <w:rPr>
          <w:rFonts w:ascii="Times New Roman" w:hAnsi="Times New Roman" w:cs="Times New Roman"/>
          <w:sz w:val="24"/>
          <w:szCs w:val="24"/>
        </w:rPr>
        <w:t>o</w:t>
      </w:r>
      <w:r w:rsidRPr="412D8FD9" w:rsidR="4B179017">
        <w:rPr>
          <w:rFonts w:ascii="Times New Roman" w:hAnsi="Times New Roman" w:cs="Times New Roman"/>
          <w:sz w:val="24"/>
          <w:szCs w:val="24"/>
        </w:rPr>
        <w:t xml:space="preserve"> this end, w</w:t>
      </w:r>
      <w:r w:rsidRPr="412D8FD9" w:rsidR="7E8121CB">
        <w:rPr>
          <w:rFonts w:ascii="Times New Roman" w:hAnsi="Times New Roman" w:cs="Times New Roman"/>
          <w:sz w:val="24"/>
          <w:szCs w:val="24"/>
        </w:rPr>
        <w:t xml:space="preserve">e have focused this work on cytochrome </w:t>
      </w:r>
      <w:r w:rsidRPr="412D8FD9" w:rsidR="737D2C7B">
        <w:rPr>
          <w:rFonts w:ascii="Times New Roman" w:hAnsi="Times New Roman" w:cs="Times New Roman"/>
          <w:sz w:val="24"/>
          <w:szCs w:val="24"/>
        </w:rPr>
        <w:t>P450</w:t>
      </w:r>
      <w:r w:rsidRPr="412D8FD9" w:rsidR="7E8121CB">
        <w:rPr>
          <w:rFonts w:ascii="Times New Roman" w:hAnsi="Times New Roman" w:cs="Times New Roman"/>
          <w:sz w:val="24"/>
          <w:szCs w:val="24"/>
        </w:rPr>
        <w:t xml:space="preserve"> genes, which code for heme-containing, multicomponent enzymes. </w:t>
      </w:r>
      <w:r w:rsidRPr="412D8FD9" w:rsidR="737D2C7B">
        <w:rPr>
          <w:rFonts w:ascii="Times New Roman" w:hAnsi="Times New Roman" w:cs="Times New Roman"/>
          <w:sz w:val="24"/>
          <w:szCs w:val="24"/>
        </w:rPr>
        <w:t>P450</w:t>
      </w:r>
      <w:r w:rsidRPr="412D8FD9" w:rsidR="7E8121CB">
        <w:rPr>
          <w:rFonts w:ascii="Times New Roman" w:hAnsi="Times New Roman" w:cs="Times New Roman"/>
          <w:sz w:val="24"/>
          <w:szCs w:val="24"/>
        </w:rPr>
        <w:t>s are structurally conserved</w:t>
      </w:r>
      <w:ins w:author="Prenni,Jessica" w:date="2026-03-09T20:36:00Z" w16du:dateUtc="2026-03-09T20:36:02Z" w:id="1502659249">
        <w:r w:rsidRPr="412D8FD9" w:rsidR="4FA320AB">
          <w:rPr>
            <w:rFonts w:ascii="Times New Roman" w:hAnsi="Times New Roman" w:cs="Times New Roman"/>
            <w:sz w:val="24"/>
            <w:szCs w:val="24"/>
          </w:rPr>
          <w:t>,</w:t>
        </w:r>
      </w:ins>
      <w:r w:rsidRPr="412D8FD9" w:rsidR="7E8121CB">
        <w:rPr>
          <w:rFonts w:ascii="Times New Roman" w:hAnsi="Times New Roman" w:cs="Times New Roman"/>
          <w:sz w:val="24"/>
          <w:szCs w:val="24"/>
        </w:rPr>
        <w:t xml:space="preserve"> but functionally diverse</w:t>
      </w:r>
      <w:ins w:author="Prenni,Jessica" w:date="2026-03-09T20:36:00Z" w16du:dateUtc="2026-03-09T20:36:04Z" w:id="316400245">
        <w:r w:rsidRPr="412D8FD9" w:rsidR="7835752C">
          <w:rPr>
            <w:rFonts w:ascii="Times New Roman" w:hAnsi="Times New Roman" w:cs="Times New Roman"/>
            <w:sz w:val="24"/>
            <w:szCs w:val="24"/>
          </w:rPr>
          <w:t>,</w:t>
        </w:r>
      </w:ins>
      <w:r w:rsidRPr="412D8FD9" w:rsidR="7E8121CB">
        <w:rPr>
          <w:rFonts w:ascii="Times New Roman" w:hAnsi="Times New Roman" w:cs="Times New Roman"/>
          <w:sz w:val="24"/>
          <w:szCs w:val="24"/>
        </w:rPr>
        <w:t xml:space="preserve"> monooxygenases and are</w:t>
      </w:r>
      <w:r w:rsidRPr="412D8FD9" w:rsidR="12C1DA33">
        <w:rPr>
          <w:rFonts w:ascii="Times New Roman" w:hAnsi="Times New Roman" w:cs="Times New Roman"/>
          <w:sz w:val="24"/>
          <w:szCs w:val="24"/>
        </w:rPr>
        <w:t xml:space="preserve"> </w:t>
      </w:r>
      <w:r w:rsidRPr="412D8FD9" w:rsidR="7E8121CB">
        <w:rPr>
          <w:rFonts w:ascii="Times New Roman" w:hAnsi="Times New Roman" w:cs="Times New Roman"/>
          <w:sz w:val="24"/>
          <w:szCs w:val="24"/>
        </w:rPr>
        <w:t>ubiquitous in living systems.</w:t>
      </w:r>
      <w:r w:rsidRPr="412D8FD9" w:rsidR="35E04FE5">
        <w:rPr>
          <w:rFonts w:ascii="Times New Roman" w:hAnsi="Times New Roman" w:cs="Times New Roman"/>
          <w:sz w:val="24"/>
          <w:szCs w:val="24"/>
        </w:rPr>
        <w:t xml:space="preserve"> These enzymes are instrumental in bacterial </w:t>
      </w:r>
      <w:r w:rsidRPr="412D8FD9" w:rsidR="071B4D38">
        <w:rPr>
          <w:rFonts w:ascii="Times New Roman" w:hAnsi="Times New Roman" w:cs="Times New Roman"/>
          <w:sz w:val="24"/>
          <w:szCs w:val="24"/>
        </w:rPr>
        <w:t>metabolism,</w:t>
      </w:r>
      <w:r w:rsidRPr="412D8FD9" w:rsidR="10A33668">
        <w:rPr>
          <w:rFonts w:ascii="Times New Roman" w:hAnsi="Times New Roman" w:cs="Times New Roman"/>
          <w:sz w:val="24"/>
          <w:szCs w:val="24"/>
        </w:rPr>
        <w:t xml:space="preserve"> and</w:t>
      </w:r>
      <w:r w:rsidRPr="412D8FD9" w:rsidR="159D55AF">
        <w:rPr>
          <w:rFonts w:ascii="Times New Roman" w:hAnsi="Times New Roman" w:cs="Times New Roman"/>
          <w:sz w:val="24"/>
          <w:szCs w:val="24"/>
        </w:rPr>
        <w:t xml:space="preserve"> </w:t>
      </w:r>
      <w:r w:rsidRPr="412D8FD9" w:rsidR="38E11B37">
        <w:rPr>
          <w:rFonts w:ascii="Times New Roman" w:hAnsi="Times New Roman" w:cs="Times New Roman"/>
          <w:sz w:val="24"/>
          <w:szCs w:val="24"/>
        </w:rPr>
        <w:t xml:space="preserve">certain </w:t>
      </w:r>
      <w:r w:rsidRPr="412D8FD9" w:rsidR="60FEC9EC">
        <w:rPr>
          <w:rFonts w:ascii="Times New Roman" w:hAnsi="Times New Roman" w:cs="Times New Roman"/>
          <w:sz w:val="24"/>
          <w:szCs w:val="24"/>
        </w:rPr>
        <w:t xml:space="preserve">P450 subclasses </w:t>
      </w:r>
      <w:r w:rsidRPr="412D8FD9" w:rsidR="38E11B37">
        <w:rPr>
          <w:rFonts w:ascii="Times New Roman" w:hAnsi="Times New Roman" w:cs="Times New Roman"/>
          <w:sz w:val="24"/>
          <w:szCs w:val="24"/>
        </w:rPr>
        <w:t xml:space="preserve">(e.g., </w:t>
      </w:r>
      <w:r w:rsidRPr="412D8FD9" w:rsidR="159D55AF">
        <w:rPr>
          <w:rFonts w:ascii="Times New Roman" w:hAnsi="Times New Roman" w:cs="Times New Roman"/>
          <w:sz w:val="24"/>
          <w:szCs w:val="24"/>
        </w:rPr>
        <w:t>CYP1A, CYP2A, CYP2B, CYP2C, CYP2D, CYP2E, and CYP3A</w:t>
      </w:r>
      <w:r w:rsidRPr="412D8FD9" w:rsidR="38E11B37">
        <w:rPr>
          <w:rFonts w:ascii="Times New Roman" w:hAnsi="Times New Roman" w:cs="Times New Roman"/>
          <w:sz w:val="24"/>
          <w:szCs w:val="24"/>
        </w:rPr>
        <w:t>)</w:t>
      </w:r>
      <w:r w:rsidRPr="412D8FD9" w:rsidR="505A41A6">
        <w:rPr>
          <w:rFonts w:ascii="Times New Roman" w:hAnsi="Times New Roman" w:cs="Times New Roman"/>
          <w:sz w:val="24"/>
          <w:szCs w:val="24"/>
        </w:rPr>
        <w:t xml:space="preserve"> are specifically involved in </w:t>
      </w:r>
      <w:r w:rsidRPr="412D8FD9" w:rsidR="5FF81E28">
        <w:rPr>
          <w:rFonts w:ascii="Times New Roman" w:hAnsi="Times New Roman" w:cs="Times New Roman"/>
          <w:sz w:val="24"/>
          <w:szCs w:val="24"/>
        </w:rPr>
        <w:t>the degradation of xenobiotic compounds</w:t>
      </w:r>
      <w:r w:rsidRPr="412D8FD9" w:rsidR="5D5AF778">
        <w:rPr>
          <w:rFonts w:ascii="Times New Roman" w:hAnsi="Times New Roman" w:cs="Times New Roman"/>
          <w:sz w:val="24"/>
          <w:szCs w:val="24"/>
        </w:rPr>
        <w:t xml:space="preserve">. </w:t>
      </w:r>
      <w:r w:rsidRPr="412D8FD9" w:rsidR="5B14E67C">
        <w:rPr>
          <w:rFonts w:ascii="Times New Roman" w:hAnsi="Times New Roman" w:cs="Times New Roman"/>
          <w:sz w:val="24"/>
          <w:szCs w:val="24"/>
        </w:rPr>
        <w:t>Importantly, o</w:t>
      </w:r>
      <w:r w:rsidRPr="412D8FD9" w:rsidR="1BF90DF5">
        <w:rPr>
          <w:rFonts w:ascii="Times New Roman" w:hAnsi="Times New Roman" w:cs="Times New Roman"/>
          <w:sz w:val="24"/>
          <w:szCs w:val="24"/>
        </w:rPr>
        <w:t>ver 18,000 distinct bacterial and archaeal P450 enzymes are known, and</w:t>
      </w:r>
      <w:r w:rsidRPr="412D8FD9" w:rsidR="44BD5FED">
        <w:rPr>
          <w:rFonts w:ascii="Times New Roman" w:hAnsi="Times New Roman" w:cs="Times New Roman"/>
          <w:sz w:val="24"/>
          <w:szCs w:val="24"/>
        </w:rPr>
        <w:t xml:space="preserve"> w</w:t>
      </w:r>
      <w:r w:rsidRPr="412D8FD9" w:rsidR="0FE20EF4">
        <w:rPr>
          <w:rFonts w:ascii="Times New Roman" w:hAnsi="Times New Roman" w:cs="Times New Roman"/>
          <w:sz w:val="24"/>
          <w:szCs w:val="24"/>
        </w:rPr>
        <w:t xml:space="preserve">e </w:t>
      </w:r>
      <w:r w:rsidRPr="412D8FD9" w:rsidR="0FE20EF4">
        <w:rPr>
          <w:rFonts w:ascii="Times New Roman" w:hAnsi="Times New Roman" w:cs="Times New Roman"/>
          <w:sz w:val="24"/>
          <w:szCs w:val="24"/>
        </w:rPr>
        <w:t>identified</w:t>
      </w:r>
      <w:r w:rsidRPr="412D8FD9" w:rsidR="0FE20EF4">
        <w:rPr>
          <w:rFonts w:ascii="Times New Roman" w:hAnsi="Times New Roman" w:cs="Times New Roman"/>
          <w:sz w:val="24"/>
          <w:szCs w:val="24"/>
        </w:rPr>
        <w:t xml:space="preserve"> h</w:t>
      </w:r>
      <w:r w:rsidRPr="412D8FD9" w:rsidR="1BF90DF5">
        <w:rPr>
          <w:rFonts w:ascii="Times New Roman" w:hAnsi="Times New Roman" w:cs="Times New Roman"/>
          <w:sz w:val="24"/>
          <w:szCs w:val="24"/>
        </w:rPr>
        <w:t>undreds of</w:t>
      </w:r>
      <w:r w:rsidRPr="412D8FD9" w:rsidR="68ECDD27">
        <w:rPr>
          <w:rFonts w:ascii="Times New Roman" w:hAnsi="Times New Roman" w:cs="Times New Roman"/>
          <w:sz w:val="24"/>
          <w:szCs w:val="24"/>
        </w:rPr>
        <w:t xml:space="preserve"> potentially relevant</w:t>
      </w:r>
      <w:r w:rsidRPr="412D8FD9" w:rsidR="1BF90DF5">
        <w:rPr>
          <w:rFonts w:ascii="Times New Roman" w:hAnsi="Times New Roman" w:cs="Times New Roman"/>
          <w:sz w:val="24"/>
          <w:szCs w:val="24"/>
        </w:rPr>
        <w:t xml:space="preserve"> P450 and xenobiotic degradation enzyme</w:t>
      </w:r>
      <w:r w:rsidRPr="412D8FD9" w:rsidR="0031764B">
        <w:rPr>
          <w:rFonts w:ascii="Times New Roman" w:hAnsi="Times New Roman" w:cs="Times New Roman"/>
          <w:sz w:val="24"/>
          <w:szCs w:val="24"/>
        </w:rPr>
        <w:t>-encoding</w:t>
      </w:r>
      <w:r w:rsidRPr="412D8FD9" w:rsidR="1BF90DF5">
        <w:rPr>
          <w:rFonts w:ascii="Times New Roman" w:hAnsi="Times New Roman" w:cs="Times New Roman"/>
          <w:sz w:val="24"/>
          <w:szCs w:val="24"/>
        </w:rPr>
        <w:t xml:space="preserve"> genes in the metagenomes of</w:t>
      </w:r>
      <w:r w:rsidRPr="412D8FD9" w:rsidR="68ECDD27">
        <w:rPr>
          <w:rFonts w:ascii="Times New Roman" w:hAnsi="Times New Roman" w:cs="Times New Roman"/>
          <w:sz w:val="24"/>
          <w:szCs w:val="24"/>
        </w:rPr>
        <w:t xml:space="preserve"> the</w:t>
      </w:r>
      <w:r w:rsidRPr="412D8FD9" w:rsidR="1BF90DF5">
        <w:rPr>
          <w:rFonts w:ascii="Times New Roman" w:hAnsi="Times New Roman" w:cs="Times New Roman"/>
          <w:sz w:val="24"/>
          <w:szCs w:val="24"/>
        </w:rPr>
        <w:t xml:space="preserve"> </w:t>
      </w:r>
      <w:r w:rsidRPr="412D8FD9" w:rsidR="1BF90DF5">
        <w:rPr>
          <w:rFonts w:ascii="Times New Roman" w:hAnsi="Times New Roman" w:cs="Times New Roman"/>
          <w:sz w:val="24"/>
          <w:szCs w:val="24"/>
        </w:rPr>
        <w:t>TOrC</w:t>
      </w:r>
      <w:r w:rsidRPr="412D8FD9" w:rsidR="1BF90DF5">
        <w:rPr>
          <w:rFonts w:ascii="Times New Roman" w:hAnsi="Times New Roman" w:cs="Times New Roman"/>
          <w:sz w:val="24"/>
          <w:szCs w:val="24"/>
        </w:rPr>
        <w:t>-degrading cultures</w:t>
      </w:r>
      <w:r w:rsidRPr="412D8FD9" w:rsidR="37F65B31">
        <w:rPr>
          <w:rFonts w:ascii="Times New Roman" w:hAnsi="Times New Roman" w:cs="Times New Roman"/>
          <w:sz w:val="24"/>
          <w:szCs w:val="24"/>
        </w:rPr>
        <w:t xml:space="preserve"> used in this research</w:t>
      </w:r>
      <w:r w:rsidRPr="412D8FD9" w:rsidR="1BF90DF5">
        <w:rPr>
          <w:rFonts w:ascii="Times New Roman" w:hAnsi="Times New Roman" w:cs="Times New Roman"/>
          <w:sz w:val="24"/>
          <w:szCs w:val="24"/>
        </w:rPr>
        <w:t xml:space="preserve"> (</w:t>
      </w:r>
      <w:commentRangeStart w:id="19"/>
      <w:r w:rsidRPr="412D8FD9" w:rsidR="1BF90DF5">
        <w:rPr>
          <w:rFonts w:ascii="Times New Roman" w:hAnsi="Times New Roman" w:cs="Times New Roman"/>
          <w:sz w:val="24"/>
          <w:szCs w:val="24"/>
        </w:rPr>
        <w:t>Supplemental</w:t>
      </w:r>
      <w:commentRangeEnd w:id="19"/>
      <w:r>
        <w:rPr>
          <w:rStyle w:val="CommentReference"/>
        </w:rPr>
        <w:commentReference w:id="19"/>
      </w:r>
      <w:r w:rsidRPr="412D8FD9" w:rsidR="1BF90DF5">
        <w:rPr>
          <w:rFonts w:ascii="Times New Roman" w:hAnsi="Times New Roman" w:cs="Times New Roman"/>
          <w:sz w:val="24"/>
          <w:szCs w:val="24"/>
        </w:rPr>
        <w:t xml:space="preserve">). </w:t>
      </w:r>
      <w:r w:rsidRPr="412D8FD9" w:rsidR="0031764B">
        <w:rPr>
          <w:rFonts w:ascii="Times New Roman" w:hAnsi="Times New Roman" w:cs="Times New Roman"/>
          <w:sz w:val="24"/>
          <w:szCs w:val="24"/>
        </w:rPr>
        <w:t>T</w:t>
      </w:r>
      <w:r w:rsidRPr="412D8FD9" w:rsidR="44BD5FED">
        <w:rPr>
          <w:rFonts w:ascii="Times New Roman" w:hAnsi="Times New Roman" w:cs="Times New Roman"/>
          <w:sz w:val="24"/>
          <w:szCs w:val="24"/>
        </w:rPr>
        <w:t>hus, a set of quantitative PCR assays c</w:t>
      </w:r>
      <w:r w:rsidRPr="412D8FD9" w:rsidR="0031764B">
        <w:rPr>
          <w:rFonts w:ascii="Times New Roman" w:hAnsi="Times New Roman" w:cs="Times New Roman"/>
          <w:sz w:val="24"/>
          <w:szCs w:val="24"/>
        </w:rPr>
        <w:t xml:space="preserve">ould not </w:t>
      </w:r>
      <w:r w:rsidRPr="412D8FD9" w:rsidR="44BD5FED">
        <w:rPr>
          <w:rFonts w:ascii="Times New Roman" w:hAnsi="Times New Roman" w:cs="Times New Roman"/>
          <w:sz w:val="24"/>
          <w:szCs w:val="24"/>
        </w:rPr>
        <w:t xml:space="preserve">simply be designed to quantify, and screen, </w:t>
      </w:r>
      <w:r w:rsidRPr="412D8FD9" w:rsidR="44BD5FED">
        <w:rPr>
          <w:rFonts w:ascii="Times New Roman" w:hAnsi="Times New Roman" w:cs="Times New Roman"/>
          <w:sz w:val="24"/>
          <w:szCs w:val="24"/>
        </w:rPr>
        <w:t xml:space="preserve">all </w:t>
      </w:r>
      <w:r w:rsidRPr="412D8FD9" w:rsidR="0031764B">
        <w:rPr>
          <w:rFonts w:ascii="Times New Roman" w:hAnsi="Times New Roman" w:cs="Times New Roman"/>
          <w:sz w:val="24"/>
          <w:szCs w:val="24"/>
        </w:rPr>
        <w:t>of</w:t>
      </w:r>
      <w:r w:rsidRPr="412D8FD9" w:rsidR="0031764B">
        <w:rPr>
          <w:rFonts w:ascii="Times New Roman" w:hAnsi="Times New Roman" w:cs="Times New Roman"/>
          <w:sz w:val="24"/>
          <w:szCs w:val="24"/>
        </w:rPr>
        <w:t xml:space="preserve"> these </w:t>
      </w:r>
      <w:r w:rsidRPr="412D8FD9" w:rsidR="44BD5FED">
        <w:rPr>
          <w:rFonts w:ascii="Times New Roman" w:hAnsi="Times New Roman" w:cs="Times New Roman"/>
          <w:sz w:val="24"/>
          <w:szCs w:val="24"/>
        </w:rPr>
        <w:t>genes</w:t>
      </w:r>
      <w:r w:rsidRPr="412D8FD9" w:rsidR="0031764B">
        <w:rPr>
          <w:rFonts w:ascii="Times New Roman" w:hAnsi="Times New Roman" w:cs="Times New Roman"/>
          <w:sz w:val="24"/>
          <w:szCs w:val="24"/>
        </w:rPr>
        <w:t xml:space="preserve">. </w:t>
      </w:r>
    </w:p>
    <w:p w:rsidRPr="00EB3EB7" w:rsidR="00EC2741" w:rsidP="00E95AB6" w:rsidRDefault="00950094" w14:paraId="3D9EADE7" w14:textId="7343A6F5">
      <w:pPr>
        <w:spacing w:after="0" w:line="480" w:lineRule="auto"/>
        <w:ind w:firstLine="360"/>
        <w:rPr>
          <w:rFonts w:ascii="Times New Roman" w:hAnsi="Times New Roman" w:cs="Times New Roman"/>
          <w:sz w:val="24"/>
          <w:szCs w:val="24"/>
        </w:rPr>
      </w:pPr>
      <w:r w:rsidRPr="781582DF" w:rsidR="00950094">
        <w:rPr>
          <w:rFonts w:ascii="Times New Roman" w:hAnsi="Times New Roman" w:cs="Times New Roman"/>
          <w:sz w:val="24"/>
          <w:szCs w:val="24"/>
        </w:rPr>
        <w:t xml:space="preserve">To address this challenge, </w:t>
      </w:r>
      <w:r w:rsidRPr="781582DF" w:rsidR="00950094">
        <w:rPr>
          <w:rFonts w:ascii="Times New Roman" w:hAnsi="Times New Roman" w:cs="Times New Roman"/>
          <w:sz w:val="24"/>
          <w:szCs w:val="24"/>
        </w:rPr>
        <w:t>h</w:t>
      </w:r>
      <w:r w:rsidRPr="781582DF" w:rsidR="00EC2741">
        <w:rPr>
          <w:rFonts w:ascii="Times New Roman" w:hAnsi="Times New Roman" w:cs="Times New Roman"/>
          <w:sz w:val="24"/>
          <w:szCs w:val="24"/>
        </w:rPr>
        <w:t>erein</w:t>
      </w:r>
      <w:r w:rsidRPr="781582DF" w:rsidR="00EC2741">
        <w:rPr>
          <w:rFonts w:ascii="Times New Roman" w:hAnsi="Times New Roman" w:cs="Times New Roman"/>
          <w:sz w:val="24"/>
          <w:szCs w:val="24"/>
        </w:rPr>
        <w:t xml:space="preserve"> we</w:t>
      </w:r>
      <w:r w:rsidRPr="781582DF" w:rsidR="006E2C79">
        <w:rPr>
          <w:rFonts w:ascii="Times New Roman" w:hAnsi="Times New Roman" w:cs="Times New Roman"/>
          <w:sz w:val="24"/>
          <w:szCs w:val="24"/>
        </w:rPr>
        <w:t xml:space="preserve"> </w:t>
      </w:r>
      <w:r w:rsidRPr="781582DF" w:rsidR="00546748">
        <w:rPr>
          <w:rFonts w:ascii="Times New Roman" w:hAnsi="Times New Roman" w:cs="Times New Roman"/>
          <w:sz w:val="24"/>
          <w:szCs w:val="24"/>
        </w:rPr>
        <w:t xml:space="preserve">report </w:t>
      </w:r>
      <w:r w:rsidRPr="781582DF" w:rsidR="00525A7C">
        <w:rPr>
          <w:rFonts w:ascii="Times New Roman" w:hAnsi="Times New Roman" w:cs="Times New Roman"/>
          <w:sz w:val="24"/>
          <w:szCs w:val="24"/>
        </w:rPr>
        <w:t xml:space="preserve">critical </w:t>
      </w:r>
      <w:r w:rsidRPr="781582DF" w:rsidR="00546748">
        <w:rPr>
          <w:rFonts w:ascii="Times New Roman" w:hAnsi="Times New Roman" w:cs="Times New Roman"/>
          <w:sz w:val="24"/>
          <w:szCs w:val="24"/>
        </w:rPr>
        <w:t>advances toward</w:t>
      </w:r>
      <w:r w:rsidRPr="781582DF" w:rsidR="00EC2741">
        <w:rPr>
          <w:rFonts w:ascii="Times New Roman" w:hAnsi="Times New Roman" w:cs="Times New Roman"/>
          <w:sz w:val="24"/>
          <w:szCs w:val="24"/>
        </w:rPr>
        <w:t xml:space="preserve"> develop</w:t>
      </w:r>
      <w:r w:rsidRPr="781582DF" w:rsidR="00546748">
        <w:rPr>
          <w:rFonts w:ascii="Times New Roman" w:hAnsi="Times New Roman" w:cs="Times New Roman"/>
          <w:sz w:val="24"/>
          <w:szCs w:val="24"/>
        </w:rPr>
        <w:t>ing</w:t>
      </w:r>
      <w:r w:rsidRPr="781582DF" w:rsidR="00EC2741">
        <w:rPr>
          <w:rFonts w:ascii="Times New Roman" w:hAnsi="Times New Roman" w:cs="Times New Roman"/>
          <w:sz w:val="24"/>
          <w:szCs w:val="24"/>
        </w:rPr>
        <w:t xml:space="preserve"> a suite of functional gene-based biomarkers for aerobic </w:t>
      </w:r>
      <w:r w:rsidRPr="781582DF" w:rsidR="00EC2741">
        <w:rPr>
          <w:rFonts w:ascii="Times New Roman" w:hAnsi="Times New Roman" w:cs="Times New Roman"/>
          <w:sz w:val="24"/>
          <w:szCs w:val="24"/>
        </w:rPr>
        <w:t>TOrC</w:t>
      </w:r>
      <w:r w:rsidRPr="781582DF" w:rsidR="00EC2741">
        <w:rPr>
          <w:rFonts w:ascii="Times New Roman" w:hAnsi="Times New Roman" w:cs="Times New Roman"/>
          <w:sz w:val="24"/>
          <w:szCs w:val="24"/>
        </w:rPr>
        <w:t xml:space="preserve"> biodegradation using a novel Functional gene Amplicon Sequencing tests (</w:t>
      </w:r>
      <w:r w:rsidRPr="781582DF" w:rsidR="00EC2741">
        <w:rPr>
          <w:rFonts w:ascii="Times New Roman" w:hAnsi="Times New Roman" w:cs="Times New Roman"/>
          <w:sz w:val="24"/>
          <w:szCs w:val="24"/>
        </w:rPr>
        <w:t>FASt</w:t>
      </w:r>
      <w:r w:rsidRPr="781582DF" w:rsidR="00EC2741">
        <w:rPr>
          <w:rFonts w:ascii="Times New Roman" w:hAnsi="Times New Roman" w:cs="Times New Roman"/>
          <w:sz w:val="24"/>
          <w:szCs w:val="24"/>
        </w:rPr>
        <w:t xml:space="preserve">) approach. </w:t>
      </w:r>
      <w:r w:rsidRPr="781582DF" w:rsidR="00EC2741">
        <w:rPr>
          <w:rFonts w:ascii="Times New Roman" w:hAnsi="Times New Roman" w:cs="Times New Roman"/>
          <w:sz w:val="24"/>
          <w:szCs w:val="24"/>
        </w:rPr>
        <w:t>FASt</w:t>
      </w:r>
      <w:r w:rsidRPr="781582DF" w:rsidR="00EC2741">
        <w:rPr>
          <w:rFonts w:ascii="Times New Roman" w:hAnsi="Times New Roman" w:cs="Times New Roman"/>
          <w:sz w:val="24"/>
          <w:szCs w:val="24"/>
        </w:rPr>
        <w:t xml:space="preserve"> biomarker development </w:t>
      </w:r>
      <w:r w:rsidRPr="781582DF" w:rsidR="00E56099">
        <w:rPr>
          <w:rFonts w:ascii="Times New Roman" w:hAnsi="Times New Roman" w:cs="Times New Roman"/>
          <w:sz w:val="24"/>
          <w:szCs w:val="24"/>
        </w:rPr>
        <w:t>is based</w:t>
      </w:r>
      <w:r w:rsidRPr="781582DF" w:rsidR="12E83615">
        <w:rPr>
          <w:rFonts w:ascii="Times New Roman" w:hAnsi="Times New Roman" w:cs="Times New Roman"/>
          <w:sz w:val="24"/>
          <w:szCs w:val="24"/>
        </w:rPr>
        <w:t xml:space="preserve"> on</w:t>
      </w:r>
      <w:r w:rsidRPr="781582DF" w:rsidR="52480223">
        <w:rPr>
          <w:rFonts w:ascii="Times New Roman" w:hAnsi="Times New Roman" w:cs="Times New Roman"/>
          <w:sz w:val="24"/>
          <w:szCs w:val="24"/>
        </w:rPr>
        <w:t xml:space="preserve"> </w:t>
      </w:r>
      <w:r w:rsidRPr="781582DF" w:rsidR="18323CFF">
        <w:rPr>
          <w:rFonts w:ascii="Times New Roman" w:hAnsi="Times New Roman" w:cs="Times New Roman"/>
          <w:sz w:val="24"/>
          <w:szCs w:val="24"/>
        </w:rPr>
        <w:t>high specificity</w:t>
      </w:r>
      <w:r w:rsidRPr="781582DF" w:rsidR="00460907">
        <w:rPr>
          <w:rFonts w:ascii="Times New Roman" w:hAnsi="Times New Roman" w:cs="Times New Roman"/>
          <w:sz w:val="24"/>
          <w:szCs w:val="24"/>
        </w:rPr>
        <w:t xml:space="preserve"> </w:t>
      </w:r>
      <w:r w:rsidRPr="781582DF" w:rsidR="00EC2741">
        <w:rPr>
          <w:rFonts w:ascii="Times New Roman" w:hAnsi="Times New Roman" w:cs="Times New Roman"/>
          <w:sz w:val="24"/>
          <w:szCs w:val="24"/>
        </w:rPr>
        <w:t>rhAmp</w:t>
      </w:r>
      <w:r w:rsidRPr="781582DF" w:rsidR="00EC2741">
        <w:rPr>
          <w:rFonts w:ascii="Times New Roman" w:hAnsi="Times New Roman" w:cs="Times New Roman"/>
          <w:sz w:val="24"/>
          <w:szCs w:val="24"/>
        </w:rPr>
        <w:t xml:space="preserve"> </w:t>
      </w:r>
      <w:r w:rsidRPr="781582DF" w:rsidR="72BD6DEE">
        <w:rPr>
          <w:rFonts w:ascii="Times New Roman" w:hAnsi="Times New Roman" w:cs="Times New Roman"/>
          <w:sz w:val="24"/>
          <w:szCs w:val="24"/>
        </w:rPr>
        <w:t>PCR</w:t>
      </w:r>
      <w:r w:rsidRPr="781582DF" w:rsidR="00B00DF5">
        <w:rPr>
          <w:rFonts w:ascii="Times New Roman" w:hAnsi="Times New Roman" w:cs="Times New Roman"/>
          <w:sz w:val="24"/>
          <w:szCs w:val="24"/>
        </w:rPr>
        <w:t xml:space="preserve"> </w:t>
      </w:r>
      <w:r w:rsidRPr="781582DF" w:rsidR="1D7B8AC3">
        <w:rPr>
          <w:rFonts w:ascii="Times New Roman" w:hAnsi="Times New Roman" w:cs="Times New Roman"/>
          <w:sz w:val="24"/>
          <w:szCs w:val="24"/>
        </w:rPr>
        <w:t>assays</w:t>
      </w:r>
      <w:r w:rsidRPr="781582DF" w:rsidR="00BF1D08">
        <w:rPr>
          <w:rFonts w:ascii="Times New Roman" w:hAnsi="Times New Roman" w:cs="Times New Roman"/>
          <w:sz w:val="24"/>
          <w:szCs w:val="24"/>
        </w:rPr>
        <w:t xml:space="preserve"> </w:t>
      </w:r>
      <w:r w:rsidRPr="781582DF" w:rsidR="218F9F77">
        <w:rPr>
          <w:rFonts w:ascii="Times New Roman" w:hAnsi="Times New Roman" w:cs="Times New Roman"/>
          <w:sz w:val="24"/>
          <w:szCs w:val="24"/>
        </w:rPr>
        <w:t>(</w:t>
      </w:r>
      <w:commentRangeStart w:id="20"/>
      <w:r w:rsidRPr="781582DF" w:rsidR="60E680F1">
        <w:rPr>
          <w:rFonts w:ascii="Times New Roman" w:hAnsi="Times New Roman" w:cs="Times New Roman"/>
          <w:sz w:val="24"/>
          <w:szCs w:val="24"/>
        </w:rPr>
        <w:t>Dobosy</w:t>
      </w:r>
      <w:r w:rsidRPr="781582DF" w:rsidR="5CC1A041">
        <w:rPr>
          <w:rFonts w:ascii="Times New Roman" w:hAnsi="Times New Roman" w:cs="Times New Roman"/>
          <w:sz w:val="24"/>
          <w:szCs w:val="24"/>
          <w:highlight w:val="yellow"/>
        </w:rPr>
        <w:t>**</w:t>
      </w:r>
      <w:r w:rsidRPr="781582DF" w:rsidR="5CC1A041">
        <w:rPr>
          <w:rFonts w:ascii="Times New Roman" w:hAnsi="Times New Roman" w:cs="Times New Roman"/>
          <w:sz w:val="24"/>
          <w:szCs w:val="24"/>
          <w:highlight w:val="yellow"/>
        </w:rPr>
        <w:t>***</w:t>
      </w:r>
      <w:commentRangeEnd w:id="20"/>
      <w:r>
        <w:rPr>
          <w:rStyle w:val="CommentReference"/>
        </w:rPr>
        <w:commentReference w:id="20"/>
      </w:r>
      <w:r w:rsidRPr="781582DF" w:rsidR="00BF1D08">
        <w:rPr>
          <w:rFonts w:ascii="Times New Roman" w:hAnsi="Times New Roman" w:cs="Times New Roman"/>
          <w:sz w:val="24"/>
          <w:szCs w:val="24"/>
        </w:rPr>
        <w:t>)</w:t>
      </w:r>
      <w:r w:rsidRPr="781582DF" w:rsidR="008B2BD3">
        <w:rPr>
          <w:rFonts w:ascii="Times New Roman" w:hAnsi="Times New Roman" w:cs="Times New Roman"/>
          <w:sz w:val="24"/>
          <w:szCs w:val="24"/>
        </w:rPr>
        <w:t xml:space="preserve">, </w:t>
      </w:r>
      <w:r w:rsidRPr="781582DF" w:rsidR="6B727418">
        <w:rPr>
          <w:rFonts w:ascii="Times New Roman" w:hAnsi="Times New Roman" w:cs="Times New Roman"/>
          <w:sz w:val="24"/>
          <w:szCs w:val="24"/>
        </w:rPr>
        <w:t xml:space="preserve">which </w:t>
      </w:r>
      <w:r w:rsidRPr="781582DF" w:rsidR="00B00DF5">
        <w:rPr>
          <w:rFonts w:ascii="Times New Roman" w:hAnsi="Times New Roman" w:cs="Times New Roman"/>
          <w:sz w:val="24"/>
          <w:szCs w:val="24"/>
        </w:rPr>
        <w:t>incorporate</w:t>
      </w:r>
      <w:r w:rsidRPr="781582DF" w:rsidR="1B0BF2D5">
        <w:rPr>
          <w:rFonts w:ascii="Times New Roman" w:hAnsi="Times New Roman" w:cs="Times New Roman"/>
          <w:sz w:val="24"/>
          <w:szCs w:val="24"/>
        </w:rPr>
        <w:t xml:space="preserve"> RNase H2</w:t>
      </w:r>
      <w:r w:rsidRPr="781582DF" w:rsidR="50CE6B36">
        <w:rPr>
          <w:rFonts w:ascii="Times New Roman" w:hAnsi="Times New Roman" w:cs="Times New Roman"/>
          <w:sz w:val="24"/>
          <w:szCs w:val="24"/>
        </w:rPr>
        <w:t>-dependent</w:t>
      </w:r>
      <w:r w:rsidRPr="781582DF" w:rsidR="1B0BF2D5">
        <w:rPr>
          <w:rFonts w:ascii="Times New Roman" w:hAnsi="Times New Roman" w:cs="Times New Roman"/>
          <w:sz w:val="24"/>
          <w:szCs w:val="24"/>
        </w:rPr>
        <w:t xml:space="preserve"> </w:t>
      </w:r>
      <w:r w:rsidRPr="781582DF" w:rsidR="54B9C371">
        <w:rPr>
          <w:rFonts w:ascii="Times New Roman" w:hAnsi="Times New Roman" w:cs="Times New Roman"/>
          <w:sz w:val="24"/>
          <w:szCs w:val="24"/>
        </w:rPr>
        <w:t>elongation</w:t>
      </w:r>
      <w:r w:rsidRPr="781582DF" w:rsidR="73C07C99">
        <w:rPr>
          <w:rFonts w:ascii="Times New Roman" w:hAnsi="Times New Roman" w:cs="Times New Roman"/>
          <w:sz w:val="24"/>
          <w:szCs w:val="24"/>
        </w:rPr>
        <w:t xml:space="preserve">. </w:t>
      </w:r>
      <w:r w:rsidRPr="781582DF" w:rsidR="00002BE6">
        <w:rPr>
          <w:rFonts w:ascii="Times New Roman" w:hAnsi="Times New Roman" w:cs="Times New Roman"/>
          <w:sz w:val="24"/>
          <w:szCs w:val="24"/>
        </w:rPr>
        <w:t>This</w:t>
      </w:r>
      <w:r w:rsidRPr="781582DF" w:rsidR="2E8ED389">
        <w:rPr>
          <w:rFonts w:ascii="Times New Roman" w:hAnsi="Times New Roman" w:cs="Times New Roman"/>
          <w:sz w:val="24"/>
          <w:szCs w:val="24"/>
        </w:rPr>
        <w:t xml:space="preserve"> technology</w:t>
      </w:r>
      <w:r w:rsidRPr="781582DF" w:rsidR="00002BE6">
        <w:rPr>
          <w:rFonts w:ascii="Times New Roman" w:hAnsi="Times New Roman" w:cs="Times New Roman"/>
          <w:sz w:val="24"/>
          <w:szCs w:val="24"/>
        </w:rPr>
        <w:t xml:space="preserve"> allows</w:t>
      </w:r>
      <w:r w:rsidRPr="781582DF" w:rsidR="1B2F6A16">
        <w:rPr>
          <w:rFonts w:ascii="Times New Roman" w:hAnsi="Times New Roman" w:cs="Times New Roman"/>
          <w:sz w:val="24"/>
          <w:szCs w:val="24"/>
        </w:rPr>
        <w:t xml:space="preserve"> </w:t>
      </w:r>
      <w:r w:rsidRPr="781582DF" w:rsidR="30C96CDD">
        <w:rPr>
          <w:rFonts w:ascii="Times New Roman" w:hAnsi="Times New Roman" w:cs="Times New Roman"/>
          <w:sz w:val="24"/>
          <w:szCs w:val="24"/>
        </w:rPr>
        <w:t>hundreds</w:t>
      </w:r>
      <w:r w:rsidRPr="781582DF" w:rsidR="00EC2741">
        <w:rPr>
          <w:rFonts w:ascii="Times New Roman" w:hAnsi="Times New Roman" w:cs="Times New Roman"/>
          <w:sz w:val="24"/>
          <w:szCs w:val="24"/>
        </w:rPr>
        <w:t xml:space="preserve"> </w:t>
      </w:r>
      <w:r w:rsidRPr="781582DF" w:rsidR="6255BED8">
        <w:rPr>
          <w:rFonts w:ascii="Times New Roman" w:hAnsi="Times New Roman" w:cs="Times New Roman"/>
          <w:sz w:val="24"/>
          <w:szCs w:val="24"/>
        </w:rPr>
        <w:t>of targets</w:t>
      </w:r>
      <w:r w:rsidRPr="781582DF" w:rsidR="00EC2741">
        <w:rPr>
          <w:rFonts w:ascii="Times New Roman" w:hAnsi="Times New Roman" w:cs="Times New Roman"/>
          <w:sz w:val="24"/>
          <w:szCs w:val="24"/>
        </w:rPr>
        <w:t xml:space="preserve"> to be amplified in multiplex</w:t>
      </w:r>
      <w:r w:rsidRPr="781582DF" w:rsidR="00D7684B">
        <w:rPr>
          <w:rFonts w:ascii="Times New Roman" w:hAnsi="Times New Roman" w:cs="Times New Roman"/>
          <w:sz w:val="24"/>
          <w:szCs w:val="24"/>
        </w:rPr>
        <w:t xml:space="preserve">; </w:t>
      </w:r>
      <w:r w:rsidRPr="781582DF" w:rsidR="0063637D">
        <w:rPr>
          <w:rFonts w:ascii="Times New Roman" w:hAnsi="Times New Roman" w:cs="Times New Roman"/>
          <w:sz w:val="24"/>
          <w:szCs w:val="24"/>
        </w:rPr>
        <w:t xml:space="preserve">amplicons are </w:t>
      </w:r>
      <w:r w:rsidRPr="781582DF" w:rsidR="0063637D">
        <w:rPr>
          <w:rFonts w:ascii="Times New Roman" w:hAnsi="Times New Roman" w:cs="Times New Roman"/>
          <w:sz w:val="24"/>
          <w:szCs w:val="24"/>
        </w:rPr>
        <w:t>subsequently</w:t>
      </w:r>
      <w:r w:rsidRPr="781582DF" w:rsidR="0063637D">
        <w:rPr>
          <w:rFonts w:ascii="Times New Roman" w:hAnsi="Times New Roman" w:cs="Times New Roman"/>
          <w:sz w:val="24"/>
          <w:szCs w:val="24"/>
        </w:rPr>
        <w:t xml:space="preserve"> sequenced for identification. </w:t>
      </w:r>
      <w:commentRangeStart w:id="21"/>
      <w:r w:rsidRPr="781582DF" w:rsidR="0063637D">
        <w:rPr>
          <w:rFonts w:ascii="Times New Roman" w:hAnsi="Times New Roman" w:cs="Times New Roman"/>
          <w:sz w:val="24"/>
          <w:szCs w:val="24"/>
        </w:rPr>
        <w:t xml:space="preserve">Although the utility of </w:t>
      </w:r>
      <w:r w:rsidRPr="781582DF" w:rsidR="0063637D">
        <w:rPr>
          <w:rFonts w:ascii="Times New Roman" w:hAnsi="Times New Roman" w:cs="Times New Roman"/>
          <w:sz w:val="24"/>
          <w:szCs w:val="24"/>
        </w:rPr>
        <w:t>rhAmp</w:t>
      </w:r>
      <w:r w:rsidRPr="781582DF" w:rsidR="0063637D">
        <w:rPr>
          <w:rFonts w:ascii="Times New Roman" w:hAnsi="Times New Roman" w:cs="Times New Roman"/>
          <w:sz w:val="24"/>
          <w:szCs w:val="24"/>
        </w:rPr>
        <w:t xml:space="preserve"> PCR has been </w:t>
      </w:r>
      <w:r w:rsidRPr="781582DF" w:rsidR="0063637D">
        <w:rPr>
          <w:rFonts w:ascii="Times New Roman" w:hAnsi="Times New Roman" w:cs="Times New Roman"/>
          <w:sz w:val="24"/>
          <w:szCs w:val="24"/>
        </w:rPr>
        <w:t>demonstrated</w:t>
      </w:r>
      <w:r w:rsidRPr="781582DF" w:rsidR="0063637D">
        <w:rPr>
          <w:rFonts w:ascii="Times New Roman" w:hAnsi="Times New Roman" w:cs="Times New Roman"/>
          <w:sz w:val="24"/>
          <w:szCs w:val="24"/>
        </w:rPr>
        <w:t xml:space="preserve"> for single nucleotide polymorphism and CRISPR applications</w:t>
      </w:r>
      <w:r w:rsidRPr="781582DF" w:rsidR="5E1821B6">
        <w:rPr>
          <w:rFonts w:ascii="Times New Roman" w:hAnsi="Times New Roman" w:cs="Times New Roman"/>
          <w:sz w:val="24"/>
          <w:szCs w:val="24"/>
        </w:rPr>
        <w:t xml:space="preserve"> (</w:t>
      </w:r>
      <w:r w:rsidRPr="781582DF" w:rsidR="5E1821B6">
        <w:rPr>
          <w:rFonts w:ascii="Times New Roman" w:hAnsi="Times New Roman" w:cs="Times New Roman"/>
          <w:sz w:val="24"/>
          <w:szCs w:val="24"/>
          <w:highlight w:val="yellow"/>
        </w:rPr>
        <w:t>Shapiro*****</w:t>
      </w:r>
      <w:r w:rsidRPr="781582DF" w:rsidR="5E1821B6">
        <w:rPr>
          <w:rFonts w:ascii="Times New Roman" w:hAnsi="Times New Roman" w:cs="Times New Roman"/>
          <w:sz w:val="24"/>
          <w:szCs w:val="24"/>
        </w:rPr>
        <w:t>)</w:t>
      </w:r>
      <w:ins w:author="Lara Janiszewski" w:date="2026-09-02T21:47:06.826Z" w16du:dateUtc="2026-09-02T21:47:06.826Z" w:id="1870575608">
        <w:r w:rsidRPr="781582DF" w:rsidR="1E66B9AF">
          <w:rPr>
            <w:rFonts w:ascii="Times New Roman" w:hAnsi="Times New Roman" w:cs="Times New Roman"/>
            <w:sz w:val="24"/>
            <w:szCs w:val="24"/>
          </w:rPr>
          <w:t>,</w:t>
        </w:r>
      </w:ins>
      <w:del w:author="Lara Janiszewski" w:date="2026-09-02T21:47:05.864Z" w16du:dateUtc="2026-09-02T21:47:05.864Z" w:id="1211342964">
        <w:r w:rsidRPr="781582DF" w:rsidDel="408510C3">
          <w:rPr>
            <w:rFonts w:ascii="Times New Roman" w:hAnsi="Times New Roman" w:cs="Times New Roman"/>
            <w:sz w:val="24"/>
            <w:szCs w:val="24"/>
          </w:rPr>
          <w:delText>.</w:delText>
        </w:r>
      </w:del>
      <w:ins w:author="Janiszewski,Lara" w:date="2026-04-22T10:01:44.929Z" w16du:dateUtc="2026-04-22T10:01:44.929Z" w:id="1710290420">
        <w:del w:author="Lara Janiszewski" w:date="2026-09-02T21:47:04.593Z" w16du:dateUtc="2026-09-02T21:47:04.593Z" w:id="1047666320">
          <w:r w:rsidRPr="781582DF" w:rsidDel="385DB53B">
            <w:rPr>
              <w:rFonts w:ascii="Times New Roman" w:hAnsi="Times New Roman" w:cs="Times New Roman"/>
              <w:sz w:val="24"/>
              <w:szCs w:val="24"/>
            </w:rPr>
            <w:delText xml:space="preserve"> I</w:delText>
          </w:r>
        </w:del>
        <w:r w:rsidRPr="781582DF" w:rsidR="385DB53B">
          <w:rPr>
            <w:rFonts w:ascii="Times New Roman" w:hAnsi="Times New Roman" w:cs="Times New Roman"/>
            <w:sz w:val="24"/>
            <w:szCs w:val="24"/>
          </w:rPr>
          <w:t>t has yet to be used widely for</w:t>
        </w:r>
      </w:ins>
      <w:ins w:author="Janiszewski,Lara" w:date="2026-04-22T10:02:45.624Z" w16du:dateUtc="2026-04-22T10:02:45.624Z" w:id="732059193">
        <w:r w:rsidRPr="781582DF" w:rsidR="385DB53B">
          <w:rPr>
            <w:rFonts w:ascii="Times New Roman" w:hAnsi="Times New Roman" w:cs="Times New Roman"/>
            <w:sz w:val="24"/>
            <w:szCs w:val="24"/>
          </w:rPr>
          <w:t xml:space="preserve"> </w:t>
        </w:r>
      </w:ins>
      <w:ins w:author="Janiszewski,Lara" w:date="2026-04-22T10:03:48.507Z" w16du:dateUtc="2026-04-22T10:03:48.507Z" w:id="989430205">
        <w:r w:rsidRPr="781582DF" w:rsidR="664C603E">
          <w:rPr>
            <w:rFonts w:ascii="Times New Roman" w:hAnsi="Times New Roman" w:cs="Times New Roman"/>
            <w:sz w:val="24"/>
            <w:szCs w:val="24"/>
          </w:rPr>
          <w:t xml:space="preserve">functional </w:t>
        </w:r>
      </w:ins>
      <w:ins w:author="Janiszewski,Lara" w:date="2026-04-22T10:04:26.443Z" w16du:dateUtc="2026-04-22T10:04:26.443Z" w:id="675745610">
        <w:r w:rsidRPr="781582DF" w:rsidR="16590AF2">
          <w:rPr>
            <w:rFonts w:ascii="Times New Roman" w:hAnsi="Times New Roman" w:cs="Times New Roman"/>
            <w:sz w:val="24"/>
            <w:szCs w:val="24"/>
          </w:rPr>
          <w:t>amplicon sequencing</w:t>
        </w:r>
        <w:r w:rsidRPr="781582DF" w:rsidR="16590AF2">
          <w:rPr>
            <w:rFonts w:ascii="Times New Roman" w:hAnsi="Times New Roman" w:cs="Times New Roman"/>
            <w:sz w:val="24"/>
            <w:szCs w:val="24"/>
          </w:rPr>
          <w:t>.</w:t>
        </w:r>
      </w:ins>
      <w:ins w:author="Janiszewski,Lara" w:date="2026-04-22T10:01:44.929Z" w16du:dateUtc="2026-04-22T10:01:44.929Z" w:id="686677846">
        <w:r w:rsidRPr="781582DF" w:rsidR="385DB53B">
          <w:rPr>
            <w:rFonts w:ascii="Times New Roman" w:hAnsi="Times New Roman" w:cs="Times New Roman"/>
            <w:sz w:val="24"/>
            <w:szCs w:val="24"/>
          </w:rPr>
          <w:t xml:space="preserve"> </w:t>
        </w:r>
      </w:ins>
      <w:commentRangeEnd w:id="21"/>
      <w:r>
        <w:rPr>
          <w:rStyle w:val="CommentReference"/>
        </w:rPr>
        <w:commentReference w:id="21"/>
      </w:r>
      <w:r w:rsidRPr="781582DF" w:rsidR="17B64C9F">
        <w:rPr>
          <w:rFonts w:ascii="Times New Roman" w:hAnsi="Times New Roman" w:cs="Times New Roman"/>
          <w:sz w:val="24"/>
          <w:szCs w:val="24"/>
        </w:rPr>
        <w:t xml:space="preserve"> </w:t>
      </w:r>
      <w:r w:rsidRPr="781582DF" w:rsidR="17B64C9F">
        <w:rPr>
          <w:rFonts w:ascii="Times New Roman" w:hAnsi="Times New Roman" w:cs="Times New Roman"/>
          <w:sz w:val="24"/>
          <w:szCs w:val="24"/>
        </w:rPr>
        <w:t xml:space="preserve">Here, we </w:t>
      </w:r>
      <w:r w:rsidRPr="781582DF" w:rsidR="17B64C9F">
        <w:rPr>
          <w:rFonts w:ascii="Times New Roman" w:hAnsi="Times New Roman" w:cs="Times New Roman"/>
          <w:sz w:val="24"/>
          <w:szCs w:val="24"/>
        </w:rPr>
        <w:t>demonstrate</w:t>
      </w:r>
      <w:r w:rsidRPr="781582DF" w:rsidR="17B64C9F">
        <w:rPr>
          <w:rFonts w:ascii="Times New Roman" w:hAnsi="Times New Roman" w:cs="Times New Roman"/>
          <w:sz w:val="24"/>
          <w:szCs w:val="24"/>
        </w:rPr>
        <w:t xml:space="preserve"> a novel </w:t>
      </w:r>
      <w:r w:rsidRPr="781582DF" w:rsidR="7411404E">
        <w:rPr>
          <w:rFonts w:ascii="Times New Roman" w:hAnsi="Times New Roman" w:cs="Times New Roman"/>
          <w:sz w:val="24"/>
          <w:szCs w:val="24"/>
        </w:rPr>
        <w:t xml:space="preserve">use of </w:t>
      </w:r>
      <w:r w:rsidRPr="781582DF" w:rsidR="7411404E">
        <w:rPr>
          <w:rFonts w:ascii="Times New Roman" w:hAnsi="Times New Roman" w:cs="Times New Roman"/>
          <w:sz w:val="24"/>
          <w:szCs w:val="24"/>
        </w:rPr>
        <w:t>rhAmp</w:t>
      </w:r>
      <w:r w:rsidRPr="781582DF" w:rsidR="7411404E">
        <w:rPr>
          <w:rFonts w:ascii="Times New Roman" w:hAnsi="Times New Roman" w:cs="Times New Roman"/>
          <w:sz w:val="24"/>
          <w:szCs w:val="24"/>
        </w:rPr>
        <w:t xml:space="preserve"> PCR by applying it to functional biomarker development</w:t>
      </w:r>
      <w:r w:rsidRPr="781582DF" w:rsidR="001209ED">
        <w:rPr>
          <w:rFonts w:ascii="Times New Roman" w:hAnsi="Times New Roman" w:cs="Times New Roman"/>
          <w:sz w:val="24"/>
          <w:szCs w:val="24"/>
        </w:rPr>
        <w:t xml:space="preserve"> to screen h</w:t>
      </w:r>
      <w:r w:rsidRPr="781582DF" w:rsidR="00854342">
        <w:rPr>
          <w:rFonts w:ascii="Times New Roman" w:hAnsi="Times New Roman" w:cs="Times New Roman"/>
          <w:sz w:val="24"/>
          <w:szCs w:val="24"/>
        </w:rPr>
        <w:t>ypothesized biomarker genes</w:t>
      </w:r>
      <w:r w:rsidRPr="781582DF" w:rsidR="0063637D">
        <w:rPr>
          <w:rFonts w:ascii="Times New Roman" w:hAnsi="Times New Roman" w:cs="Times New Roman"/>
          <w:sz w:val="24"/>
          <w:szCs w:val="24"/>
        </w:rPr>
        <w:t xml:space="preserve">. </w:t>
      </w:r>
      <w:r w:rsidRPr="781582DF" w:rsidR="74E002CA">
        <w:rPr>
          <w:rFonts w:ascii="Times New Roman" w:hAnsi="Times New Roman" w:cs="Times New Roman"/>
          <w:sz w:val="24"/>
          <w:szCs w:val="24"/>
        </w:rPr>
        <w:t>A</w:t>
      </w:r>
      <w:r w:rsidRPr="781582DF" w:rsidR="00D16964">
        <w:rPr>
          <w:rFonts w:ascii="Times New Roman" w:hAnsi="Times New Roman" w:cs="Times New Roman"/>
          <w:sz w:val="24"/>
          <w:szCs w:val="24"/>
        </w:rPr>
        <w:t xml:space="preserve"> suite of functional</w:t>
      </w:r>
      <w:r w:rsidRPr="781582DF" w:rsidR="004063A7">
        <w:rPr>
          <w:rFonts w:ascii="Times New Roman" w:hAnsi="Times New Roman" w:cs="Times New Roman"/>
          <w:sz w:val="24"/>
          <w:szCs w:val="24"/>
        </w:rPr>
        <w:t xml:space="preserve"> gene assays for </w:t>
      </w:r>
      <w:r w:rsidRPr="781582DF" w:rsidR="004063A7">
        <w:rPr>
          <w:rFonts w:ascii="Times New Roman" w:hAnsi="Times New Roman" w:cs="Times New Roman"/>
          <w:sz w:val="24"/>
          <w:szCs w:val="24"/>
        </w:rPr>
        <w:t>TOrC</w:t>
      </w:r>
      <w:r w:rsidRPr="781582DF" w:rsidR="004063A7">
        <w:rPr>
          <w:rFonts w:ascii="Times New Roman" w:hAnsi="Times New Roman" w:cs="Times New Roman"/>
          <w:sz w:val="24"/>
          <w:szCs w:val="24"/>
        </w:rPr>
        <w:t xml:space="preserve"> biodegradation</w:t>
      </w:r>
      <w:r w:rsidRPr="781582DF" w:rsidR="00EC2741">
        <w:rPr>
          <w:rFonts w:ascii="Times New Roman" w:hAnsi="Times New Roman" w:cs="Times New Roman"/>
          <w:sz w:val="24"/>
          <w:szCs w:val="24"/>
        </w:rPr>
        <w:t xml:space="preserve"> is expected to </w:t>
      </w:r>
      <w:r w:rsidRPr="781582DF" w:rsidR="006C5D84">
        <w:rPr>
          <w:rFonts w:ascii="Times New Roman" w:hAnsi="Times New Roman" w:cs="Times New Roman"/>
          <w:sz w:val="24"/>
          <w:szCs w:val="24"/>
        </w:rPr>
        <w:t>have widespread</w:t>
      </w:r>
      <w:r w:rsidRPr="781582DF" w:rsidR="00EC2741">
        <w:rPr>
          <w:rFonts w:ascii="Times New Roman" w:hAnsi="Times New Roman" w:cs="Times New Roman"/>
          <w:sz w:val="24"/>
          <w:szCs w:val="24"/>
        </w:rPr>
        <w:t xml:space="preserve"> fundamental implications </w:t>
      </w:r>
      <w:r w:rsidRPr="781582DF" w:rsidR="00EC2741">
        <w:rPr>
          <w:rFonts w:ascii="Times New Roman" w:hAnsi="Times New Roman" w:cs="Times New Roman"/>
          <w:sz w:val="24"/>
          <w:szCs w:val="24"/>
        </w:rPr>
        <w:t>regarding</w:t>
      </w:r>
      <w:r w:rsidRPr="781582DF" w:rsidR="00EC2741">
        <w:rPr>
          <w:rFonts w:ascii="Times New Roman" w:hAnsi="Times New Roman" w:cs="Times New Roman"/>
          <w:sz w:val="24"/>
          <w:szCs w:val="24"/>
        </w:rPr>
        <w:t xml:space="preserve"> how </w:t>
      </w:r>
      <w:r w:rsidRPr="781582DF" w:rsidR="00EC2741">
        <w:rPr>
          <w:rFonts w:ascii="Times New Roman" w:hAnsi="Times New Roman" w:cs="Times New Roman"/>
          <w:sz w:val="24"/>
          <w:szCs w:val="24"/>
        </w:rPr>
        <w:t>TOrC</w:t>
      </w:r>
      <w:r w:rsidRPr="781582DF" w:rsidR="00EC2741">
        <w:rPr>
          <w:rFonts w:ascii="Times New Roman" w:hAnsi="Times New Roman" w:cs="Times New Roman"/>
          <w:sz w:val="24"/>
          <w:szCs w:val="24"/>
        </w:rPr>
        <w:t xml:space="preserve"> biotreatment technologies are developed, </w:t>
      </w:r>
      <w:r w:rsidRPr="781582DF" w:rsidR="00EC2741">
        <w:rPr>
          <w:rFonts w:ascii="Times New Roman" w:hAnsi="Times New Roman" w:cs="Times New Roman"/>
          <w:sz w:val="24"/>
          <w:szCs w:val="24"/>
        </w:rPr>
        <w:t>optimized</w:t>
      </w:r>
      <w:r w:rsidRPr="781582DF" w:rsidR="00EC2741">
        <w:rPr>
          <w:rFonts w:ascii="Times New Roman" w:hAnsi="Times New Roman" w:cs="Times New Roman"/>
          <w:sz w:val="24"/>
          <w:szCs w:val="24"/>
        </w:rPr>
        <w:t xml:space="preserve">, and </w:t>
      </w:r>
      <w:r w:rsidRPr="781582DF" w:rsidR="00EC2741">
        <w:rPr>
          <w:rFonts w:ascii="Times New Roman" w:hAnsi="Times New Roman" w:cs="Times New Roman"/>
          <w:sz w:val="24"/>
          <w:szCs w:val="24"/>
        </w:rPr>
        <w:t>monitored</w:t>
      </w:r>
      <w:r w:rsidRPr="781582DF" w:rsidR="00EC2741">
        <w:rPr>
          <w:rFonts w:ascii="Times New Roman" w:hAnsi="Times New Roman" w:cs="Times New Roman"/>
          <w:sz w:val="24"/>
          <w:szCs w:val="24"/>
        </w:rPr>
        <w:t xml:space="preserve">. While this work focuses on aerobic </w:t>
      </w:r>
      <w:r w:rsidRPr="781582DF" w:rsidR="00EC2741">
        <w:rPr>
          <w:rFonts w:ascii="Times New Roman" w:hAnsi="Times New Roman" w:cs="Times New Roman"/>
          <w:sz w:val="24"/>
          <w:szCs w:val="24"/>
        </w:rPr>
        <w:t>TOrC</w:t>
      </w:r>
      <w:r w:rsidRPr="781582DF" w:rsidR="00EC2741">
        <w:rPr>
          <w:rFonts w:ascii="Times New Roman" w:hAnsi="Times New Roman" w:cs="Times New Roman"/>
          <w:sz w:val="24"/>
          <w:szCs w:val="24"/>
        </w:rPr>
        <w:t xml:space="preserve"> biodegradation, the </w:t>
      </w:r>
      <w:r w:rsidRPr="781582DF" w:rsidR="00EC2741">
        <w:rPr>
          <w:rFonts w:ascii="Times New Roman" w:hAnsi="Times New Roman" w:cs="Times New Roman"/>
          <w:sz w:val="24"/>
          <w:szCs w:val="24"/>
        </w:rPr>
        <w:t>FASt</w:t>
      </w:r>
      <w:r w:rsidRPr="781582DF" w:rsidR="00EC2741">
        <w:rPr>
          <w:rFonts w:ascii="Times New Roman" w:hAnsi="Times New Roman" w:cs="Times New Roman"/>
          <w:sz w:val="24"/>
          <w:szCs w:val="24"/>
        </w:rPr>
        <w:t xml:space="preserve"> biomarker development approach </w:t>
      </w:r>
      <w:r w:rsidRPr="781582DF" w:rsidR="006776D6">
        <w:rPr>
          <w:rFonts w:ascii="Times New Roman" w:hAnsi="Times New Roman" w:cs="Times New Roman"/>
          <w:sz w:val="24"/>
          <w:szCs w:val="24"/>
        </w:rPr>
        <w:t>is</w:t>
      </w:r>
      <w:r w:rsidRPr="781582DF" w:rsidR="00EC2741">
        <w:rPr>
          <w:rFonts w:ascii="Times New Roman" w:hAnsi="Times New Roman" w:cs="Times New Roman"/>
          <w:sz w:val="24"/>
          <w:szCs w:val="24"/>
        </w:rPr>
        <w:t xml:space="preserve"> readily extendable to</w:t>
      </w:r>
      <w:r w:rsidRPr="781582DF" w:rsidR="004E003F">
        <w:rPr>
          <w:rFonts w:ascii="Times New Roman" w:hAnsi="Times New Roman" w:cs="Times New Roman"/>
          <w:sz w:val="24"/>
          <w:szCs w:val="24"/>
        </w:rPr>
        <w:t xml:space="preserve"> </w:t>
      </w:r>
      <w:r w:rsidRPr="781582DF" w:rsidR="00EC2741">
        <w:rPr>
          <w:rFonts w:ascii="Times New Roman" w:hAnsi="Times New Roman" w:cs="Times New Roman"/>
          <w:sz w:val="24"/>
          <w:szCs w:val="24"/>
        </w:rPr>
        <w:t>a broader range of contaminants</w:t>
      </w:r>
      <w:r w:rsidRPr="781582DF" w:rsidR="00B74C8C">
        <w:rPr>
          <w:rFonts w:ascii="Times New Roman" w:hAnsi="Times New Roman" w:cs="Times New Roman"/>
          <w:sz w:val="24"/>
          <w:szCs w:val="24"/>
        </w:rPr>
        <w:t xml:space="preserve">, </w:t>
      </w:r>
      <w:r w:rsidRPr="781582DF" w:rsidR="00EC2741">
        <w:rPr>
          <w:rFonts w:ascii="Times New Roman" w:hAnsi="Times New Roman" w:cs="Times New Roman"/>
          <w:sz w:val="24"/>
          <w:szCs w:val="24"/>
        </w:rPr>
        <w:t>reactor conditions</w:t>
      </w:r>
      <w:r w:rsidRPr="781582DF" w:rsidR="00B74C8C">
        <w:rPr>
          <w:rFonts w:ascii="Times New Roman" w:hAnsi="Times New Roman" w:cs="Times New Roman"/>
          <w:sz w:val="24"/>
          <w:szCs w:val="24"/>
        </w:rPr>
        <w:t>, or tangential fields</w:t>
      </w:r>
      <w:r w:rsidRPr="781582DF" w:rsidR="00EC2741">
        <w:rPr>
          <w:rFonts w:ascii="Times New Roman" w:hAnsi="Times New Roman" w:cs="Times New Roman"/>
          <w:sz w:val="24"/>
          <w:szCs w:val="24"/>
        </w:rPr>
        <w:t>.</w:t>
      </w:r>
    </w:p>
    <w:p w:rsidRPr="00EB3EB7" w:rsidR="00317F00" w:rsidP="00A63F7B" w:rsidRDefault="00317F00" w14:paraId="0BAF06F0" w14:textId="77777777">
      <w:pPr>
        <w:pStyle w:val="ListParagraph"/>
        <w:numPr>
          <w:ilvl w:val="0"/>
          <w:numId w:val="3"/>
        </w:numPr>
        <w:spacing w:after="0" w:line="480" w:lineRule="auto"/>
        <w:rPr>
          <w:rFonts w:ascii="Times New Roman" w:hAnsi="Times New Roman" w:cs="Times New Roman"/>
          <w:sz w:val="24"/>
          <w:szCs w:val="24"/>
        </w:rPr>
      </w:pPr>
      <w:r w:rsidRPr="00EB3EB7">
        <w:rPr>
          <w:rFonts w:ascii="Times New Roman" w:hAnsi="Times New Roman" w:cs="Times New Roman"/>
          <w:b/>
          <w:bCs/>
          <w:sz w:val="24"/>
          <w:szCs w:val="24"/>
        </w:rPr>
        <w:t>Materials and Methods</w:t>
      </w:r>
    </w:p>
    <w:p w:rsidRPr="00EB3EB7" w:rsidR="00317F00" w:rsidP="00A63F7B" w:rsidRDefault="00317F00" w14:paraId="15FA8020" w14:textId="1A3E8254">
      <w:pPr>
        <w:pStyle w:val="ListParagraph"/>
        <w:numPr>
          <w:ilvl w:val="1"/>
          <w:numId w:val="3"/>
        </w:numPr>
        <w:spacing w:after="0" w:line="480" w:lineRule="auto"/>
        <w:rPr>
          <w:rFonts w:ascii="Times New Roman" w:hAnsi="Times New Roman" w:cs="Times New Roman"/>
          <w:b/>
          <w:bCs/>
          <w:sz w:val="24"/>
          <w:szCs w:val="24"/>
        </w:rPr>
      </w:pPr>
      <w:r w:rsidRPr="00EB3EB7">
        <w:rPr>
          <w:rFonts w:ascii="Times New Roman" w:hAnsi="Times New Roman" w:cs="Times New Roman"/>
          <w:b/>
          <w:bCs/>
          <w:sz w:val="24"/>
          <w:szCs w:val="24"/>
        </w:rPr>
        <w:t xml:space="preserve"> </w:t>
      </w:r>
      <w:r w:rsidRPr="00EB3EB7" w:rsidR="00E05E4D">
        <w:rPr>
          <w:rFonts w:ascii="Times New Roman" w:hAnsi="Times New Roman" w:cs="Times New Roman"/>
          <w:b/>
          <w:bCs/>
          <w:sz w:val="24"/>
          <w:szCs w:val="24"/>
        </w:rPr>
        <w:t>I</w:t>
      </w:r>
      <w:r w:rsidRPr="00EB3EB7">
        <w:rPr>
          <w:rFonts w:ascii="Times New Roman" w:hAnsi="Times New Roman" w:cs="Times New Roman"/>
          <w:b/>
          <w:bCs/>
          <w:sz w:val="24"/>
          <w:szCs w:val="24"/>
        </w:rPr>
        <w:t>noculum</w:t>
      </w:r>
      <w:r w:rsidRPr="00EB3EB7" w:rsidR="00E05E4D">
        <w:rPr>
          <w:rFonts w:ascii="Times New Roman" w:hAnsi="Times New Roman" w:cs="Times New Roman"/>
          <w:b/>
          <w:bCs/>
          <w:sz w:val="24"/>
          <w:szCs w:val="24"/>
        </w:rPr>
        <w:t xml:space="preserve"> sources</w:t>
      </w:r>
      <w:r w:rsidRPr="00EB3EB7" w:rsidR="00EB771B">
        <w:rPr>
          <w:rFonts w:ascii="Times New Roman" w:hAnsi="Times New Roman" w:cs="Times New Roman"/>
          <w:b/>
          <w:bCs/>
          <w:sz w:val="24"/>
          <w:szCs w:val="24"/>
        </w:rPr>
        <w:t xml:space="preserve"> and acclimation</w:t>
      </w:r>
    </w:p>
    <w:p w:rsidRPr="00EB3EB7" w:rsidR="66289DA0" w:rsidP="00A63F7B" w:rsidRDefault="4C0CD815" w14:paraId="0679D9C6" w14:textId="7BCD6641">
      <w:pPr>
        <w:spacing w:after="0" w:line="480" w:lineRule="auto"/>
        <w:rPr>
          <w:rFonts w:ascii="Times New Roman" w:hAnsi="Times New Roman" w:cs="Times New Roman"/>
          <w:b w:val="1"/>
          <w:bCs w:val="1"/>
          <w:sz w:val="24"/>
          <w:szCs w:val="24"/>
        </w:rPr>
      </w:pPr>
      <w:r w:rsidRPr="412D8FD9" w:rsidR="4C0CD815">
        <w:rPr>
          <w:rFonts w:ascii="Times New Roman" w:hAnsi="Times New Roman" w:eastAsia="Aptos" w:cs="Times New Roman"/>
          <w:sz w:val="24"/>
          <w:szCs w:val="24"/>
        </w:rPr>
        <w:t>C</w:t>
      </w:r>
      <w:r w:rsidRPr="412D8FD9" w:rsidR="19F775B0">
        <w:rPr>
          <w:rFonts w:ascii="Times New Roman" w:hAnsi="Times New Roman" w:eastAsia="Aptos" w:cs="Times New Roman"/>
          <w:sz w:val="24"/>
          <w:szCs w:val="24"/>
        </w:rPr>
        <w:t xml:space="preserve">ultures were collected at the </w:t>
      </w:r>
      <w:r w:rsidRPr="412D8FD9" w:rsidR="3B496889">
        <w:rPr>
          <w:rFonts w:ascii="Times New Roman" w:hAnsi="Times New Roman" w:eastAsia="Aptos" w:cs="Times New Roman"/>
          <w:sz w:val="24"/>
          <w:szCs w:val="24"/>
        </w:rPr>
        <w:t>Drake Water Reclamation Facility (</w:t>
      </w:r>
      <w:r w:rsidRPr="412D8FD9" w:rsidR="19F775B0">
        <w:rPr>
          <w:rFonts w:ascii="Times New Roman" w:hAnsi="Times New Roman" w:eastAsia="Aptos" w:cs="Times New Roman"/>
          <w:sz w:val="24"/>
          <w:szCs w:val="24"/>
        </w:rPr>
        <w:t>Fort Collins</w:t>
      </w:r>
      <w:r w:rsidRPr="412D8FD9" w:rsidR="2AE6D1F0">
        <w:rPr>
          <w:rFonts w:ascii="Times New Roman" w:hAnsi="Times New Roman" w:eastAsia="Aptos" w:cs="Times New Roman"/>
          <w:sz w:val="24"/>
          <w:szCs w:val="24"/>
        </w:rPr>
        <w:t xml:space="preserve">, Colorado, United States). </w:t>
      </w:r>
      <w:r w:rsidRPr="412D8FD9" w:rsidR="48A24B5F">
        <w:rPr>
          <w:rFonts w:ascii="Times New Roman" w:hAnsi="Times New Roman" w:eastAsia="Aptos" w:cs="Times New Roman"/>
          <w:sz w:val="24"/>
          <w:szCs w:val="24"/>
        </w:rPr>
        <w:t>Aerobic a</w:t>
      </w:r>
      <w:r w:rsidRPr="412D8FD9" w:rsidR="19F775B0">
        <w:rPr>
          <w:rFonts w:ascii="Times New Roman" w:hAnsi="Times New Roman" w:eastAsia="Aptos" w:cs="Times New Roman"/>
          <w:sz w:val="24"/>
          <w:szCs w:val="24"/>
        </w:rPr>
        <w:t xml:space="preserve">ctivated sludge (AS) </w:t>
      </w:r>
      <w:r w:rsidRPr="412D8FD9" w:rsidR="1F24E80C">
        <w:rPr>
          <w:rFonts w:ascii="Times New Roman" w:hAnsi="Times New Roman" w:eastAsia="Aptos" w:cs="Times New Roman"/>
          <w:sz w:val="24"/>
          <w:szCs w:val="24"/>
        </w:rPr>
        <w:t xml:space="preserve">was </w:t>
      </w:r>
      <w:r w:rsidRPr="412D8FD9" w:rsidR="0269F405">
        <w:rPr>
          <w:rFonts w:ascii="Times New Roman" w:hAnsi="Times New Roman" w:eastAsia="Aptos" w:cs="Times New Roman"/>
          <w:sz w:val="24"/>
          <w:szCs w:val="24"/>
        </w:rPr>
        <w:t>obtained</w:t>
      </w:r>
      <w:r w:rsidRPr="412D8FD9" w:rsidR="1F24E80C">
        <w:rPr>
          <w:rFonts w:ascii="Times New Roman" w:hAnsi="Times New Roman" w:eastAsia="Aptos" w:cs="Times New Roman"/>
          <w:sz w:val="24"/>
          <w:szCs w:val="24"/>
        </w:rPr>
        <w:t xml:space="preserve"> </w:t>
      </w:r>
      <w:r w:rsidRPr="412D8FD9" w:rsidR="32A06994">
        <w:rPr>
          <w:rFonts w:ascii="Times New Roman" w:hAnsi="Times New Roman" w:eastAsia="Aptos" w:cs="Times New Roman"/>
          <w:sz w:val="24"/>
          <w:szCs w:val="24"/>
        </w:rPr>
        <w:t xml:space="preserve">from </w:t>
      </w:r>
      <w:r w:rsidRPr="412D8FD9" w:rsidR="20ED4E16">
        <w:rPr>
          <w:rFonts w:ascii="Times New Roman" w:hAnsi="Times New Roman" w:eastAsia="Aptos" w:cs="Times New Roman"/>
          <w:sz w:val="24"/>
          <w:szCs w:val="24"/>
        </w:rPr>
        <w:t xml:space="preserve">a </w:t>
      </w:r>
      <w:r w:rsidRPr="412D8FD9" w:rsidR="0DD4D626">
        <w:rPr>
          <w:rFonts w:ascii="Times New Roman" w:hAnsi="Times New Roman" w:eastAsia="Aptos" w:cs="Times New Roman"/>
          <w:sz w:val="24"/>
          <w:szCs w:val="24"/>
        </w:rPr>
        <w:t>Drake</w:t>
      </w:r>
      <w:r w:rsidRPr="412D8FD9" w:rsidR="20ED4E16">
        <w:rPr>
          <w:rFonts w:ascii="Times New Roman" w:hAnsi="Times New Roman" w:eastAsia="Aptos" w:cs="Times New Roman"/>
          <w:sz w:val="24"/>
          <w:szCs w:val="24"/>
        </w:rPr>
        <w:t xml:space="preserve"> </w:t>
      </w:r>
      <w:r w:rsidRPr="412D8FD9" w:rsidR="20ED4E16">
        <w:rPr>
          <w:rFonts w:ascii="Times New Roman" w:hAnsi="Times New Roman" w:eastAsia="Aptos" w:cs="Times New Roman"/>
          <w:sz w:val="24"/>
          <w:szCs w:val="24"/>
        </w:rPr>
        <w:t>reactor</w:t>
      </w:r>
      <w:r w:rsidRPr="412D8FD9" w:rsidR="32A06994">
        <w:rPr>
          <w:rFonts w:ascii="Times New Roman" w:hAnsi="Times New Roman" w:eastAsia="Aptos" w:cs="Times New Roman"/>
          <w:sz w:val="24"/>
          <w:szCs w:val="24"/>
        </w:rPr>
        <w:t xml:space="preserve"> and sediment (SD) </w:t>
      </w:r>
      <w:r w:rsidRPr="412D8FD9" w:rsidR="4713034B">
        <w:rPr>
          <w:rFonts w:ascii="Times New Roman" w:hAnsi="Times New Roman" w:eastAsia="Aptos" w:cs="Times New Roman"/>
          <w:sz w:val="24"/>
          <w:szCs w:val="24"/>
        </w:rPr>
        <w:t xml:space="preserve">was </w:t>
      </w:r>
      <w:r w:rsidRPr="412D8FD9" w:rsidR="0269F405">
        <w:rPr>
          <w:rFonts w:ascii="Times New Roman" w:hAnsi="Times New Roman" w:eastAsia="Aptos" w:cs="Times New Roman"/>
          <w:sz w:val="24"/>
          <w:szCs w:val="24"/>
        </w:rPr>
        <w:t>obtained</w:t>
      </w:r>
      <w:r w:rsidRPr="412D8FD9" w:rsidR="4713034B">
        <w:rPr>
          <w:rFonts w:ascii="Times New Roman" w:hAnsi="Times New Roman" w:eastAsia="Aptos" w:cs="Times New Roman"/>
          <w:sz w:val="24"/>
          <w:szCs w:val="24"/>
        </w:rPr>
        <w:t xml:space="preserve"> </w:t>
      </w:r>
      <w:r w:rsidRPr="412D8FD9" w:rsidR="32A06994">
        <w:rPr>
          <w:rFonts w:ascii="Times New Roman" w:hAnsi="Times New Roman" w:eastAsia="Aptos" w:cs="Times New Roman"/>
          <w:sz w:val="24"/>
          <w:szCs w:val="24"/>
        </w:rPr>
        <w:t>from the</w:t>
      </w:r>
      <w:r w:rsidRPr="412D8FD9" w:rsidR="06160F81">
        <w:rPr>
          <w:rFonts w:ascii="Times New Roman" w:hAnsi="Times New Roman" w:eastAsia="Aptos" w:cs="Times New Roman"/>
          <w:sz w:val="24"/>
          <w:szCs w:val="24"/>
        </w:rPr>
        <w:t xml:space="preserve"> </w:t>
      </w:r>
      <w:r w:rsidRPr="412D8FD9" w:rsidR="32A06994">
        <w:rPr>
          <w:rFonts w:ascii="Times New Roman" w:hAnsi="Times New Roman" w:eastAsia="Aptos" w:cs="Times New Roman"/>
          <w:sz w:val="24"/>
          <w:szCs w:val="24"/>
        </w:rPr>
        <w:t>Fossil Creek Ditch</w:t>
      </w:r>
      <w:r w:rsidRPr="412D8FD9" w:rsidR="265F54F6">
        <w:rPr>
          <w:rFonts w:ascii="Times New Roman" w:hAnsi="Times New Roman" w:eastAsia="Aptos" w:cs="Times New Roman"/>
          <w:sz w:val="24"/>
          <w:szCs w:val="24"/>
        </w:rPr>
        <w:t>, wh</w:t>
      </w:r>
      <w:r w:rsidRPr="412D8FD9" w:rsidR="74277275">
        <w:rPr>
          <w:rFonts w:ascii="Times New Roman" w:hAnsi="Times New Roman" w:eastAsia="Aptos" w:cs="Times New Roman"/>
          <w:sz w:val="24"/>
          <w:szCs w:val="24"/>
        </w:rPr>
        <w:t>ich receives facility effluent</w:t>
      </w:r>
      <w:r w:rsidRPr="412D8FD9" w:rsidR="19F775B0">
        <w:rPr>
          <w:rFonts w:ascii="Times New Roman" w:hAnsi="Times New Roman" w:eastAsia="Aptos" w:cs="Times New Roman"/>
          <w:sz w:val="24"/>
          <w:szCs w:val="24"/>
        </w:rPr>
        <w:t xml:space="preserve">. </w:t>
      </w:r>
      <w:r w:rsidRPr="412D8FD9" w:rsidR="6FD64EB3">
        <w:rPr>
          <w:rFonts w:ascii="Times New Roman" w:hAnsi="Times New Roman" w:eastAsia="Aptos" w:cs="Times New Roman"/>
          <w:sz w:val="24"/>
          <w:szCs w:val="24"/>
        </w:rPr>
        <w:t>Semi-continuous batch biofilm reactors were assembled</w:t>
      </w:r>
      <w:r w:rsidRPr="412D8FD9" w:rsidR="072E60CB">
        <w:rPr>
          <w:rFonts w:ascii="Times New Roman" w:hAnsi="Times New Roman" w:eastAsia="Aptos" w:cs="Times New Roman"/>
          <w:sz w:val="24"/>
          <w:szCs w:val="24"/>
        </w:rPr>
        <w:t xml:space="preserve"> for </w:t>
      </w:r>
      <w:r w:rsidRPr="412D8FD9" w:rsidR="0FED6401">
        <w:rPr>
          <w:rFonts w:ascii="Times New Roman" w:hAnsi="Times New Roman" w:eastAsia="Aptos" w:cs="Times New Roman"/>
          <w:sz w:val="24"/>
          <w:szCs w:val="24"/>
        </w:rPr>
        <w:t>TO</w:t>
      </w:r>
      <w:r w:rsidRPr="412D8FD9" w:rsidR="14587B09">
        <w:rPr>
          <w:rFonts w:ascii="Times New Roman" w:hAnsi="Times New Roman" w:eastAsia="Aptos" w:cs="Times New Roman"/>
          <w:sz w:val="24"/>
          <w:szCs w:val="24"/>
        </w:rPr>
        <w:t>r</w:t>
      </w:r>
      <w:r w:rsidRPr="412D8FD9" w:rsidR="0FED6401">
        <w:rPr>
          <w:rFonts w:ascii="Times New Roman" w:hAnsi="Times New Roman" w:eastAsia="Aptos" w:cs="Times New Roman"/>
          <w:sz w:val="24"/>
          <w:szCs w:val="24"/>
        </w:rPr>
        <w:t>C</w:t>
      </w:r>
      <w:r w:rsidRPr="412D8FD9" w:rsidR="072E60CB">
        <w:rPr>
          <w:rFonts w:ascii="Times New Roman" w:hAnsi="Times New Roman" w:eastAsia="Aptos" w:cs="Times New Roman"/>
          <w:sz w:val="24"/>
          <w:szCs w:val="24"/>
        </w:rPr>
        <w:t xml:space="preserve"> acclimation</w:t>
      </w:r>
      <w:r w:rsidRPr="412D8FD9" w:rsidR="6FD64EB3">
        <w:rPr>
          <w:rFonts w:ascii="Times New Roman" w:hAnsi="Times New Roman" w:eastAsia="Aptos" w:cs="Times New Roman"/>
          <w:sz w:val="24"/>
          <w:szCs w:val="24"/>
        </w:rPr>
        <w:t xml:space="preserve"> as described </w:t>
      </w:r>
      <w:r w:rsidRPr="412D8FD9" w:rsidR="6FD64EB3">
        <w:rPr>
          <w:rFonts w:ascii="Times New Roman" w:hAnsi="Times New Roman" w:eastAsia="Aptos" w:cs="Times New Roman"/>
          <w:sz w:val="24"/>
          <w:szCs w:val="24"/>
        </w:rPr>
        <w:t>previously</w:t>
      </w:r>
      <w:r w:rsidRPr="412D8FD9">
        <w:rPr>
          <w:rFonts w:ascii="Times New Roman" w:hAnsi="Times New Roman" w:eastAsia="Aptos" w:cs="Times New Roman"/>
          <w:sz w:val="24"/>
          <w:szCs w:val="24"/>
        </w:rPr>
        <w:fldChar w:fldCharType="begin"/>
      </w:r>
      <w:r w:rsidRPr="412D8FD9">
        <w:rPr>
          <w:rFonts w:ascii="Times New Roman" w:hAnsi="Times New Roman" w:eastAsia="Aptos" w:cs="Times New Roman"/>
          <w:sz w:val="24"/>
          <w:szCs w:val="24"/>
        </w:rPr>
        <w:instrText xml:space="preserve"> ADDIN ZOTERO_ITEM CSL_CITATION {"citationID":"U21r51t6","properties":{"formattedCitation":"\\super 8,9\\nosupersub{}","plainCitation":"8,9","noteIndex":0},"citationItems":[{"id":182,"uris":["http://zotero.org/users/14268208/items/M4NPLI3X"],"itemData":{"id":182,"type":"article-journal","abstract":"Limited knowledge of optimal microbial community composition for PPCP biotreatment, and of the microbial phylotypes that drive biotransformation within mixed microbial communities, has hindered the rational design and operation of effective and reliable biological PPCP treatment technologies. Herein, bacterial community composition was investigated as an isolated variable within batch biofilm reactors via comparison of PPCP removals for three distinct inocula. Inocula pre-acclimated to model PPCPs were derived from activated sludge (AS), ditch sediment historically-impacted by wastewater treatment plant effluent (Sd), and material from laboratory-scale soil aquifer treatment (SAT) columns. PPCP removals were found to be substantially higher for AS- and Sd-derived inocula compared to the SAT-derived inocula despite comparable biomass. Removal patterns differed among the 6 model compounds examined (diclofenac, 5-fluorouracil, gabapentin, gemfibrozil, ibuprofen, and triclosan) indicating differences in biotransformation mechanisms. Sphingomonas, Beijerinckia, Methylophilus, and unknown Cytophagaceae were linked with successful PPCP biodegradation via next-generation sequencing of 16S rRNA genes over time. Results indicate the criticality of applying engineering approaches to control bacterial community compositions in biotreatment systems.","container-title":"Water Research","DOI":"10.1016/j.watres.2017.08.041","ISSN":"0043-1354","journalAbbreviation":"Water Research","language":"en","page":"227-236","source":"ScienceDirect","title":"Impact of inoculum sources on biotransformation of pharmaceuticals and personal care products","volume":"125","author":[{"family":"Kim","given":"Sunah"},{"family":"Rossmassler","given":"Karen"},{"family":"Broeckling","given":"Corey D."},{"family":"Galloway","given":"Sarah"},{"family":"Prenni","given":"Jessica"},{"family":"De Long","given":"Susan K."}],"issued":{"date-parts":[["2017",11,15]]}},"label":"page"},{"id":179,"uris":["http://zotero.org/users/14268208/items/N8HAAD9K"],"itemData":{"id":179,"type":"article-journal","abstract":"The attenuation of bulk organic matter and trace organic contaminants (TOrCs) was evaluated for various aquifer recharge and recovery (ARR)-ozone (O3) hybrid treatment process combinations using soil-batch reactor and bench-scale ozonation experiments as a proof of concept prior to pilot and/or field studies. In water reclamation and especially potable reuse, refractory bulk organic matter and TOrCs are of potential health concern in recycled waters. In this study, the role of biotransformation of bulk organic matter and TOrCs was investigated considering different simulated treatment combinations, including soil passage (ARR) alone, ARR after ozonation (O3-ARR), and ARR prior to ozonation (ARR-O3). During oxic (aerobic) ARR simulations, soluble microbial-like substances (e.g., higher molecular weight polysaccharides and proteins) were easily removed while (lower molecular weight) humic substances and aromatic organic matter were not efficiently removed. During ARR-ozone treatment simulations, removals of bulk organic matter and TOrCs were rapid and effective compared to ARR alone. A higher reduction of effluent-derived organic matter, including aromatic organic matter and humic substances, was observed in the ARR-O3 hybrid followed by the O3-ARR hybrid. An enhanced attenuation of recalcitrant TOrCs was observed while increasing the ozone dose slightly (O3: DOC=1). TOrC removal efficiency also increased during the post-ozone treatment combination (i.e., ARR-O3). In addition, the carcinogenic wastewater disinfection byproduct N-nitrosodimethylamine (NDMA) was eliminated below the method reporting limit (&lt;5ngL−1) both during ARR treatment alone and the ARR-ozone hybrid.","container-title":"Chemosphere","DOI":"10.1016/j.chemosphere.2013.07.038","ISSN":"0045-6535","issue":"9","journalAbbreviation":"Chemosphere","language":"en","page":"2055-2062","source":"ScienceDirect","title":"Fate of bulk and trace organics during a simulated aquifer recharge and recovery (ARR)-ozone hybrid process","volume":"93","author":[{"family":"Yoon","given":"Min K."},{"family":"Drewes","given":"Jörg E."},{"family":"Amy","given":"Gary L."}],"issued":{"date-parts":[["2013",11,1]]}},"label":"page"}],"schema":"https://github.com/citation-style-language/schema/raw/master/csl-citation.json"} </w:instrText>
      </w:r>
      <w:r w:rsidRPr="412D8FD9">
        <w:rPr>
          <w:rFonts w:ascii="Times New Roman" w:hAnsi="Times New Roman" w:eastAsia="Aptos" w:cs="Times New Roman"/>
          <w:sz w:val="24"/>
          <w:szCs w:val="24"/>
        </w:rPr>
        <w:fldChar w:fldCharType="separate"/>
      </w:r>
      <w:r w:rsidRPr="412D8FD9" w:rsidR="00480892">
        <w:rPr>
          <w:rFonts w:ascii="Times New Roman" w:hAnsi="Times New Roman" w:cs="Times New Roman"/>
          <w:sz w:val="24"/>
          <w:szCs w:val="24"/>
          <w:vertAlign w:val="superscript"/>
        </w:rPr>
        <w:t>8,9</w:t>
      </w:r>
      <w:r w:rsidRPr="412D8FD9">
        <w:rPr>
          <w:rFonts w:ascii="Times New Roman" w:hAnsi="Times New Roman" w:eastAsia="Aptos" w:cs="Times New Roman"/>
          <w:sz w:val="24"/>
          <w:szCs w:val="24"/>
        </w:rPr>
        <w:fldChar w:fldCharType="end"/>
      </w:r>
      <w:r w:rsidRPr="412D8FD9" w:rsidR="10845844">
        <w:rPr>
          <w:rFonts w:ascii="Times New Roman" w:hAnsi="Times New Roman" w:eastAsia="Aptos" w:cs="Times New Roman"/>
          <w:sz w:val="24"/>
          <w:szCs w:val="24"/>
        </w:rPr>
        <w:t xml:space="preserve">. </w:t>
      </w:r>
      <w:r w:rsidRPr="412D8FD9" w:rsidR="339DB4B8">
        <w:rPr>
          <w:rFonts w:ascii="Times New Roman" w:hAnsi="Times New Roman" w:eastAsia="Aptos" w:cs="Times New Roman"/>
          <w:sz w:val="24"/>
          <w:szCs w:val="24"/>
        </w:rPr>
        <w:t>Briefly, 120 g of laboratory grade sand was add</w:t>
      </w:r>
      <w:r w:rsidRPr="412D8FD9" w:rsidR="5550697E">
        <w:rPr>
          <w:rFonts w:ascii="Times New Roman" w:hAnsi="Times New Roman" w:eastAsia="Aptos" w:cs="Times New Roman"/>
          <w:sz w:val="24"/>
          <w:szCs w:val="24"/>
        </w:rPr>
        <w:t xml:space="preserve">ed to </w:t>
      </w:r>
      <w:r w:rsidRPr="412D8FD9" w:rsidR="1D229426">
        <w:rPr>
          <w:rFonts w:ascii="Times New Roman" w:hAnsi="Times New Roman" w:eastAsia="Aptos" w:cs="Times New Roman"/>
          <w:sz w:val="24"/>
          <w:szCs w:val="24"/>
        </w:rPr>
        <w:t>800 m</w:t>
      </w:r>
      <w:r w:rsidRPr="412D8FD9" w:rsidR="1D229426">
        <w:rPr>
          <w:rFonts w:ascii="Times New Roman" w:hAnsi="Times New Roman" w:eastAsia="Aptos" w:cs="Times New Roman"/>
          <w:sz w:val="24"/>
          <w:szCs w:val="24"/>
        </w:rPr>
        <w:t>L</w:t>
      </w:r>
      <w:r w:rsidRPr="412D8FD9" w:rsidR="24112757">
        <w:rPr>
          <w:rFonts w:ascii="Times New Roman" w:hAnsi="Times New Roman" w:eastAsia="Aptos" w:cs="Times New Roman"/>
          <w:sz w:val="24"/>
          <w:szCs w:val="24"/>
        </w:rPr>
        <w:t xml:space="preserve"> trace mineral solution (Milli-Q water with </w:t>
      </w:r>
      <w:r w:rsidRPr="412D8FD9" w:rsidR="49BD8537">
        <w:rPr>
          <w:rFonts w:ascii="Times New Roman" w:hAnsi="Times New Roman" w:eastAsia="Times New Roman" w:cs="Times New Roman"/>
          <w:sz w:val="24"/>
          <w:szCs w:val="24"/>
        </w:rPr>
        <w:t>8.5 mg</w:t>
      </w:r>
      <w:r w:rsidRPr="412D8FD9" w:rsidR="49BD8537">
        <w:rPr>
          <w:rFonts w:ascii="Times New Roman" w:hAnsi="Times New Roman" w:eastAsia="Times New Roman" w:cs="Times New Roman"/>
          <w:sz w:val="24"/>
          <w:szCs w:val="24"/>
        </w:rPr>
        <w:t xml:space="preserve">/L KH₂PO₄, </w:t>
      </w:r>
      <w:r w:rsidRPr="412D8FD9" w:rsidR="49BD8537">
        <w:rPr>
          <w:rFonts w:ascii="Times New Roman" w:hAnsi="Times New Roman" w:eastAsia="Times New Roman" w:cs="Times New Roman"/>
          <w:sz w:val="24"/>
          <w:szCs w:val="24"/>
        </w:rPr>
        <w:t>21.75 mg</w:t>
      </w:r>
      <w:r w:rsidRPr="412D8FD9" w:rsidR="49BD8537">
        <w:rPr>
          <w:rFonts w:ascii="Times New Roman" w:hAnsi="Times New Roman" w:eastAsia="Times New Roman" w:cs="Times New Roman"/>
          <w:sz w:val="24"/>
          <w:szCs w:val="24"/>
        </w:rPr>
        <w:t xml:space="preserve">/L K₂HPO₄, </w:t>
      </w:r>
      <w:r w:rsidRPr="412D8FD9" w:rsidR="49BD8537">
        <w:rPr>
          <w:rFonts w:ascii="Times New Roman" w:hAnsi="Times New Roman" w:eastAsia="Times New Roman" w:cs="Times New Roman"/>
          <w:sz w:val="24"/>
          <w:szCs w:val="24"/>
        </w:rPr>
        <w:t>33.4 mg</w:t>
      </w:r>
      <w:r w:rsidRPr="412D8FD9" w:rsidR="49BD8537">
        <w:rPr>
          <w:rFonts w:ascii="Times New Roman" w:hAnsi="Times New Roman" w:eastAsia="Times New Roman" w:cs="Times New Roman"/>
          <w:sz w:val="24"/>
          <w:szCs w:val="24"/>
        </w:rPr>
        <w:t xml:space="preserve">/L </w:t>
      </w:r>
      <w:r w:rsidRPr="412D8FD9" w:rsidR="49BD8537">
        <w:rPr>
          <w:rFonts w:ascii="Times New Roman" w:hAnsi="Times New Roman" w:eastAsia="Times New Roman" w:cs="Times New Roman"/>
          <w:sz w:val="24"/>
          <w:szCs w:val="24"/>
        </w:rPr>
        <w:t>Na₂HPO</w:t>
      </w:r>
      <w:r w:rsidRPr="412D8FD9" w:rsidR="49BD8537">
        <w:rPr>
          <w:rFonts w:ascii="Times New Roman" w:hAnsi="Times New Roman" w:eastAsia="Times New Roman" w:cs="Times New Roman"/>
          <w:sz w:val="24"/>
          <w:szCs w:val="24"/>
        </w:rPr>
        <w:t xml:space="preserve">₄, 0.25 mg/L </w:t>
      </w:r>
      <w:r w:rsidRPr="412D8FD9" w:rsidR="49BD8537">
        <w:rPr>
          <w:rFonts w:ascii="Times New Roman" w:hAnsi="Times New Roman" w:eastAsia="Times New Roman" w:cs="Times New Roman"/>
          <w:sz w:val="24"/>
          <w:szCs w:val="24"/>
        </w:rPr>
        <w:t>FeCl</w:t>
      </w:r>
      <w:r w:rsidRPr="412D8FD9" w:rsidR="49BD8537">
        <w:rPr>
          <w:rFonts w:ascii="Times New Roman" w:hAnsi="Times New Roman" w:eastAsia="Times New Roman" w:cs="Times New Roman"/>
          <w:sz w:val="24"/>
          <w:szCs w:val="24"/>
        </w:rPr>
        <w:t xml:space="preserve">₃, 2.7 mg/L </w:t>
      </w:r>
      <w:r w:rsidRPr="412D8FD9" w:rsidR="49BD8537">
        <w:rPr>
          <w:rFonts w:ascii="Times New Roman" w:hAnsi="Times New Roman" w:eastAsia="Times New Roman" w:cs="Times New Roman"/>
          <w:sz w:val="24"/>
          <w:szCs w:val="24"/>
        </w:rPr>
        <w:t>NH₄Cl</w:t>
      </w:r>
      <w:r w:rsidRPr="412D8FD9" w:rsidR="49BD8537">
        <w:rPr>
          <w:rFonts w:ascii="Times New Roman" w:hAnsi="Times New Roman" w:eastAsia="Times New Roman" w:cs="Times New Roman"/>
          <w:sz w:val="24"/>
          <w:szCs w:val="24"/>
        </w:rPr>
        <w:t xml:space="preserve">, </w:t>
      </w:r>
      <w:r w:rsidRPr="412D8FD9" w:rsidR="49BD8537">
        <w:rPr>
          <w:rFonts w:ascii="Times New Roman" w:hAnsi="Times New Roman" w:eastAsia="Times New Roman" w:cs="Times New Roman"/>
          <w:sz w:val="24"/>
          <w:szCs w:val="24"/>
        </w:rPr>
        <w:t>22.5 mg</w:t>
      </w:r>
      <w:r w:rsidRPr="412D8FD9" w:rsidR="49BD8537">
        <w:rPr>
          <w:rFonts w:ascii="Times New Roman" w:hAnsi="Times New Roman" w:eastAsia="Times New Roman" w:cs="Times New Roman"/>
          <w:sz w:val="24"/>
          <w:szCs w:val="24"/>
        </w:rPr>
        <w:t xml:space="preserve">/L </w:t>
      </w:r>
      <w:r w:rsidRPr="412D8FD9" w:rsidR="49BD8537">
        <w:rPr>
          <w:rFonts w:ascii="Times New Roman" w:hAnsi="Times New Roman" w:eastAsia="Times New Roman" w:cs="Times New Roman"/>
          <w:sz w:val="24"/>
          <w:szCs w:val="24"/>
        </w:rPr>
        <w:t>MgSO</w:t>
      </w:r>
      <w:r w:rsidRPr="412D8FD9" w:rsidR="49BD8537">
        <w:rPr>
          <w:rFonts w:ascii="Times New Roman" w:hAnsi="Times New Roman" w:eastAsia="Times New Roman" w:cs="Times New Roman"/>
          <w:sz w:val="24"/>
          <w:szCs w:val="24"/>
        </w:rPr>
        <w:t xml:space="preserve">₄, and </w:t>
      </w:r>
      <w:r w:rsidRPr="412D8FD9" w:rsidR="49BD8537">
        <w:rPr>
          <w:rFonts w:ascii="Times New Roman" w:hAnsi="Times New Roman" w:eastAsia="Times New Roman" w:cs="Times New Roman"/>
          <w:sz w:val="24"/>
          <w:szCs w:val="24"/>
        </w:rPr>
        <w:t>27.5 mg</w:t>
      </w:r>
      <w:r w:rsidRPr="412D8FD9" w:rsidR="49BD8537">
        <w:rPr>
          <w:rFonts w:ascii="Times New Roman" w:hAnsi="Times New Roman" w:eastAsia="Times New Roman" w:cs="Times New Roman"/>
          <w:sz w:val="24"/>
          <w:szCs w:val="24"/>
        </w:rPr>
        <w:t xml:space="preserve">/L </w:t>
      </w:r>
      <w:r w:rsidRPr="412D8FD9" w:rsidR="49BD8537">
        <w:rPr>
          <w:rFonts w:ascii="Times New Roman" w:hAnsi="Times New Roman" w:eastAsia="Times New Roman" w:cs="Times New Roman"/>
          <w:sz w:val="24"/>
          <w:szCs w:val="24"/>
        </w:rPr>
        <w:t>CaCl</w:t>
      </w:r>
      <w:r w:rsidRPr="412D8FD9" w:rsidR="49BD8537">
        <w:rPr>
          <w:rFonts w:ascii="Times New Roman" w:hAnsi="Times New Roman" w:eastAsia="Times New Roman" w:cs="Times New Roman"/>
          <w:sz w:val="24"/>
          <w:szCs w:val="24"/>
        </w:rPr>
        <w:t>₂</w:t>
      </w:r>
      <w:r w:rsidRPr="412D8FD9" w:rsidR="24112757">
        <w:rPr>
          <w:rFonts w:ascii="Times New Roman" w:hAnsi="Times New Roman" w:eastAsia="Aptos" w:cs="Times New Roman"/>
          <w:sz w:val="24"/>
          <w:szCs w:val="24"/>
        </w:rPr>
        <w:t>)</w:t>
      </w:r>
      <w:r w:rsidRPr="412D8FD9">
        <w:rPr>
          <w:rFonts w:ascii="Times New Roman" w:hAnsi="Times New Roman" w:eastAsia="Aptos" w:cs="Times New Roman"/>
          <w:sz w:val="24"/>
          <w:szCs w:val="24"/>
        </w:rPr>
        <w:fldChar w:fldCharType="begin"/>
      </w:r>
      <w:r w:rsidRPr="412D8FD9">
        <w:rPr>
          <w:rFonts w:ascii="Times New Roman" w:hAnsi="Times New Roman" w:eastAsia="Aptos" w:cs="Times New Roman"/>
          <w:sz w:val="24"/>
          <w:szCs w:val="24"/>
        </w:rPr>
        <w:instrText xml:space="preserve"> ADDIN ZOTERO_ITEM CSL_CITATION {"citationID":"XDakd3KR","properties":{"formattedCitation":"\\super 10\\nosupersub{}","plainCitation":"10","noteIndex":0},"citationItems":[{"id":178,"uris":["http://zotero.org/users/14268208/items/JG4WB4JW"],"itemData":{"id":178,"type":"article-journal","abstract":"It is important to determine the behavior of constituents in treated sewage during soil aquifer treatment for water recycling. A collaborative project with Herman Bouwer published in 1984 documented the fate and occurrence of Priority Pollutants during groundwater recharge using wastewater with application to water reuse and agricultural systems. New compounds are continually being manufactured and released to the environment. The interest today has shifted to the behavior of emerging contaminants. One important class of emerging contaminants is pharmaceuticals and personal care products (PPCPs). The hazards to the environment and human health of trace levels of PPCPs in water supplies are poorly understood. A multi compound method using solid phase extraction and chemical derivatization with pentafluorobenzylbromide, followed by analysis via gas chromatography/mass spectrometry was used to study the occurrence and removals of 18 PPCPs in a local wastewater treatment plant (WWTP). Overall, 16 out of the 18 selected PPCPs, which span a range of therapeutic classes and some commonly used personal care products, were detected in raw sewage samples collected from the Baltimore Back River WWTP. Ten of the 18 selected PPCPs were detected in the treated sewage effluent, signifying incomplete removal for the majority of the PPCPs during the wastewater treatment processes. The majority of the target analytes were detected in both the influent and effluent WWTP samples at μg/L levels, although some PPCPs (e.g., naproxen and ibuprofen) were encountered at μg/L levels. Biodegradation is an important process for wastewater and soil aquifer treatment. Aerobic batch biodegradation (using activated sludge as microbial inocula) experiments were conducted to gain insight into the biodegradation behavior of our target PPCPs at initial concentrations of 50, 10, and 1μg/L. Sterile control studies showed no loss of our target PPCPs during the entire incubation period, and sorption to the biomass was found to be negligible for all testing conditions. Biodegradation results were not sensitive to the initial concentration and showed that 13 of the 18 PPCPs tested exhibited biotransformations greater than 80% after 50 days of incubation. Phenytoin, 5-fluorouracil, and diclofenac were the only three compounds with removals less than 60%. The occurrence study revealed the presence of PPCPs in sewage effluents, and the biodegradation study suggests that biotransformation is a possible removal mechanism for PPCPs during groundwater recharge or soil aquifer treatment for water recycling.","collection-title":"Responsible Management of Water in Agriculture","container-title":"Agricultural Water Management","DOI":"10.1016/j.agwat.2006.06.015","ISSN":"0378-3774","issue":"1","journalAbbreviation":"Agricultural Water Management","language":"en","page":"72-80","source":"ScienceDirect","title":"Occurrence and biodegradability studies of selected pharmaceuticals and personal care products in sewage effluent","volume":"86","author":[{"family":"Yu","given":"Jim T."},{"family":"Bouwer","given":"Edward J."},{"family":"Coelhan","given":"Mehmet"}],"issued":{"date-parts":[["2006",11,16]]}}}],"schema":"https://github.com/citation-style-language/schema/raw/master/csl-citation.json"} </w:instrText>
      </w:r>
      <w:r w:rsidRPr="412D8FD9">
        <w:rPr>
          <w:rFonts w:ascii="Times New Roman" w:hAnsi="Times New Roman" w:eastAsia="Aptos" w:cs="Times New Roman"/>
          <w:sz w:val="24"/>
          <w:szCs w:val="24"/>
        </w:rPr>
        <w:fldChar w:fldCharType="separate"/>
      </w:r>
      <w:r w:rsidRPr="412D8FD9" w:rsidR="3EF9EF2D">
        <w:rPr>
          <w:rFonts w:ascii="Times New Roman" w:hAnsi="Times New Roman" w:cs="Times New Roman"/>
          <w:sz w:val="24"/>
          <w:szCs w:val="24"/>
          <w:vertAlign w:val="superscript"/>
        </w:rPr>
        <w:t>10</w:t>
      </w:r>
      <w:r w:rsidRPr="412D8FD9">
        <w:rPr>
          <w:rFonts w:ascii="Times New Roman" w:hAnsi="Times New Roman" w:eastAsia="Aptos" w:cs="Times New Roman"/>
          <w:sz w:val="24"/>
          <w:szCs w:val="24"/>
        </w:rPr>
        <w:fldChar w:fldCharType="end"/>
      </w:r>
      <w:r w:rsidRPr="412D8FD9" w:rsidR="18AC8A5E">
        <w:rPr>
          <w:rFonts w:ascii="Times New Roman" w:hAnsi="Times New Roman" w:eastAsia="Aptos" w:cs="Times New Roman"/>
          <w:sz w:val="24"/>
          <w:szCs w:val="24"/>
        </w:rPr>
        <w:t xml:space="preserve">. </w:t>
      </w:r>
      <w:commentRangeStart w:id="22"/>
      <w:r w:rsidRPr="412D8FD9" w:rsidR="18AC8A5E">
        <w:rPr>
          <w:rFonts w:ascii="Times New Roman" w:hAnsi="Times New Roman" w:eastAsia="Aptos" w:cs="Times New Roman"/>
          <w:sz w:val="24"/>
          <w:szCs w:val="24"/>
        </w:rPr>
        <w:t>T</w:t>
      </w:r>
      <w:r w:rsidRPr="412D8FD9" w:rsidR="5E758999">
        <w:rPr>
          <w:rFonts w:ascii="Times New Roman" w:hAnsi="Times New Roman" w:eastAsia="Aptos" w:cs="Times New Roman"/>
          <w:sz w:val="24"/>
          <w:szCs w:val="24"/>
        </w:rPr>
        <w:t>race mineral solution and sand</w:t>
      </w:r>
      <w:r w:rsidRPr="412D8FD9" w:rsidR="18AC8A5E">
        <w:rPr>
          <w:rFonts w:ascii="Times New Roman" w:hAnsi="Times New Roman" w:eastAsia="Aptos" w:cs="Times New Roman"/>
          <w:sz w:val="24"/>
          <w:szCs w:val="24"/>
        </w:rPr>
        <w:t xml:space="preserve"> </w:t>
      </w:r>
      <w:commentRangeEnd w:id="22"/>
      <w:r>
        <w:rPr>
          <w:rStyle w:val="CommentReference"/>
        </w:rPr>
        <w:commentReference w:id="22"/>
      </w:r>
      <w:r w:rsidRPr="412D8FD9" w:rsidR="18AC8A5E">
        <w:rPr>
          <w:rFonts w:ascii="Times New Roman" w:hAnsi="Times New Roman" w:eastAsia="Aptos" w:cs="Times New Roman"/>
          <w:sz w:val="24"/>
          <w:szCs w:val="24"/>
        </w:rPr>
        <w:t>w</w:t>
      </w:r>
      <w:r w:rsidRPr="412D8FD9" w:rsidR="5E758999">
        <w:rPr>
          <w:rFonts w:ascii="Times New Roman" w:hAnsi="Times New Roman" w:eastAsia="Aptos" w:cs="Times New Roman"/>
          <w:sz w:val="24"/>
          <w:szCs w:val="24"/>
        </w:rPr>
        <w:t>ere</w:t>
      </w:r>
      <w:r w:rsidRPr="412D8FD9" w:rsidR="09D57304">
        <w:rPr>
          <w:rFonts w:ascii="Times New Roman" w:hAnsi="Times New Roman" w:eastAsia="Aptos" w:cs="Times New Roman"/>
          <w:sz w:val="24"/>
          <w:szCs w:val="24"/>
        </w:rPr>
        <w:t xml:space="preserve"> </w:t>
      </w:r>
      <w:r w:rsidRPr="412D8FD9" w:rsidR="18AC8A5E">
        <w:rPr>
          <w:rFonts w:ascii="Times New Roman" w:hAnsi="Times New Roman" w:eastAsia="Aptos" w:cs="Times New Roman"/>
          <w:sz w:val="24"/>
          <w:szCs w:val="24"/>
        </w:rPr>
        <w:t xml:space="preserve"> autoclaved prior to the addition of 1 mL inoculum</w:t>
      </w:r>
      <w:r w:rsidRPr="412D8FD9" w:rsidR="7CA748D9">
        <w:rPr>
          <w:rFonts w:ascii="Times New Roman" w:hAnsi="Times New Roman" w:eastAsia="Aptos" w:cs="Times New Roman"/>
          <w:sz w:val="24"/>
          <w:szCs w:val="24"/>
        </w:rPr>
        <w:t xml:space="preserve">, 100 </w:t>
      </w:r>
      <w:r w:rsidRPr="412D8FD9" w:rsidR="5DB96345">
        <w:rPr>
          <w:rFonts w:ascii="Times New Roman" w:hAnsi="Times New Roman" w:eastAsia="Aptos" w:cs="Times New Roman"/>
          <w:sz w:val="24"/>
          <w:szCs w:val="24"/>
        </w:rPr>
        <w:t>µ</w:t>
      </w:r>
      <w:r w:rsidRPr="412D8FD9" w:rsidR="7CA748D9">
        <w:rPr>
          <w:rFonts w:ascii="Times New Roman" w:hAnsi="Times New Roman" w:eastAsia="Aptos" w:cs="Times New Roman"/>
          <w:sz w:val="24"/>
          <w:szCs w:val="24"/>
        </w:rPr>
        <w:t>g/L</w:t>
      </w:r>
      <w:r w:rsidRPr="412D8FD9" w:rsidR="6E41857F">
        <w:rPr>
          <w:rFonts w:ascii="Times New Roman" w:hAnsi="Times New Roman" w:eastAsia="Aptos" w:cs="Times New Roman"/>
          <w:sz w:val="24"/>
          <w:szCs w:val="24"/>
        </w:rPr>
        <w:t xml:space="preserve"> filter sterilized</w:t>
      </w:r>
      <w:r w:rsidRPr="412D8FD9" w:rsidR="7CA748D9">
        <w:rPr>
          <w:rFonts w:ascii="Times New Roman" w:hAnsi="Times New Roman" w:eastAsia="Aptos" w:cs="Times New Roman"/>
          <w:sz w:val="24"/>
          <w:szCs w:val="24"/>
        </w:rPr>
        <w:t xml:space="preserve"> sodium acetate as a primary carbon source,</w:t>
      </w:r>
      <w:r w:rsidRPr="412D8FD9" w:rsidR="18AC8A5E">
        <w:rPr>
          <w:rFonts w:ascii="Times New Roman" w:hAnsi="Times New Roman" w:eastAsia="Aptos" w:cs="Times New Roman"/>
          <w:sz w:val="24"/>
          <w:szCs w:val="24"/>
        </w:rPr>
        <w:t xml:space="preserve"> and </w:t>
      </w:r>
      <w:r w:rsidRPr="412D8FD9" w:rsidR="2CE9A735">
        <w:rPr>
          <w:rFonts w:ascii="Times New Roman" w:hAnsi="Times New Roman" w:eastAsia="Aptos" w:cs="Times New Roman"/>
          <w:sz w:val="24"/>
          <w:szCs w:val="24"/>
        </w:rPr>
        <w:t xml:space="preserve">12 </w:t>
      </w:r>
      <w:r w:rsidRPr="412D8FD9" w:rsidR="1499D22F">
        <w:rPr>
          <w:rFonts w:ascii="Times New Roman" w:hAnsi="Times New Roman" w:eastAsia="Aptos" w:cs="Times New Roman"/>
          <w:sz w:val="24"/>
          <w:szCs w:val="24"/>
        </w:rPr>
        <w:t>TOrCs</w:t>
      </w:r>
      <w:r w:rsidRPr="412D8FD9" w:rsidR="1499D22F">
        <w:rPr>
          <w:rFonts w:ascii="Times New Roman" w:hAnsi="Times New Roman" w:eastAsia="Aptos" w:cs="Times New Roman"/>
          <w:sz w:val="24"/>
          <w:szCs w:val="24"/>
        </w:rPr>
        <w:t xml:space="preserve"> </w:t>
      </w:r>
      <w:r w:rsidRPr="412D8FD9" w:rsidR="18AC8A5E">
        <w:rPr>
          <w:rFonts w:ascii="Times New Roman" w:hAnsi="Times New Roman" w:eastAsia="Aptos" w:cs="Times New Roman"/>
          <w:sz w:val="24"/>
          <w:szCs w:val="24"/>
        </w:rPr>
        <w:t xml:space="preserve">at 50 </w:t>
      </w:r>
      <w:r w:rsidRPr="412D8FD9" w:rsidR="1499D22F">
        <w:rPr>
          <w:rFonts w:ascii="Times New Roman" w:hAnsi="Times New Roman" w:eastAsia="Aptos" w:cs="Times New Roman"/>
          <w:sz w:val="24"/>
          <w:szCs w:val="24"/>
        </w:rPr>
        <w:t>µ</w:t>
      </w:r>
      <w:r w:rsidRPr="412D8FD9" w:rsidR="18AC8A5E">
        <w:rPr>
          <w:rFonts w:ascii="Times New Roman" w:hAnsi="Times New Roman" w:eastAsia="Aptos" w:cs="Times New Roman"/>
          <w:sz w:val="24"/>
          <w:szCs w:val="24"/>
        </w:rPr>
        <w:t>g/L each</w:t>
      </w:r>
      <w:r w:rsidRPr="412D8FD9" w:rsidR="0CE5F02D">
        <w:rPr>
          <w:rFonts w:ascii="Times New Roman" w:hAnsi="Times New Roman" w:eastAsia="Aptos" w:cs="Times New Roman"/>
          <w:sz w:val="24"/>
          <w:szCs w:val="24"/>
        </w:rPr>
        <w:t xml:space="preserve">: </w:t>
      </w:r>
      <w:commentRangeStart w:id="23"/>
      <w:commentRangeStart w:id="24"/>
      <w:r w:rsidRPr="412D8FD9" w:rsidR="0CE5F02D">
        <w:rPr>
          <w:rFonts w:ascii="Times New Roman" w:hAnsi="Times New Roman" w:eastAsia="Aptos" w:cs="Times New Roman"/>
          <w:sz w:val="24"/>
          <w:szCs w:val="24"/>
        </w:rPr>
        <w:t>5-fluorouracil, acetaminophen, estradiol, ibuprofen, triclosan, naproxen, diclofenac, atenolol, gabapentin, simvastatin, gemfibrozil, and phenytoin.</w:t>
      </w:r>
      <w:commentRangeEnd w:id="23"/>
      <w:r>
        <w:rPr>
          <w:rStyle w:val="CommentReference"/>
        </w:rPr>
        <w:commentReference w:id="23"/>
      </w:r>
      <w:commentRangeEnd w:id="24"/>
      <w:r>
        <w:rPr>
          <w:rStyle w:val="CommentReference"/>
        </w:rPr>
        <w:commentReference w:id="24"/>
      </w:r>
      <w:r w:rsidRPr="412D8FD9" w:rsidR="0CE5F02D">
        <w:rPr>
          <w:rFonts w:ascii="Times New Roman" w:hAnsi="Times New Roman" w:eastAsia="Aptos" w:cs="Times New Roman"/>
          <w:sz w:val="24"/>
          <w:szCs w:val="24"/>
        </w:rPr>
        <w:t xml:space="preserve"> </w:t>
      </w:r>
      <w:del w:author="Koslovsky,Matt" w:date="2026-02-27T19:19:00Z" w16du:dateUtc="2026-02-27T19:19:47Z" w:id="346412008">
        <w:r w:rsidRPr="412D8FD9" w:rsidDel="73EFB877">
          <w:rPr>
            <w:rFonts w:ascii="Times New Roman" w:hAnsi="Times New Roman" w:eastAsia="Aptos" w:cs="Times New Roman"/>
            <w:sz w:val="24"/>
            <w:szCs w:val="24"/>
          </w:rPr>
          <w:delText xml:space="preserve"> </w:delText>
        </w:r>
      </w:del>
      <w:r w:rsidRPr="412D8FD9" w:rsidR="27933E03">
        <w:rPr>
          <w:rFonts w:ascii="Times New Roman" w:hAnsi="Times New Roman" w:eastAsia="Aptos" w:cs="Times New Roman"/>
          <w:sz w:val="24"/>
          <w:szCs w:val="24"/>
        </w:rPr>
        <w:t>Reactor flasks</w:t>
      </w:r>
      <w:r w:rsidRPr="412D8FD9" w:rsidR="19F775B0">
        <w:rPr>
          <w:rFonts w:ascii="Times New Roman" w:hAnsi="Times New Roman" w:eastAsia="Aptos" w:cs="Times New Roman"/>
          <w:sz w:val="24"/>
          <w:szCs w:val="24"/>
        </w:rPr>
        <w:t xml:space="preserve"> were plugged with foam to allow gas </w:t>
      </w:r>
      <w:r w:rsidRPr="412D8FD9" w:rsidR="7DCBE89A">
        <w:rPr>
          <w:rFonts w:ascii="Times New Roman" w:hAnsi="Times New Roman" w:eastAsia="Aptos" w:cs="Times New Roman"/>
          <w:sz w:val="24"/>
          <w:szCs w:val="24"/>
        </w:rPr>
        <w:t>exchange and</w:t>
      </w:r>
      <w:r w:rsidRPr="412D8FD9" w:rsidR="7C58B67C">
        <w:rPr>
          <w:rFonts w:ascii="Times New Roman" w:hAnsi="Times New Roman" w:eastAsia="Aptos" w:cs="Times New Roman"/>
          <w:sz w:val="24"/>
          <w:szCs w:val="24"/>
        </w:rPr>
        <w:t xml:space="preserve"> </w:t>
      </w:r>
      <w:r w:rsidRPr="412D8FD9" w:rsidR="19F775B0">
        <w:rPr>
          <w:rFonts w:ascii="Times New Roman" w:hAnsi="Times New Roman" w:eastAsia="Aptos" w:cs="Times New Roman"/>
          <w:sz w:val="24"/>
          <w:szCs w:val="24"/>
        </w:rPr>
        <w:t xml:space="preserve">run for </w:t>
      </w:r>
      <w:r w:rsidRPr="412D8FD9" w:rsidR="277BB033">
        <w:rPr>
          <w:rFonts w:ascii="Times New Roman" w:hAnsi="Times New Roman" w:eastAsia="Aptos" w:cs="Times New Roman"/>
          <w:sz w:val="24"/>
          <w:szCs w:val="24"/>
        </w:rPr>
        <w:t>8 weeks</w:t>
      </w:r>
      <w:r w:rsidRPr="412D8FD9" w:rsidR="19F775B0">
        <w:rPr>
          <w:rFonts w:ascii="Times New Roman" w:hAnsi="Times New Roman" w:eastAsia="Aptos" w:cs="Times New Roman"/>
          <w:sz w:val="24"/>
          <w:szCs w:val="24"/>
        </w:rPr>
        <w:t xml:space="preserve"> at 25</w:t>
      </w:r>
      <w:ins w:author="Chaparro,Jacqueline" w:date="2026-03-11T18:04:00Z" w16du:dateUtc="2026-03-11T18:04:24Z" w:id="31982154">
        <w:r w:rsidRPr="412D8FD9" w:rsidR="393F99F8">
          <w:rPr>
            <w:rFonts w:ascii="Times New Roman" w:hAnsi="Times New Roman" w:eastAsia="Aptos" w:cs="Times New Roman"/>
            <w:sz w:val="24"/>
            <w:szCs w:val="24"/>
          </w:rPr>
          <w:t xml:space="preserve"> </w:t>
        </w:r>
      </w:ins>
      <w:r w:rsidRPr="412D8FD9" w:rsidR="67747777">
        <w:rPr>
          <w:rFonts w:ascii="Times New Roman" w:hAnsi="Times New Roman" w:eastAsia="Aptos" w:cs="Times New Roman"/>
          <w:sz w:val="24"/>
          <w:szCs w:val="24"/>
        </w:rPr>
        <w:t>°</w:t>
      </w:r>
      <w:r w:rsidRPr="412D8FD9" w:rsidR="19F775B0">
        <w:rPr>
          <w:rFonts w:ascii="Times New Roman" w:hAnsi="Times New Roman" w:eastAsia="Aptos" w:cs="Times New Roman"/>
          <w:sz w:val="24"/>
          <w:szCs w:val="24"/>
        </w:rPr>
        <w:t>C a</w:t>
      </w:r>
      <w:r w:rsidRPr="412D8FD9" w:rsidR="1B848F1E">
        <w:rPr>
          <w:rFonts w:ascii="Times New Roman" w:hAnsi="Times New Roman" w:eastAsia="Aptos" w:cs="Times New Roman"/>
          <w:sz w:val="24"/>
          <w:szCs w:val="24"/>
        </w:rPr>
        <w:t>nd</w:t>
      </w:r>
      <w:r w:rsidRPr="412D8FD9" w:rsidR="19F775B0">
        <w:rPr>
          <w:rFonts w:ascii="Times New Roman" w:hAnsi="Times New Roman" w:eastAsia="Aptos" w:cs="Times New Roman"/>
          <w:sz w:val="24"/>
          <w:szCs w:val="24"/>
        </w:rPr>
        <w:t xml:space="preserve"> 100 rpm. Each week after biomass samples were taken, half of the media was replaced. This included nutrient solution, </w:t>
      </w:r>
      <w:ins w:author="Janiszewski,Lara" w:date="2026-04-21T08:14:19.731Z" w16du:dateUtc="2026-04-21T08:14:19.731Z" w:id="1525137086">
        <w:r w:rsidRPr="412D8FD9" w:rsidR="5EAE4859">
          <w:rPr>
            <w:rFonts w:ascii="Times New Roman" w:hAnsi="Times New Roman" w:eastAsia="Aptos" w:cs="Times New Roman"/>
            <w:sz w:val="24"/>
            <w:szCs w:val="24"/>
          </w:rPr>
          <w:t>TOrCs</w:t>
        </w:r>
      </w:ins>
      <w:commentRangeStart w:id="32"/>
      <w:del w:author="Janiszewski,Lara" w:date="2026-04-21T08:14:13.327Z" w16du:dateUtc="2026-04-21T08:14:13.327Z" w:id="1386503684">
        <w:r w:rsidRPr="412D8FD9" w:rsidDel="19F775B0">
          <w:rPr>
            <w:rFonts w:ascii="Times New Roman" w:hAnsi="Times New Roman" w:eastAsia="Aptos" w:cs="Times New Roman"/>
            <w:sz w:val="24"/>
            <w:szCs w:val="24"/>
          </w:rPr>
          <w:delText>drugs</w:delText>
        </w:r>
      </w:del>
      <w:commentRangeEnd w:id="32"/>
      <w:r>
        <w:rPr>
          <w:rStyle w:val="CommentReference"/>
        </w:rPr>
        <w:commentReference w:id="32"/>
      </w:r>
      <w:r w:rsidRPr="412D8FD9" w:rsidR="19F775B0">
        <w:rPr>
          <w:rFonts w:ascii="Times New Roman" w:hAnsi="Times New Roman" w:eastAsia="Aptos" w:cs="Times New Roman"/>
          <w:sz w:val="24"/>
          <w:szCs w:val="24"/>
        </w:rPr>
        <w:t>, and sodium acetate.</w:t>
      </w:r>
    </w:p>
    <w:p w:rsidRPr="00EB3EB7" w:rsidR="19EB52A5" w:rsidP="00A63F7B" w:rsidRDefault="19EB52A5" w14:paraId="0EF5F52A" w14:textId="062690FD">
      <w:pPr>
        <w:pStyle w:val="ListParagraph"/>
        <w:spacing w:after="0" w:line="480" w:lineRule="auto"/>
        <w:ind w:left="1080"/>
        <w:rPr>
          <w:rFonts w:ascii="Times New Roman" w:hAnsi="Times New Roman" w:cs="Times New Roman"/>
          <w:b/>
          <w:bCs/>
          <w:sz w:val="24"/>
          <w:szCs w:val="24"/>
        </w:rPr>
      </w:pPr>
    </w:p>
    <w:p w:rsidRPr="00EB3EB7" w:rsidR="00EB771B" w:rsidP="00A63F7B" w:rsidRDefault="00EB771B" w14:paraId="75D2FB96" w14:textId="1CA0CABA">
      <w:pPr>
        <w:pStyle w:val="ListParagraph"/>
        <w:numPr>
          <w:ilvl w:val="1"/>
          <w:numId w:val="3"/>
        </w:numPr>
        <w:spacing w:after="0" w:line="480" w:lineRule="auto"/>
        <w:rPr>
          <w:rFonts w:ascii="Times New Roman" w:hAnsi="Times New Roman" w:cs="Times New Roman"/>
          <w:b/>
          <w:bCs/>
          <w:sz w:val="24"/>
          <w:szCs w:val="24"/>
        </w:rPr>
      </w:pPr>
      <w:r w:rsidRPr="00EB3EB7">
        <w:rPr>
          <w:rFonts w:ascii="Times New Roman" w:hAnsi="Times New Roman" w:cs="Times New Roman"/>
          <w:b/>
          <w:bCs/>
          <w:sz w:val="24"/>
          <w:szCs w:val="24"/>
        </w:rPr>
        <w:t xml:space="preserve"> Batch </w:t>
      </w:r>
      <w:r w:rsidRPr="00EB3EB7" w:rsidR="00C965BF">
        <w:rPr>
          <w:rFonts w:ascii="Times New Roman" w:hAnsi="Times New Roman" w:cs="Times New Roman"/>
          <w:b/>
          <w:bCs/>
          <w:sz w:val="24"/>
          <w:szCs w:val="24"/>
        </w:rPr>
        <w:t xml:space="preserve">biodegradation </w:t>
      </w:r>
    </w:p>
    <w:p w:rsidR="00B464E5" w:rsidP="67D34AD6" w:rsidRDefault="1C20BDB9" w14:paraId="249A22B8" w14:textId="22E28BE2">
      <w:pPr>
        <w:pStyle w:val="ListParagraph"/>
        <w:spacing w:after="0" w:line="480" w:lineRule="auto"/>
        <w:ind w:left="0"/>
        <w:jc w:val="both"/>
        <w:rPr>
          <w:rFonts w:ascii="Times New Roman" w:hAnsi="Times New Roman" w:cs="Times New Roman" w:eastAsiaTheme="minorEastAsia"/>
          <w:color w:val="000000" w:themeColor="text1"/>
          <w:sz w:val="24"/>
          <w:szCs w:val="24"/>
        </w:rPr>
      </w:pPr>
      <w:r w:rsidRPr="67D34AD6">
        <w:rPr>
          <w:rFonts w:ascii="Times New Roman" w:hAnsi="Times New Roman" w:cs="Times New Roman" w:eastAsiaTheme="minorEastAsia"/>
          <w:sz w:val="24"/>
          <w:szCs w:val="24"/>
        </w:rPr>
        <w:t xml:space="preserve">After </w:t>
      </w:r>
      <w:r w:rsidRPr="67D34AD6" w:rsidR="447D49BC">
        <w:rPr>
          <w:rFonts w:ascii="Times New Roman" w:hAnsi="Times New Roman" w:cs="Times New Roman" w:eastAsiaTheme="minorEastAsia"/>
          <w:sz w:val="24"/>
          <w:szCs w:val="24"/>
        </w:rPr>
        <w:t>acclimation</w:t>
      </w:r>
      <w:r w:rsidRPr="67D34AD6" w:rsidR="25B875FE">
        <w:rPr>
          <w:rFonts w:ascii="Times New Roman" w:hAnsi="Times New Roman" w:cs="Times New Roman" w:eastAsiaTheme="minorEastAsia"/>
          <w:sz w:val="24"/>
          <w:szCs w:val="24"/>
        </w:rPr>
        <w:t>,</w:t>
      </w:r>
      <w:r w:rsidRPr="67D34AD6">
        <w:rPr>
          <w:rFonts w:ascii="Times New Roman" w:hAnsi="Times New Roman" w:cs="Times New Roman" w:eastAsiaTheme="minorEastAsia"/>
          <w:sz w:val="24"/>
          <w:szCs w:val="24"/>
        </w:rPr>
        <w:t xml:space="preserve"> </w:t>
      </w:r>
      <w:r w:rsidRPr="67D34AD6" w:rsidR="25B875FE">
        <w:rPr>
          <w:rFonts w:ascii="Times New Roman" w:hAnsi="Times New Roman" w:cs="Times New Roman" w:eastAsiaTheme="minorEastAsia"/>
          <w:sz w:val="24"/>
          <w:szCs w:val="24"/>
        </w:rPr>
        <w:t>cultures were</w:t>
      </w:r>
      <w:r w:rsidRPr="67D34AD6" w:rsidR="051123A8">
        <w:rPr>
          <w:rFonts w:ascii="Times New Roman" w:hAnsi="Times New Roman" w:cs="Times New Roman" w:eastAsiaTheme="minorEastAsia"/>
          <w:sz w:val="24"/>
          <w:szCs w:val="24"/>
        </w:rPr>
        <w:t xml:space="preserve"> used to inoculate</w:t>
      </w:r>
      <w:del w:author="Koslovsky,Matt" w:date="2026-02-27T19:20:00Z" w16du:dateUtc="2026-02-27T19:20:08Z" w:id="33">
        <w:r w:rsidRPr="67D34AD6" w:rsidDel="3CB7787F" w:rsidR="16315998">
          <w:rPr>
            <w:rFonts w:ascii="Times New Roman" w:hAnsi="Times New Roman" w:cs="Times New Roman" w:eastAsiaTheme="minorEastAsia"/>
            <w:sz w:val="24"/>
            <w:szCs w:val="24"/>
          </w:rPr>
          <w:delText xml:space="preserve">  </w:delText>
        </w:r>
      </w:del>
      <w:ins w:author="Koslovsky,Matt" w:date="2026-02-27T19:20:00Z" w16du:dateUtc="2026-02-27T19:20:09Z" w:id="34">
        <w:r w:rsidRPr="67D34AD6" w:rsidR="129B7A2A">
          <w:rPr>
            <w:rFonts w:ascii="Times New Roman" w:hAnsi="Times New Roman" w:cs="Times New Roman" w:eastAsiaTheme="minorEastAsia"/>
            <w:sz w:val="24"/>
            <w:szCs w:val="24"/>
          </w:rPr>
          <w:t xml:space="preserve"> </w:t>
        </w:r>
      </w:ins>
      <w:r w:rsidRPr="67D34AD6" w:rsidR="100677D1">
        <w:rPr>
          <w:rFonts w:ascii="Times New Roman" w:hAnsi="Times New Roman" w:cs="Times New Roman" w:eastAsiaTheme="minorEastAsia"/>
          <w:sz w:val="24"/>
          <w:szCs w:val="24"/>
        </w:rPr>
        <w:t>8 100</w:t>
      </w:r>
      <w:r w:rsidRPr="67D34AD6" w:rsidR="1F9253B3">
        <w:rPr>
          <w:rFonts w:ascii="Times New Roman" w:hAnsi="Times New Roman" w:cs="Times New Roman" w:eastAsiaTheme="minorEastAsia"/>
          <w:sz w:val="24"/>
          <w:szCs w:val="24"/>
        </w:rPr>
        <w:t>-</w:t>
      </w:r>
      <w:r w:rsidRPr="67D34AD6" w:rsidR="100677D1">
        <w:rPr>
          <w:rFonts w:ascii="Times New Roman" w:hAnsi="Times New Roman" w:cs="Times New Roman" w:eastAsiaTheme="minorEastAsia"/>
          <w:sz w:val="24"/>
          <w:szCs w:val="24"/>
        </w:rPr>
        <w:t xml:space="preserve">mL </w:t>
      </w:r>
      <w:r w:rsidRPr="67D34AD6" w:rsidR="5F150769">
        <w:rPr>
          <w:rFonts w:ascii="Times New Roman" w:hAnsi="Times New Roman" w:cs="Times New Roman" w:eastAsiaTheme="minorEastAsia"/>
          <w:sz w:val="24"/>
          <w:szCs w:val="24"/>
        </w:rPr>
        <w:t xml:space="preserve">bath biofilm </w:t>
      </w:r>
      <w:r w:rsidRPr="67D34AD6" w:rsidR="100677D1">
        <w:rPr>
          <w:rFonts w:ascii="Times New Roman" w:hAnsi="Times New Roman" w:cs="Times New Roman" w:eastAsiaTheme="minorEastAsia"/>
          <w:sz w:val="24"/>
          <w:szCs w:val="24"/>
        </w:rPr>
        <w:t xml:space="preserve">reactors: killed controls in duplicate (autoclaved), </w:t>
      </w:r>
      <w:r w:rsidRPr="67D34AD6" w:rsidR="7D965395">
        <w:rPr>
          <w:rFonts w:ascii="Times New Roman" w:hAnsi="Times New Roman" w:cs="Times New Roman" w:eastAsiaTheme="minorEastAsia"/>
          <w:sz w:val="24"/>
          <w:szCs w:val="24"/>
        </w:rPr>
        <w:t xml:space="preserve">live reactors </w:t>
      </w:r>
      <w:r w:rsidRPr="67D34AD6" w:rsidR="100677D1">
        <w:rPr>
          <w:rFonts w:ascii="Times New Roman" w:hAnsi="Times New Roman" w:cs="Times New Roman" w:eastAsiaTheme="minorEastAsia"/>
          <w:sz w:val="24"/>
          <w:szCs w:val="24"/>
        </w:rPr>
        <w:t xml:space="preserve">in triplicate, and </w:t>
      </w:r>
      <w:r w:rsidRPr="67D34AD6" w:rsidR="7D965395">
        <w:rPr>
          <w:rFonts w:ascii="Times New Roman" w:hAnsi="Times New Roman" w:cs="Times New Roman" w:eastAsiaTheme="minorEastAsia"/>
          <w:sz w:val="24"/>
          <w:szCs w:val="24"/>
        </w:rPr>
        <w:t>live reactors</w:t>
      </w:r>
      <w:r w:rsidRPr="67D34AD6" w:rsidR="100677D1">
        <w:rPr>
          <w:rFonts w:ascii="Times New Roman" w:hAnsi="Times New Roman" w:cs="Times New Roman" w:eastAsiaTheme="minorEastAsia"/>
          <w:sz w:val="24"/>
          <w:szCs w:val="24"/>
        </w:rPr>
        <w:t xml:space="preserve"> with </w:t>
      </w:r>
      <w:r w:rsidRPr="67D34AD6" w:rsidR="07799A98">
        <w:rPr>
          <w:rFonts w:ascii="Times New Roman" w:hAnsi="Times New Roman" w:cs="Times New Roman" w:eastAsiaTheme="minorEastAsia"/>
          <w:sz w:val="24"/>
          <w:szCs w:val="24"/>
        </w:rPr>
        <w:t xml:space="preserve">a </w:t>
      </w:r>
      <w:r w:rsidRPr="67D34AD6" w:rsidR="0B4A9D3E">
        <w:rPr>
          <w:rFonts w:ascii="Times New Roman" w:hAnsi="Times New Roman" w:cs="Times New Roman" w:eastAsiaTheme="minorEastAsia"/>
          <w:sz w:val="24"/>
          <w:szCs w:val="24"/>
        </w:rPr>
        <w:t>P450</w:t>
      </w:r>
      <w:r w:rsidRPr="67D34AD6" w:rsidR="100677D1">
        <w:rPr>
          <w:rFonts w:ascii="Times New Roman" w:hAnsi="Times New Roman" w:cs="Times New Roman" w:eastAsiaTheme="minorEastAsia"/>
          <w:sz w:val="24"/>
          <w:szCs w:val="24"/>
        </w:rPr>
        <w:t xml:space="preserve"> inhibit</w:t>
      </w:r>
      <w:r w:rsidRPr="67D34AD6" w:rsidR="73BBF78A">
        <w:rPr>
          <w:rFonts w:ascii="Times New Roman" w:hAnsi="Times New Roman" w:cs="Times New Roman" w:eastAsiaTheme="minorEastAsia"/>
          <w:sz w:val="24"/>
          <w:szCs w:val="24"/>
        </w:rPr>
        <w:t>or</w:t>
      </w:r>
      <w:r w:rsidRPr="67D34AD6" w:rsidR="07799A98">
        <w:rPr>
          <w:rFonts w:ascii="Times New Roman" w:hAnsi="Times New Roman" w:cs="Times New Roman" w:eastAsiaTheme="minorEastAsia"/>
          <w:sz w:val="24"/>
          <w:szCs w:val="24"/>
        </w:rPr>
        <w:t xml:space="preserve"> (</w:t>
      </w:r>
      <w:r w:rsidRPr="67D34AD6" w:rsidR="2DC7025D">
        <w:rPr>
          <w:rFonts w:ascii="Times New Roman" w:hAnsi="Times New Roman" w:cs="Times New Roman" w:eastAsiaTheme="minorEastAsia"/>
          <w:sz w:val="24"/>
          <w:szCs w:val="24"/>
        </w:rPr>
        <w:t xml:space="preserve">1.5 mM </w:t>
      </w:r>
      <w:r w:rsidRPr="67D34AD6" w:rsidR="100677D1">
        <w:rPr>
          <w:rFonts w:ascii="Times New Roman" w:hAnsi="Times New Roman" w:cs="Times New Roman" w:eastAsiaTheme="minorEastAsia"/>
          <w:color w:val="000000" w:themeColor="text1"/>
          <w:sz w:val="24"/>
          <w:szCs w:val="24"/>
        </w:rPr>
        <w:t>1-aminobenzotriazol</w:t>
      </w:r>
      <w:r w:rsidRPr="67D34AD6" w:rsidR="16315998">
        <w:rPr>
          <w:rFonts w:ascii="Times New Roman" w:hAnsi="Times New Roman" w:cs="Times New Roman" w:eastAsiaTheme="minorEastAsia"/>
          <w:color w:val="000000" w:themeColor="text1"/>
          <w:sz w:val="24"/>
          <w:szCs w:val="24"/>
        </w:rPr>
        <w:fldChar w:fldCharType="begin"/>
      </w:r>
      <w:r w:rsidRPr="67D34AD6" w:rsidR="16315998">
        <w:rPr>
          <w:rFonts w:ascii="Times New Roman" w:hAnsi="Times New Roman" w:cs="Times New Roman" w:eastAsiaTheme="minorEastAsia"/>
          <w:color w:val="000000" w:themeColor="text1"/>
          <w:sz w:val="24"/>
          <w:szCs w:val="24"/>
        </w:rPr>
        <w:instrText xml:space="preserve"> ADDIN ZOTERO_ITEM CSL_CITATION {"citationID":"gogFdqjl","properties":{"formattedCitation":"\\super 11\\nosupersub{}","plainCitation":"11","noteIndex":0},"citationItems":[{"id":172,"uris":["http://zotero.org/users/14268208/items/JP3C2GIA"],"itemData":{"id":172,"type":"article-journal","abstract":"1-Aminobenzotriazole (1-ABT) is a pan-specific, mechanism-based inactivator of the xenobiotic metabolizing forms of cytochrome P450 in animals, plants, insects, and microorganisms. It has been widely used to investigate the biological roles of cytochrome P450 enzymes, their participation in the metabolism of both endobiotics and xenobiotics, and their contributions to the metabolism-dependent toxicity of drugs and chemicals. This review is a comprehensive evaluation of the chemistry, discovery, and use of 1-aminobenzotriazole in these contexts from its introduction in 1981 to the present.","container-title":"Medicinal chemistry","DOI":"10.4172/2161-0444.1000495","ISSN":"2161-0444","issue":"3","journalAbbreviation":"Med Chem (Los Angeles)","note":"PMID: 30221034\nPMCID: PMC6137267","page":"038","source":"PubMed Central","title":"1-Aminobenzotriazole: A Mechanism-Based Cytochrome P450 Inhibitor and Probe of Cytochrome P450 Biology","title-short":"1-Aminobenzotriazole","volume":"8","author":[{"family":"Montellano","given":"Paul R Ortiz","non-dropping-particle":"de"}],"issued":{"date-parts":[["2018"]]}}}],"schema":"https://github.com/citation-style-language/schema/raw/master/csl-citation.json"} </w:instrText>
      </w:r>
      <w:r w:rsidRPr="67D34AD6" w:rsidR="16315998">
        <w:rPr>
          <w:rFonts w:ascii="Times New Roman" w:hAnsi="Times New Roman" w:cs="Times New Roman" w:eastAsiaTheme="minorEastAsia"/>
          <w:color w:val="000000" w:themeColor="text1"/>
          <w:sz w:val="24"/>
          <w:szCs w:val="24"/>
        </w:rPr>
        <w:fldChar w:fldCharType="separate"/>
      </w:r>
      <w:r w:rsidRPr="67D34AD6" w:rsidR="36190F51">
        <w:rPr>
          <w:rFonts w:ascii="Times New Roman" w:hAnsi="Times New Roman" w:cs="Times New Roman"/>
          <w:sz w:val="24"/>
          <w:szCs w:val="24"/>
          <w:vertAlign w:val="superscript"/>
        </w:rPr>
        <w:t>11</w:t>
      </w:r>
      <w:r w:rsidRPr="67D34AD6" w:rsidR="16315998">
        <w:rPr>
          <w:rFonts w:ascii="Times New Roman" w:hAnsi="Times New Roman" w:cs="Times New Roman" w:eastAsiaTheme="minorEastAsia"/>
          <w:color w:val="000000" w:themeColor="text1"/>
          <w:sz w:val="24"/>
          <w:szCs w:val="24"/>
        </w:rPr>
        <w:fldChar w:fldCharType="end"/>
      </w:r>
      <w:r w:rsidRPr="67D34AD6" w:rsidR="07799A98">
        <w:rPr>
          <w:rFonts w:ascii="Times New Roman" w:hAnsi="Times New Roman" w:cs="Times New Roman" w:eastAsiaTheme="minorEastAsia"/>
          <w:color w:val="000000" w:themeColor="text1"/>
          <w:sz w:val="24"/>
          <w:szCs w:val="24"/>
        </w:rPr>
        <w:t>) in triplicate</w:t>
      </w:r>
      <w:r w:rsidRPr="67D34AD6" w:rsidR="100677D1">
        <w:rPr>
          <w:rFonts w:ascii="Times New Roman" w:hAnsi="Times New Roman" w:cs="Times New Roman" w:eastAsiaTheme="minorEastAsia"/>
          <w:color w:val="000000" w:themeColor="text1"/>
          <w:sz w:val="24"/>
          <w:szCs w:val="24"/>
        </w:rPr>
        <w:t xml:space="preserve">. </w:t>
      </w:r>
      <w:commentRangeStart w:id="35"/>
      <w:commentRangeStart w:id="36"/>
      <w:r w:rsidRPr="67D34AD6" w:rsidR="09346A7C">
        <w:rPr>
          <w:rFonts w:ascii="Times New Roman" w:hAnsi="Times New Roman" w:cs="Times New Roman" w:eastAsiaTheme="minorEastAsia"/>
          <w:color w:val="000000" w:themeColor="text1"/>
          <w:sz w:val="24"/>
          <w:szCs w:val="24"/>
        </w:rPr>
        <w:t xml:space="preserve">Briefly </w:t>
      </w:r>
      <w:ins w:author="Janiszewski,Lara" w:date="2026-03-06T20:27:00Z" w16du:dateUtc="2026-03-06T20:27:59Z" w:id="37">
        <w:r w:rsidRPr="67D34AD6" w:rsidR="3E855756">
          <w:rPr>
            <w:rFonts w:ascii="Times New Roman" w:hAnsi="Times New Roman" w:cs="Times New Roman" w:eastAsiaTheme="minorEastAsia"/>
            <w:color w:val="000000" w:themeColor="text1"/>
            <w:sz w:val="24"/>
            <w:szCs w:val="24"/>
          </w:rPr>
          <w:t>50</w:t>
        </w:r>
      </w:ins>
      <w:del w:author="Janiszewski,Lara" w:date="2026-03-06T20:27:00Z" w16du:dateUtc="2026-03-06T20:27:57Z" w:id="38">
        <w:r w:rsidRPr="67D34AD6" w:rsidDel="3CB7787F" w:rsidR="16315998">
          <w:rPr>
            <w:rFonts w:ascii="Times New Roman" w:hAnsi="Times New Roman" w:cs="Times New Roman" w:eastAsiaTheme="minorEastAsia"/>
            <w:color w:val="000000" w:themeColor="text1"/>
            <w:sz w:val="24"/>
            <w:szCs w:val="24"/>
            <w:highlight w:val="yellow"/>
          </w:rPr>
          <w:delText>XX</w:delText>
        </w:r>
      </w:del>
      <w:r w:rsidRPr="67D34AD6" w:rsidR="09346A7C">
        <w:rPr>
          <w:rFonts w:ascii="Times New Roman" w:hAnsi="Times New Roman" w:cs="Times New Roman" w:eastAsiaTheme="minorEastAsia"/>
          <w:color w:val="000000" w:themeColor="text1"/>
          <w:sz w:val="24"/>
          <w:szCs w:val="24"/>
        </w:rPr>
        <w:t xml:space="preserve"> g</w:t>
      </w:r>
      <w:r w:rsidRPr="67D34AD6" w:rsidR="09346A7C">
        <w:rPr>
          <w:rFonts w:ascii="Times New Roman" w:hAnsi="Times New Roman" w:eastAsia="Aptos" w:cs="Times New Roman"/>
          <w:sz w:val="24"/>
          <w:szCs w:val="24"/>
        </w:rPr>
        <w:t xml:space="preserve"> laboratory grade sand was added to </w:t>
      </w:r>
      <w:ins w:author="Janiszewski,Lara" w:date="2026-03-06T20:28:00Z" w16du:dateUtc="2026-03-06T20:28:33Z" w:id="39">
        <w:r w:rsidRPr="67D34AD6" w:rsidR="6E5D6C37">
          <w:rPr>
            <w:rFonts w:ascii="Times New Roman" w:hAnsi="Times New Roman" w:eastAsia="Aptos" w:cs="Times New Roman"/>
            <w:sz w:val="24"/>
            <w:szCs w:val="24"/>
          </w:rPr>
          <w:t>100</w:t>
        </w:r>
      </w:ins>
      <w:del w:author="Janiszewski,Lara" w:date="2026-03-06T20:28:00Z" w16du:dateUtc="2026-03-06T20:28:20Z" w:id="40">
        <w:r w:rsidRPr="67D34AD6" w:rsidDel="3CB7787F" w:rsidR="16315998">
          <w:rPr>
            <w:rFonts w:ascii="Times New Roman" w:hAnsi="Times New Roman" w:eastAsia="Aptos" w:cs="Times New Roman"/>
            <w:sz w:val="24"/>
            <w:szCs w:val="24"/>
          </w:rPr>
          <w:delText>XX</w:delText>
        </w:r>
      </w:del>
      <w:r w:rsidRPr="67D34AD6" w:rsidR="09346A7C">
        <w:rPr>
          <w:rFonts w:ascii="Times New Roman" w:hAnsi="Times New Roman" w:eastAsia="Aptos" w:cs="Times New Roman"/>
          <w:sz w:val="24"/>
          <w:szCs w:val="24"/>
        </w:rPr>
        <w:t xml:space="preserve"> mL </w:t>
      </w:r>
      <w:r w:rsidRPr="67D34AD6" w:rsidR="09346A7C">
        <w:rPr>
          <w:rFonts w:ascii="Times New Roman" w:hAnsi="Times New Roman" w:eastAsia="Aptos" w:cs="Times New Roman"/>
          <w:sz w:val="24"/>
          <w:szCs w:val="24"/>
        </w:rPr>
        <w:t>trace mineral solution</w:t>
      </w:r>
      <w:r w:rsidRPr="67D34AD6" w:rsidR="581A128C">
        <w:rPr>
          <w:rFonts w:ascii="Times New Roman" w:hAnsi="Times New Roman" w:eastAsia="Aptos" w:cs="Times New Roman"/>
          <w:sz w:val="24"/>
          <w:szCs w:val="24"/>
        </w:rPr>
        <w:t xml:space="preserve"> and autoclaved. Then </w:t>
      </w:r>
      <w:ins w:author="Janiszewski,Lara" w:date="2026-03-06T20:28:00Z" w16du:dateUtc="2026-03-06T20:28:40Z" w:id="41">
        <w:r w:rsidRPr="67D34AD6" w:rsidR="5AEAF920">
          <w:rPr>
            <w:rFonts w:ascii="Times New Roman" w:hAnsi="Times New Roman" w:eastAsia="Aptos" w:cs="Times New Roman"/>
            <w:sz w:val="24"/>
            <w:szCs w:val="24"/>
          </w:rPr>
          <w:t>1.5</w:t>
        </w:r>
      </w:ins>
      <w:del w:author="Janiszewski,Lara" w:date="2026-03-06T20:28:00Z" w16du:dateUtc="2026-03-06T20:28:38Z" w:id="42">
        <w:r w:rsidRPr="67D34AD6" w:rsidDel="3CB7787F" w:rsidR="16315998">
          <w:rPr>
            <w:rFonts w:ascii="Times New Roman" w:hAnsi="Times New Roman" w:eastAsia="Aptos" w:cs="Times New Roman"/>
            <w:sz w:val="24"/>
            <w:szCs w:val="24"/>
            <w:highlight w:val="yellow"/>
          </w:rPr>
          <w:delText>XX</w:delText>
        </w:r>
      </w:del>
      <w:r w:rsidRPr="67D34AD6" w:rsidR="581A128C">
        <w:rPr>
          <w:rFonts w:ascii="Times New Roman" w:hAnsi="Times New Roman" w:eastAsia="Aptos" w:cs="Times New Roman"/>
          <w:sz w:val="24"/>
          <w:szCs w:val="24"/>
        </w:rPr>
        <w:t xml:space="preserve"> m</w:t>
      </w:r>
      <w:r w:rsidRPr="67D34AD6" w:rsidR="1D5EA92C">
        <w:rPr>
          <w:rFonts w:ascii="Times New Roman" w:hAnsi="Times New Roman" w:eastAsia="Aptos" w:cs="Times New Roman"/>
          <w:sz w:val="24"/>
          <w:szCs w:val="24"/>
        </w:rPr>
        <w:t>L</w:t>
      </w:r>
      <w:r w:rsidRPr="67D34AD6" w:rsidR="581A128C">
        <w:rPr>
          <w:rFonts w:ascii="Times New Roman" w:hAnsi="Times New Roman" w:eastAsia="Aptos" w:cs="Times New Roman"/>
          <w:sz w:val="24"/>
          <w:szCs w:val="24"/>
        </w:rPr>
        <w:t xml:space="preserve"> of inoculum</w:t>
      </w:r>
      <w:r w:rsidRPr="67D34AD6" w:rsidR="3E9B8D8A">
        <w:rPr>
          <w:rFonts w:ascii="Times New Roman" w:hAnsi="Times New Roman" w:eastAsia="Aptos" w:cs="Times New Roman"/>
          <w:sz w:val="24"/>
          <w:szCs w:val="24"/>
        </w:rPr>
        <w:t>, 100 µg/L filter sterilized sodium acetate as a primary carbon source, and 12 TOrCs at 50 µg/L each were added as for the acclimation reactors</w:t>
      </w:r>
      <w:commentRangeEnd w:id="35"/>
      <w:r w:rsidRPr="67D34AD6" w:rsidR="16315998">
        <w:rPr>
          <w:rStyle w:val="CommentReference"/>
          <w:rFonts w:ascii="Times New Roman" w:hAnsi="Times New Roman" w:eastAsia="Aptos" w:cs="Times New Roman"/>
          <w:sz w:val="24"/>
          <w:szCs w:val="24"/>
        </w:rPr>
        <w:commentReference w:id="35"/>
      </w:r>
      <w:commentRangeEnd w:id="36"/>
      <w:r>
        <w:rPr>
          <w:rStyle w:val="CommentReference"/>
        </w:rPr>
        <w:commentReference w:id="36"/>
      </w:r>
      <w:r w:rsidRPr="67D34AD6" w:rsidR="3E9B8D8A">
        <w:rPr>
          <w:rFonts w:ascii="Times New Roman" w:hAnsi="Times New Roman" w:eastAsia="Aptos" w:cs="Times New Roman"/>
          <w:sz w:val="24"/>
          <w:szCs w:val="24"/>
        </w:rPr>
        <w:t>.</w:t>
      </w:r>
      <w:r w:rsidRPr="67D34AD6" w:rsidR="60ACF1BD">
        <w:rPr>
          <w:rFonts w:ascii="Times New Roman" w:hAnsi="Times New Roman" w:eastAsia="Aptos" w:cs="Times New Roman"/>
          <w:sz w:val="24"/>
          <w:szCs w:val="24"/>
        </w:rPr>
        <w:t xml:space="preserve"> </w:t>
      </w:r>
      <w:r w:rsidRPr="67D34AD6" w:rsidR="100677D1">
        <w:rPr>
          <w:rFonts w:ascii="Times New Roman" w:hAnsi="Times New Roman" w:cs="Times New Roman" w:eastAsiaTheme="minorEastAsia"/>
          <w:color w:val="000000" w:themeColor="text1"/>
          <w:sz w:val="24"/>
          <w:szCs w:val="24"/>
        </w:rPr>
        <w:t xml:space="preserve">Reactors were </w:t>
      </w:r>
      <w:r w:rsidRPr="67D34AD6" w:rsidR="241F7B56">
        <w:rPr>
          <w:rFonts w:ascii="Times New Roman" w:hAnsi="Times New Roman" w:cs="Times New Roman" w:eastAsiaTheme="minorEastAsia"/>
          <w:color w:val="000000" w:themeColor="text1"/>
          <w:sz w:val="24"/>
          <w:szCs w:val="24"/>
        </w:rPr>
        <w:t>run</w:t>
      </w:r>
      <w:r w:rsidRPr="67D34AD6" w:rsidR="100677D1">
        <w:rPr>
          <w:rFonts w:ascii="Times New Roman" w:hAnsi="Times New Roman" w:cs="Times New Roman" w:eastAsiaTheme="minorEastAsia"/>
          <w:color w:val="000000" w:themeColor="text1"/>
          <w:sz w:val="24"/>
          <w:szCs w:val="24"/>
        </w:rPr>
        <w:t xml:space="preserve"> for 30 days at 25</w:t>
      </w:r>
      <w:ins w:author="Chaparro,Jacqueline" w:date="2026-03-11T18:05:00Z" w16du:dateUtc="2026-03-11T18:05:41Z" w:id="43">
        <w:r w:rsidRPr="67D34AD6" w:rsidR="406608D5">
          <w:rPr>
            <w:rFonts w:ascii="Times New Roman" w:hAnsi="Times New Roman" w:cs="Times New Roman" w:eastAsiaTheme="minorEastAsia"/>
            <w:color w:val="000000" w:themeColor="text1"/>
            <w:sz w:val="24"/>
            <w:szCs w:val="24"/>
          </w:rPr>
          <w:t xml:space="preserve"> </w:t>
        </w:r>
      </w:ins>
      <w:r w:rsidRPr="67D34AD6" w:rsidR="1F473898">
        <w:rPr>
          <w:rFonts w:ascii="Times New Roman" w:hAnsi="Times New Roman" w:cs="Times New Roman" w:eastAsiaTheme="minorEastAsia"/>
          <w:color w:val="000000" w:themeColor="text1"/>
          <w:sz w:val="24"/>
          <w:szCs w:val="24"/>
        </w:rPr>
        <w:t xml:space="preserve">°C </w:t>
      </w:r>
      <w:r w:rsidRPr="67D34AD6" w:rsidR="1C37ECE5">
        <w:rPr>
          <w:rFonts w:ascii="Times New Roman" w:hAnsi="Times New Roman" w:cs="Times New Roman" w:eastAsiaTheme="minorEastAsia"/>
          <w:color w:val="000000" w:themeColor="text1"/>
          <w:sz w:val="24"/>
          <w:szCs w:val="24"/>
        </w:rPr>
        <w:t>and 100 rpm</w:t>
      </w:r>
      <w:r w:rsidRPr="67D34AD6" w:rsidR="00A87127">
        <w:rPr>
          <w:rFonts w:ascii="Times New Roman" w:hAnsi="Times New Roman" w:cs="Times New Roman" w:eastAsiaTheme="minorEastAsia"/>
          <w:color w:val="000000" w:themeColor="text1"/>
          <w:sz w:val="24"/>
          <w:szCs w:val="24"/>
        </w:rPr>
        <w:t xml:space="preserve">. </w:t>
      </w:r>
      <w:r w:rsidRPr="67D34AD6" w:rsidR="22388C34">
        <w:rPr>
          <w:rFonts w:ascii="Times New Roman" w:hAnsi="Times New Roman" w:cs="Times New Roman" w:eastAsiaTheme="minorEastAsia"/>
          <w:color w:val="000000" w:themeColor="text1"/>
          <w:sz w:val="24"/>
          <w:szCs w:val="24"/>
        </w:rPr>
        <w:t xml:space="preserve">Five biomass aliquots </w:t>
      </w:r>
      <w:r w:rsidRPr="67D34AD6" w:rsidR="3DDBA3E6">
        <w:rPr>
          <w:rFonts w:ascii="Times New Roman" w:hAnsi="Times New Roman" w:cs="Times New Roman" w:eastAsiaTheme="minorEastAsia"/>
          <w:color w:val="000000" w:themeColor="text1"/>
          <w:sz w:val="24"/>
          <w:szCs w:val="24"/>
        </w:rPr>
        <w:t xml:space="preserve">(2 mL each) </w:t>
      </w:r>
      <w:r w:rsidRPr="67D34AD6" w:rsidR="22388C34">
        <w:rPr>
          <w:rFonts w:ascii="Times New Roman" w:hAnsi="Times New Roman" w:cs="Times New Roman" w:eastAsiaTheme="minorEastAsia"/>
          <w:color w:val="000000" w:themeColor="text1"/>
          <w:sz w:val="24"/>
          <w:szCs w:val="24"/>
        </w:rPr>
        <w:t xml:space="preserve">were collected </w:t>
      </w:r>
      <w:r w:rsidRPr="67D34AD6" w:rsidR="09F6543A">
        <w:rPr>
          <w:rFonts w:ascii="Times New Roman" w:hAnsi="Times New Roman" w:cs="Times New Roman" w:eastAsiaTheme="minorEastAsia"/>
          <w:color w:val="000000" w:themeColor="text1"/>
          <w:sz w:val="24"/>
          <w:szCs w:val="24"/>
        </w:rPr>
        <w:t>on</w:t>
      </w:r>
      <w:r w:rsidRPr="67D34AD6" w:rsidR="22388C34">
        <w:rPr>
          <w:rFonts w:ascii="Times New Roman" w:hAnsi="Times New Roman" w:cs="Times New Roman" w:eastAsiaTheme="minorEastAsia"/>
          <w:color w:val="000000" w:themeColor="text1"/>
          <w:sz w:val="24"/>
          <w:szCs w:val="24"/>
        </w:rPr>
        <w:t xml:space="preserve"> days 0, 3, 5, 10, 15, 20, 25</w:t>
      </w:r>
      <w:r w:rsidRPr="67D34AD6" w:rsidR="28BE634F">
        <w:rPr>
          <w:rFonts w:ascii="Times New Roman" w:hAnsi="Times New Roman" w:cs="Times New Roman" w:eastAsiaTheme="minorEastAsia"/>
          <w:color w:val="000000" w:themeColor="text1"/>
          <w:sz w:val="24"/>
          <w:szCs w:val="24"/>
        </w:rPr>
        <w:t>,</w:t>
      </w:r>
      <w:r w:rsidRPr="67D34AD6" w:rsidR="22388C34">
        <w:rPr>
          <w:rFonts w:ascii="Times New Roman" w:hAnsi="Times New Roman" w:cs="Times New Roman" w:eastAsiaTheme="minorEastAsia"/>
          <w:color w:val="000000" w:themeColor="text1"/>
          <w:sz w:val="24"/>
          <w:szCs w:val="24"/>
        </w:rPr>
        <w:t xml:space="preserve"> and 30 post-</w:t>
      </w:r>
      <w:r w:rsidRPr="67D34AD6" w:rsidR="5C860A41">
        <w:rPr>
          <w:rFonts w:ascii="Times New Roman" w:hAnsi="Times New Roman" w:cs="Times New Roman" w:eastAsiaTheme="minorEastAsia"/>
          <w:color w:val="000000" w:themeColor="text1"/>
          <w:sz w:val="24"/>
          <w:szCs w:val="24"/>
        </w:rPr>
        <w:t>inoculations</w:t>
      </w:r>
      <w:r w:rsidRPr="67D34AD6" w:rsidR="22388C34">
        <w:rPr>
          <w:rFonts w:ascii="Times New Roman" w:hAnsi="Times New Roman" w:cs="Times New Roman" w:eastAsiaTheme="minorEastAsia"/>
          <w:color w:val="000000" w:themeColor="text1"/>
          <w:sz w:val="24"/>
          <w:szCs w:val="24"/>
        </w:rPr>
        <w:t>.</w:t>
      </w:r>
      <w:r w:rsidRPr="67D34AD6" w:rsidR="56C75895">
        <w:rPr>
          <w:rFonts w:ascii="Times New Roman" w:hAnsi="Times New Roman" w:cs="Times New Roman" w:eastAsiaTheme="minorEastAsia"/>
          <w:color w:val="000000" w:themeColor="text1"/>
          <w:sz w:val="24"/>
          <w:szCs w:val="24"/>
        </w:rPr>
        <w:t xml:space="preserve"> These were pelleted, decanted, and frozen at</w:t>
      </w:r>
      <w:del w:author="Chaparro,Jacqueline" w:date="2026-03-11T18:05:00Z" w16du:dateUtc="2026-03-11T18:05:54Z" w:id="44">
        <w:r w:rsidRPr="67D34AD6" w:rsidDel="56C75895" w:rsidR="16315998">
          <w:rPr>
            <w:rFonts w:ascii="Times New Roman" w:hAnsi="Times New Roman" w:cs="Times New Roman" w:eastAsiaTheme="minorEastAsia"/>
            <w:color w:val="000000" w:themeColor="text1"/>
            <w:sz w:val="24"/>
            <w:szCs w:val="24"/>
          </w:rPr>
          <w:delText xml:space="preserve"> </w:delText>
        </w:r>
        <w:r w:rsidRPr="67D34AD6" w:rsidDel="13ACEB8C" w:rsidR="16315998">
          <w:rPr>
            <w:rFonts w:ascii="Times New Roman" w:hAnsi="Times New Roman" w:cs="Times New Roman" w:eastAsiaTheme="minorEastAsia"/>
            <w:color w:val="000000" w:themeColor="text1"/>
            <w:sz w:val="24"/>
            <w:szCs w:val="24"/>
          </w:rPr>
          <w:delText>-</w:delText>
        </w:r>
      </w:del>
      <w:ins w:author="Chaparro,Jacqueline" w:date="2026-03-11T18:05:00Z" w16du:dateUtc="2026-03-11T18:05:54Z" w:id="45">
        <w:r w:rsidRPr="67D34AD6" w:rsidR="08258156">
          <w:rPr>
            <w:rFonts w:ascii="Times New Roman" w:hAnsi="Times New Roman" w:cs="Times New Roman" w:eastAsiaTheme="minorEastAsia"/>
            <w:color w:val="000000" w:themeColor="text1"/>
            <w:sz w:val="24"/>
            <w:szCs w:val="24"/>
          </w:rPr>
          <w:t xml:space="preserve"> –</w:t>
        </w:r>
      </w:ins>
      <w:r w:rsidRPr="67D34AD6" w:rsidR="56C75895">
        <w:rPr>
          <w:rFonts w:ascii="Times New Roman" w:hAnsi="Times New Roman" w:cs="Times New Roman" w:eastAsiaTheme="minorEastAsia"/>
          <w:color w:val="000000" w:themeColor="text1"/>
          <w:sz w:val="24"/>
          <w:szCs w:val="24"/>
        </w:rPr>
        <w:t>80</w:t>
      </w:r>
      <w:ins w:author="Chaparro,Jacqueline" w:date="2026-03-11T18:05:00Z" w16du:dateUtc="2026-03-11T18:05:54Z" w:id="46">
        <w:r w:rsidRPr="67D34AD6" w:rsidR="08258156">
          <w:rPr>
            <w:rFonts w:ascii="Times New Roman" w:hAnsi="Times New Roman" w:cs="Times New Roman" w:eastAsiaTheme="minorEastAsia"/>
            <w:color w:val="000000" w:themeColor="text1"/>
            <w:sz w:val="24"/>
            <w:szCs w:val="24"/>
          </w:rPr>
          <w:t xml:space="preserve"> </w:t>
        </w:r>
      </w:ins>
      <w:r w:rsidRPr="67D34AD6" w:rsidR="54DDEE19">
        <w:rPr>
          <w:rFonts w:ascii="Times New Roman" w:hAnsi="Times New Roman" w:cs="Times New Roman"/>
          <w:sz w:val="24"/>
          <w:szCs w:val="24"/>
        </w:rPr>
        <w:t>°</w:t>
      </w:r>
      <w:r w:rsidRPr="67D34AD6" w:rsidR="56C75895">
        <w:rPr>
          <w:rFonts w:ascii="Times New Roman" w:hAnsi="Times New Roman" w:cs="Times New Roman" w:eastAsiaTheme="minorEastAsia"/>
          <w:color w:val="000000" w:themeColor="text1"/>
          <w:sz w:val="24"/>
          <w:szCs w:val="24"/>
        </w:rPr>
        <w:t>C.</w:t>
      </w:r>
      <w:r w:rsidRPr="67D34AD6" w:rsidR="22388C34">
        <w:rPr>
          <w:rFonts w:ascii="Times New Roman" w:hAnsi="Times New Roman" w:cs="Times New Roman" w:eastAsiaTheme="minorEastAsia"/>
          <w:color w:val="000000" w:themeColor="text1"/>
          <w:sz w:val="24"/>
          <w:szCs w:val="24"/>
        </w:rPr>
        <w:t xml:space="preserve"> </w:t>
      </w:r>
      <w:r w:rsidRPr="67D34AD6" w:rsidR="461B99E2">
        <w:rPr>
          <w:rFonts w:ascii="Times New Roman" w:hAnsi="Times New Roman" w:cs="Times New Roman" w:eastAsiaTheme="minorEastAsia"/>
          <w:color w:val="000000" w:themeColor="text1"/>
          <w:sz w:val="24"/>
          <w:szCs w:val="24"/>
        </w:rPr>
        <w:t>Additionally, 5 mL of</w:t>
      </w:r>
      <w:r w:rsidRPr="67D34AD6" w:rsidR="7B3B87C9">
        <w:rPr>
          <w:rFonts w:ascii="Times New Roman" w:hAnsi="Times New Roman" w:cs="Times New Roman" w:eastAsiaTheme="minorEastAsia"/>
          <w:color w:val="000000" w:themeColor="text1"/>
          <w:sz w:val="24"/>
          <w:szCs w:val="24"/>
        </w:rPr>
        <w:t xml:space="preserve"> pellet</w:t>
      </w:r>
      <w:r w:rsidRPr="67D34AD6" w:rsidR="461B99E2">
        <w:rPr>
          <w:rFonts w:ascii="Times New Roman" w:hAnsi="Times New Roman" w:cs="Times New Roman" w:eastAsiaTheme="minorEastAsia"/>
          <w:color w:val="000000" w:themeColor="text1"/>
          <w:sz w:val="24"/>
          <w:szCs w:val="24"/>
        </w:rPr>
        <w:t xml:space="preserve"> supernatant was </w:t>
      </w:r>
      <w:r w:rsidRPr="67D34AD6" w:rsidR="755142FC">
        <w:rPr>
          <w:rFonts w:ascii="Times New Roman" w:hAnsi="Times New Roman" w:cs="Times New Roman" w:eastAsiaTheme="minorEastAsia"/>
          <w:color w:val="000000" w:themeColor="text1"/>
          <w:sz w:val="24"/>
          <w:szCs w:val="24"/>
        </w:rPr>
        <w:t xml:space="preserve">retained for mass spectrometry </w:t>
      </w:r>
      <w:r w:rsidRPr="67D34AD6" w:rsidR="461B99E2">
        <w:rPr>
          <w:rFonts w:ascii="Times New Roman" w:hAnsi="Times New Roman" w:cs="Times New Roman" w:eastAsiaTheme="minorEastAsia"/>
          <w:color w:val="000000" w:themeColor="text1"/>
          <w:sz w:val="24"/>
          <w:szCs w:val="24"/>
        </w:rPr>
        <w:t>and frozen at –80</w:t>
      </w:r>
      <w:ins w:author="Chaparro,Jacqueline" w:date="2026-03-11T18:05:00Z" w16du:dateUtc="2026-03-11T18:05:58Z" w:id="47">
        <w:r w:rsidRPr="67D34AD6" w:rsidR="19CE19DA">
          <w:rPr>
            <w:rFonts w:ascii="Times New Roman" w:hAnsi="Times New Roman" w:cs="Times New Roman" w:eastAsiaTheme="minorEastAsia"/>
            <w:color w:val="000000" w:themeColor="text1"/>
            <w:sz w:val="24"/>
            <w:szCs w:val="24"/>
          </w:rPr>
          <w:t xml:space="preserve"> </w:t>
        </w:r>
      </w:ins>
      <w:r w:rsidRPr="67D34AD6" w:rsidR="4505A044">
        <w:rPr>
          <w:rFonts w:ascii="Times New Roman" w:hAnsi="Times New Roman" w:cs="Times New Roman"/>
          <w:sz w:val="24"/>
          <w:szCs w:val="24"/>
        </w:rPr>
        <w:t>°</w:t>
      </w:r>
      <w:r w:rsidRPr="67D34AD6" w:rsidR="461B99E2">
        <w:rPr>
          <w:rFonts w:ascii="Times New Roman" w:hAnsi="Times New Roman" w:cs="Times New Roman" w:eastAsiaTheme="minorEastAsia"/>
          <w:color w:val="000000" w:themeColor="text1"/>
          <w:sz w:val="24"/>
          <w:szCs w:val="24"/>
        </w:rPr>
        <w:t xml:space="preserve">C. </w:t>
      </w:r>
    </w:p>
    <w:p w:rsidRPr="00B464E5" w:rsidR="00E05E4D" w:rsidP="00A63F7B" w:rsidRDefault="00C965BF" w14:paraId="268F486F" w14:textId="2E52947F">
      <w:pPr>
        <w:pStyle w:val="ListParagraph"/>
        <w:numPr>
          <w:ilvl w:val="1"/>
          <w:numId w:val="3"/>
        </w:numPr>
        <w:spacing w:after="0" w:line="480" w:lineRule="auto"/>
        <w:rPr>
          <w:rFonts w:ascii="Times New Roman" w:hAnsi="Times New Roman" w:cs="Times New Roman"/>
          <w:b/>
          <w:bCs/>
          <w:sz w:val="24"/>
          <w:szCs w:val="24"/>
        </w:rPr>
      </w:pPr>
      <w:r w:rsidRPr="00EB3EB7">
        <w:rPr>
          <w:rFonts w:ascii="Times New Roman" w:hAnsi="Times New Roman" w:cs="Times New Roman"/>
          <w:b/>
          <w:bCs/>
          <w:sz w:val="24"/>
          <w:szCs w:val="24"/>
        </w:rPr>
        <w:t>Analytical methods</w:t>
      </w:r>
    </w:p>
    <w:p w:rsidRPr="00EB3EB7" w:rsidR="00C965BF" w:rsidP="00A63F7B" w:rsidRDefault="76F148D9" w14:paraId="2B99101D" w14:textId="21B8F607">
      <w:pPr>
        <w:pStyle w:val="ListParagraph"/>
        <w:numPr>
          <w:ilvl w:val="2"/>
          <w:numId w:val="3"/>
        </w:numPr>
        <w:spacing w:after="0" w:line="480" w:lineRule="auto"/>
        <w:rPr>
          <w:rFonts w:ascii="Times New Roman" w:hAnsi="Times New Roman" w:cs="Times New Roman"/>
          <w:b/>
          <w:bCs/>
          <w:sz w:val="24"/>
          <w:szCs w:val="24"/>
        </w:rPr>
      </w:pPr>
      <w:commentRangeStart w:id="48"/>
      <w:r w:rsidRPr="67D34AD6">
        <w:rPr>
          <w:rFonts w:ascii="Times New Roman" w:hAnsi="Times New Roman" w:cs="Times New Roman"/>
          <w:b/>
          <w:bCs/>
          <w:sz w:val="24"/>
          <w:szCs w:val="24"/>
        </w:rPr>
        <w:t>TOrC degradation analysis</w:t>
      </w:r>
      <w:commentRangeEnd w:id="48"/>
      <w:r w:rsidRPr="00EB3EB7" w:rsidR="001E46C9">
        <w:rPr>
          <w:rStyle w:val="CommentReference"/>
          <w:rFonts w:ascii="Times New Roman" w:hAnsi="Times New Roman" w:cs="Times New Roman"/>
          <w:b/>
          <w:bCs/>
          <w:sz w:val="24"/>
          <w:szCs w:val="24"/>
        </w:rPr>
        <w:commentReference w:id="48"/>
      </w:r>
    </w:p>
    <w:p w:rsidRPr="00EB3EB7" w:rsidR="001E46C9" w:rsidP="412D8FD9" w:rsidRDefault="7232A1CF" w14:paraId="5F71027F" w14:textId="219586AA">
      <w:pPr>
        <w:spacing w:after="0" w:line="480" w:lineRule="auto"/>
        <w:ind/>
        <w:rPr>
          <w:ins w:author="Janiszewski,Lara" w:date="2026-04-22T10:11:40.224Z" w16du:dateUtc="2026-04-22T10:11:40.224Z" w:id="337475121"/>
        </w:rPr>
      </w:pPr>
      <w:ins w:author="Chaparro,Jacqueline" w:date="2026-03-11T19:37:00Z" w16du:dateUtc="2026-03-11T19:37:48Z" w:id="736802648">
        <w:r w:rsidRPr="412D8FD9" w:rsidR="26DF68A8">
          <w:rPr>
            <w:rFonts w:ascii="Times" w:hAnsi="Times" w:eastAsia="Times" w:cs="Times"/>
            <w:sz w:val="24"/>
            <w:szCs w:val="24"/>
          </w:rPr>
          <w:t>200 µL of supernatant were diluted with 50 µL of LC-MS grade met</w:t>
        </w:r>
        <w:r w:rsidRPr="412D8FD9" w:rsidR="26DF68A8">
          <w:rPr>
            <w:rFonts w:ascii="Times" w:hAnsi="Times" w:eastAsia="Times" w:cs="Times"/>
            <w:sz w:val="24"/>
            <w:szCs w:val="24"/>
          </w:rPr>
          <w:t>hanol spiked wit</w:t>
        </w:r>
        <w:r w:rsidRPr="412D8FD9" w:rsidR="26DF68A8">
          <w:rPr>
            <w:rFonts w:ascii="Times" w:hAnsi="Times" w:eastAsia="Times" w:cs="Times"/>
            <w:sz w:val="24"/>
            <w:szCs w:val="24"/>
          </w:rPr>
          <w:t>h 62.5</w:t>
        </w:r>
        <w:r w:rsidRPr="412D8FD9" w:rsidR="26DF68A8">
          <w:rPr>
            <w:rFonts w:ascii="Times" w:hAnsi="Times" w:eastAsia="Times" w:cs="Times"/>
            <w:sz w:val="24"/>
            <w:szCs w:val="24"/>
          </w:rPr>
          <w:t xml:space="preserve"> ng</w:t>
        </w:r>
        <w:r w:rsidRPr="412D8FD9" w:rsidR="26DF68A8">
          <w:rPr>
            <w:rFonts w:ascii="Times" w:hAnsi="Times" w:eastAsia="Times" w:cs="Times"/>
            <w:sz w:val="24"/>
            <w:szCs w:val="24"/>
          </w:rPr>
          <w:t>/mL of internal standard (ibuprofen-d3, gemfibrozil-d6, diclofenac-d4, and tr</w:t>
        </w:r>
        <w:r w:rsidRPr="412D8FD9" w:rsidR="26DF68A8">
          <w:rPr>
            <w:rFonts w:ascii="Times" w:hAnsi="Times" w:eastAsia="Times" w:cs="Times"/>
            <w:sz w:val="24"/>
            <w:szCs w:val="24"/>
          </w:rPr>
          <w:t>iclosan-d</w:t>
        </w:r>
        <w:r w:rsidRPr="412D8FD9" w:rsidR="26DF68A8">
          <w:rPr>
            <w:rFonts w:ascii="Times" w:hAnsi="Times" w:eastAsia="Times" w:cs="Times"/>
            <w:sz w:val="24"/>
            <w:szCs w:val="24"/>
          </w:rPr>
          <w:t>3).</w:t>
        </w:r>
      </w:ins>
      <w:ins w:author="Chaparro,Jacqueline" w:date="2026-03-11T19:38:00Z" w16du:dateUtc="2026-03-11T19:38:56Z" w:id="1262574352">
        <w:r w:rsidRPr="412D8FD9" w:rsidR="26DF68A8">
          <w:rPr>
            <w:rFonts w:ascii="Times" w:hAnsi="Times" w:eastAsia="Times" w:cs="Times"/>
            <w:sz w:val="24"/>
            <w:szCs w:val="24"/>
          </w:rPr>
          <w:t xml:space="preserve"> Additionally, </w:t>
        </w:r>
        <w:r w:rsidRPr="412D8FD9" w:rsidR="26DF68A8">
          <w:rPr>
            <w:rFonts w:ascii="Times" w:hAnsi="Times" w:eastAsia="Times" w:cs="Times"/>
            <w:sz w:val="24"/>
            <w:szCs w:val="24"/>
          </w:rPr>
          <w:t>equal</w:t>
        </w:r>
        <w:r w:rsidRPr="412D8FD9" w:rsidR="26DF68A8">
          <w:rPr>
            <w:rFonts w:ascii="Times" w:hAnsi="Times" w:eastAsia="Times" w:cs="Times"/>
            <w:sz w:val="24"/>
            <w:szCs w:val="24"/>
          </w:rPr>
          <w:t xml:space="preserve"> volume of each sample was combined </w:t>
        </w:r>
      </w:ins>
      <w:ins w:author="Chaparro,Jacqueline" w:date="2026-03-11T19:40:00Z" w16du:dateUtc="2026-03-11T19:40:48Z" w:id="329530718">
        <w:r w:rsidRPr="412D8FD9" w:rsidR="66438F47">
          <w:rPr>
            <w:rFonts w:ascii="Times" w:hAnsi="Times" w:eastAsia="Times" w:cs="Times"/>
            <w:sz w:val="24"/>
            <w:szCs w:val="24"/>
          </w:rPr>
          <w:t>to generate a</w:t>
        </w:r>
      </w:ins>
      <w:ins w:author="Chaparro,Jacqueline" w:date="2026-03-11T19:38:00Z" w16du:dateUtc="2026-03-11T19:38:56Z" w:id="1520423132">
        <w:r w:rsidRPr="412D8FD9" w:rsidR="26DF68A8">
          <w:rPr>
            <w:rFonts w:ascii="Times" w:hAnsi="Times" w:eastAsia="Times" w:cs="Times"/>
            <w:sz w:val="24"/>
            <w:szCs w:val="24"/>
          </w:rPr>
          <w:t xml:space="preserve"> poole</w:t>
        </w:r>
        <w:r w:rsidRPr="412D8FD9" w:rsidR="26DF68A8">
          <w:rPr>
            <w:rFonts w:ascii="Times" w:hAnsi="Times" w:eastAsia="Times" w:cs="Times"/>
            <w:sz w:val="24"/>
            <w:szCs w:val="24"/>
          </w:rPr>
          <w:t>d quality</w:t>
        </w:r>
        <w:r w:rsidRPr="412D8FD9" w:rsidR="26DF68A8">
          <w:rPr>
            <w:rFonts w:ascii="Times" w:hAnsi="Times" w:eastAsia="Times" w:cs="Times"/>
            <w:sz w:val="24"/>
            <w:szCs w:val="24"/>
          </w:rPr>
          <w:t xml:space="preserve"> control </w:t>
        </w:r>
        <w:r w:rsidRPr="412D8FD9" w:rsidR="47A38C5B">
          <w:rPr>
            <w:rFonts w:ascii="Times" w:hAnsi="Times" w:eastAsia="Times" w:cs="Times"/>
            <w:sz w:val="24"/>
            <w:szCs w:val="24"/>
          </w:rPr>
          <w:t>(Q</w:t>
        </w:r>
      </w:ins>
      <w:ins w:author="Chaparro,Jacqueline" w:date="2026-03-11T19:39:00Z" w16du:dateUtc="2026-03-11T19:39:01Z" w:id="678942024">
        <w:r w:rsidRPr="412D8FD9" w:rsidR="47A38C5B">
          <w:rPr>
            <w:rFonts w:ascii="Times" w:hAnsi="Times" w:eastAsia="Times" w:cs="Times"/>
            <w:sz w:val="24"/>
            <w:szCs w:val="24"/>
          </w:rPr>
          <w:t xml:space="preserve">C) </w:t>
        </w:r>
      </w:ins>
      <w:ins w:author="Chaparro,Jacqueline" w:date="2026-03-11T19:38:00Z" w16du:dateUtc="2026-03-11T19:38:56Z" w:id="1061729216">
        <w:r w:rsidRPr="412D8FD9" w:rsidR="26DF68A8">
          <w:rPr>
            <w:rFonts w:ascii="Times" w:hAnsi="Times" w:eastAsia="Times" w:cs="Times"/>
            <w:sz w:val="24"/>
            <w:szCs w:val="24"/>
          </w:rPr>
          <w:t>sample.</w:t>
        </w:r>
      </w:ins>
      <w:ins w:author="Chaparro,Jacqueline" w:date="2026-03-11T19:37:00Z" w16du:dateUtc="2026-03-11T19:37:48Z" w:id="258981124">
        <w:r w:rsidRPr="412D8FD9" w:rsidR="26DF68A8">
          <w:rPr>
            <w:rFonts w:ascii="Times" w:hAnsi="Times" w:eastAsia="Times" w:cs="Times"/>
            <w:sz w:val="24"/>
            <w:szCs w:val="24"/>
          </w:rPr>
          <w:t xml:space="preserve"> </w:t>
        </w:r>
      </w:ins>
      <w:ins w:author="Chaparro,Jacqueline" w:date="2026-03-11T19:41:00Z" w16du:dateUtc="2026-03-11T19:41:25Z" w:id="1288025937">
        <w:r w:rsidRPr="412D8FD9" w:rsidR="39B5CAF7">
          <w:rPr>
            <w:rFonts w:ascii="Times" w:hAnsi="Times" w:eastAsia="Times" w:cs="Times"/>
            <w:sz w:val="24"/>
            <w:szCs w:val="24"/>
          </w:rPr>
          <w:t xml:space="preserve">Samples were stored in –80 °C </w:t>
        </w:r>
      </w:ins>
      <w:ins w:author="Chaparro,Jacqueline" w:date="2026-03-11T19:42:00Z" w16du:dateUtc="2026-03-11T19:42:04Z" w:id="411668802">
        <w:r w:rsidRPr="412D8FD9" w:rsidR="39B5CAF7">
          <w:rPr>
            <w:rFonts w:ascii="Times" w:hAnsi="Times" w:eastAsia="Times" w:cs="Times"/>
            <w:sz w:val="24"/>
            <w:szCs w:val="24"/>
          </w:rPr>
          <w:t>until analysis.</w:t>
        </w:r>
      </w:ins>
      <w:ins w:author="Chaparro,Jacqueline" w:date="2026-03-11T19:41:00Z" w16du:dateUtc="2026-03-11T19:41:25Z" w:id="1660787188">
        <w:r w:rsidRPr="412D8FD9" w:rsidR="39B5CAF7">
          <w:rPr>
            <w:rFonts w:ascii="Times" w:hAnsi="Times" w:eastAsia="Times" w:cs="Times"/>
            <w:sz w:val="24"/>
            <w:szCs w:val="24"/>
          </w:rPr>
          <w:t xml:space="preserve"> </w:t>
        </w:r>
      </w:ins>
      <w:r w:rsidRPr="412D8FD9" w:rsidR="21D84DB1">
        <w:rPr>
          <w:rFonts w:ascii="Times" w:hAnsi="Times" w:eastAsia="Times" w:cs="Times"/>
          <w:sz w:val="24"/>
          <w:szCs w:val="24"/>
        </w:rPr>
        <w:t>TOrC</w:t>
      </w:r>
      <w:r w:rsidRPr="412D8FD9" w:rsidR="21D84DB1">
        <w:rPr>
          <w:rFonts w:ascii="Times" w:hAnsi="Times" w:eastAsia="Times" w:cs="Times"/>
          <w:sz w:val="24"/>
          <w:szCs w:val="24"/>
        </w:rPr>
        <w:t xml:space="preserve"> biodegradat</w:t>
      </w:r>
      <w:r w:rsidRPr="412D8FD9" w:rsidR="41B146AF">
        <w:rPr>
          <w:rFonts w:ascii="Times" w:hAnsi="Times" w:eastAsia="Times" w:cs="Times"/>
          <w:sz w:val="24"/>
          <w:szCs w:val="24"/>
        </w:rPr>
        <w:t>ion analysis was conducted via</w:t>
      </w:r>
      <w:r w:rsidRPr="412D8FD9" w:rsidR="4A6BB896">
        <w:rPr>
          <w:rFonts w:ascii="Times" w:hAnsi="Times" w:eastAsia="Times" w:cs="Times"/>
          <w:sz w:val="24"/>
          <w:szCs w:val="24"/>
        </w:rPr>
        <w:t xml:space="preserve"> </w:t>
      </w:r>
      <w:r w:rsidRPr="412D8FD9" w:rsidR="2174585C">
        <w:rPr>
          <w:rFonts w:ascii="Times" w:hAnsi="Times" w:eastAsia="Times" w:cs="Times"/>
          <w:sz w:val="24"/>
          <w:szCs w:val="24"/>
        </w:rPr>
        <w:t>Ultra-Performance Liqui</w:t>
      </w:r>
      <w:r w:rsidRPr="412D8FD9" w:rsidR="2174585C">
        <w:rPr>
          <w:rFonts w:ascii="Times" w:hAnsi="Times" w:eastAsia="Times" w:cs="Times"/>
          <w:sz w:val="24"/>
          <w:szCs w:val="24"/>
        </w:rPr>
        <w:t>d Chromatography cou</w:t>
      </w:r>
      <w:r w:rsidRPr="412D8FD9" w:rsidR="2174585C">
        <w:rPr>
          <w:rFonts w:ascii="Times" w:hAnsi="Times" w:eastAsia="Times" w:cs="Times"/>
          <w:sz w:val="24"/>
          <w:szCs w:val="24"/>
        </w:rPr>
        <w:t>pled with Tandem Mass Spectrometry (</w:t>
      </w:r>
      <w:r w:rsidRPr="412D8FD9" w:rsidR="4A6BB896">
        <w:rPr>
          <w:rFonts w:ascii="Times" w:hAnsi="Times" w:eastAsia="Times" w:cs="Times"/>
          <w:sz w:val="24"/>
          <w:szCs w:val="24"/>
        </w:rPr>
        <w:t>UPLC-MS/MS</w:t>
      </w:r>
      <w:r w:rsidRPr="412D8FD9" w:rsidR="2174585C">
        <w:rPr>
          <w:rFonts w:ascii="Times" w:hAnsi="Times" w:eastAsia="Times" w:cs="Times"/>
          <w:sz w:val="24"/>
          <w:szCs w:val="24"/>
        </w:rPr>
        <w:t>)</w:t>
      </w:r>
      <w:r w:rsidRPr="412D8FD9" w:rsidR="4A6BB896">
        <w:rPr>
          <w:rFonts w:ascii="Times" w:hAnsi="Times" w:eastAsia="Times" w:cs="Times"/>
          <w:sz w:val="24"/>
          <w:szCs w:val="24"/>
        </w:rPr>
        <w:t>.</w:t>
      </w:r>
      <w:del w:author="Chaparro,Jacqueline" w:date="2026-03-11T19:37:00Z" w16du:dateUtc="2026-03-11T19:37:27Z" w:id="372289523">
        <w:r w:rsidRPr="412D8FD9" w:rsidDel="4F8353A1">
          <w:rPr>
            <w:rFonts w:ascii="Times" w:hAnsi="Times" w:eastAsia="Times" w:cs="Times"/>
            <w:sz w:val="24"/>
            <w:szCs w:val="24"/>
          </w:rPr>
          <w:delText xml:space="preserve"> </w:delText>
        </w:r>
      </w:del>
      <w:r w:rsidRPr="412D8FD9" w:rsidR="030FB902">
        <w:rPr>
          <w:rFonts w:ascii="Times" w:hAnsi="Times" w:eastAsia="Times" w:cs="Times"/>
          <w:sz w:val="24"/>
          <w:szCs w:val="24"/>
        </w:rPr>
        <w:t xml:space="preserve">Ten microliters of </w:t>
      </w:r>
      <w:r w:rsidRPr="412D8FD9" w:rsidR="70F5B703">
        <w:rPr>
          <w:rFonts w:ascii="Times" w:hAnsi="Times" w:eastAsia="Times" w:cs="Times"/>
          <w:sz w:val="24"/>
          <w:szCs w:val="24"/>
        </w:rPr>
        <w:t>s</w:t>
      </w:r>
      <w:del w:author="Chaparro,Jacqueline" w:date="2026-03-11T19:34:00Z" w16du:dateUtc="2026-03-11T19:34:59Z" w:id="2143406185">
        <w:r w:rsidRPr="412D8FD9" w:rsidDel="4F8353A1">
          <w:rPr>
            <w:rFonts w:ascii="Times" w:hAnsi="Times" w:eastAsia="Times" w:cs="Times"/>
            <w:sz w:val="24"/>
            <w:szCs w:val="24"/>
          </w:rPr>
          <w:delText>upernatant</w:delText>
        </w:r>
      </w:del>
      <w:ins w:author="Chaparro,Jacqueline" w:date="2026-03-11T19:34:00Z" w16du:dateUtc="2026-03-11T19:34:59Z" w:id="363669510">
        <w:r w:rsidRPr="412D8FD9" w:rsidR="7242E14F">
          <w:rPr>
            <w:rFonts w:ascii="Times" w:hAnsi="Times" w:eastAsia="Times" w:cs="Times"/>
            <w:sz w:val="24"/>
            <w:szCs w:val="24"/>
          </w:rPr>
          <w:t>a</w:t>
        </w:r>
      </w:ins>
      <w:ins w:author="Chaparro,Jacqueline" w:date="2026-03-11T19:35:00Z" w16du:dateUtc="2026-03-11T19:35:04Z" w:id="702827048">
        <w:r w:rsidRPr="412D8FD9" w:rsidR="7242E14F">
          <w:rPr>
            <w:rFonts w:ascii="Times" w:hAnsi="Times" w:eastAsia="Times" w:cs="Times"/>
            <w:sz w:val="24"/>
            <w:szCs w:val="24"/>
          </w:rPr>
          <w:t>m</w:t>
        </w:r>
      </w:ins>
      <w:ins w:author="Chaparro,Jacqueline" w:date="2026-03-11T19:34:00Z" w16du:dateUtc="2026-03-11T19:34:59Z" w:id="1608284408">
        <w:r w:rsidRPr="412D8FD9" w:rsidR="7242E14F">
          <w:rPr>
            <w:rFonts w:ascii="Times" w:hAnsi="Times" w:eastAsia="Times" w:cs="Times"/>
            <w:sz w:val="24"/>
            <w:szCs w:val="24"/>
          </w:rPr>
          <w:t>ple</w:t>
        </w:r>
      </w:ins>
      <w:r w:rsidRPr="412D8FD9" w:rsidR="70F5B703">
        <w:rPr>
          <w:rFonts w:ascii="Times" w:hAnsi="Times" w:eastAsia="Times" w:cs="Times"/>
          <w:sz w:val="24"/>
          <w:szCs w:val="24"/>
        </w:rPr>
        <w:t xml:space="preserve"> </w:t>
      </w:r>
      <w:r w:rsidRPr="412D8FD9" w:rsidR="030FB902">
        <w:rPr>
          <w:rFonts w:ascii="Times" w:hAnsi="Times" w:eastAsia="Times" w:cs="Times"/>
          <w:sz w:val="24"/>
          <w:szCs w:val="24"/>
        </w:rPr>
        <w:t>w</w:t>
      </w:r>
      <w:del w:author="Chaparro,Jacqueline" w:date="2026-03-11T19:35:00Z" w16du:dateUtc="2026-03-11T19:35:07Z" w:id="1816719937">
        <w:r w:rsidRPr="412D8FD9" w:rsidDel="4F8353A1">
          <w:rPr>
            <w:rFonts w:ascii="Times" w:hAnsi="Times" w:eastAsia="Times" w:cs="Times"/>
            <w:sz w:val="24"/>
            <w:szCs w:val="24"/>
          </w:rPr>
          <w:delText>ere</w:delText>
        </w:r>
      </w:del>
      <w:ins w:author="Chaparro,Jacqueline" w:date="2026-03-11T19:35:00Z" w16du:dateUtc="2026-03-11T19:35:07Z" w:id="1822688490">
        <w:r w:rsidRPr="412D8FD9" w:rsidR="7F052D03">
          <w:rPr>
            <w:rFonts w:ascii="Times" w:hAnsi="Times" w:eastAsia="Times" w:cs="Times"/>
            <w:sz w:val="24"/>
            <w:szCs w:val="24"/>
          </w:rPr>
          <w:t>as</w:t>
        </w:r>
      </w:ins>
      <w:r w:rsidRPr="412D8FD9" w:rsidR="030FB902">
        <w:rPr>
          <w:rFonts w:ascii="Times" w:hAnsi="Times" w:eastAsia="Times" w:cs="Times"/>
          <w:sz w:val="24"/>
          <w:szCs w:val="24"/>
        </w:rPr>
        <w:t xml:space="preserve"> injected onto an LX50 UHPLC system equipped with a</w:t>
      </w:r>
      <w:ins w:author="Koslovsky,Matt" w:date="2026-02-27T19:21:00Z" w16du:dateUtc="2026-02-27T19:21:11Z" w:id="1598512381">
        <w:r w:rsidRPr="412D8FD9" w:rsidR="2A59510A">
          <w:rPr>
            <w:rFonts w:ascii="Times" w:hAnsi="Times" w:eastAsia="Times" w:cs="Times"/>
            <w:sz w:val="24"/>
            <w:szCs w:val="24"/>
          </w:rPr>
          <w:t>n</w:t>
        </w:r>
      </w:ins>
      <w:r w:rsidRPr="412D8FD9" w:rsidR="030FB902">
        <w:rPr>
          <w:rFonts w:ascii="Times" w:hAnsi="Times" w:eastAsia="Times" w:cs="Times"/>
          <w:sz w:val="24"/>
          <w:szCs w:val="24"/>
        </w:rPr>
        <w:t xml:space="preserve"> LX-50 solvent delivery pump (20-µL sample loop, partial loop injection mode; PerkinElmer</w:t>
      </w:r>
      <w:r w:rsidRPr="412D8FD9" w:rsidR="030FB902">
        <w:rPr>
          <w:rFonts w:ascii="Times" w:hAnsi="Times" w:eastAsia="Times" w:cs="Times"/>
          <w:sz w:val="24"/>
          <w:szCs w:val="24"/>
        </w:rPr>
        <w:t>, S</w:t>
      </w:r>
      <w:r w:rsidRPr="412D8FD9" w:rsidR="030FB902">
        <w:rPr>
          <w:rFonts w:ascii="Times" w:hAnsi="Times" w:eastAsia="Times" w:cs="Times"/>
          <w:sz w:val="24"/>
          <w:szCs w:val="24"/>
        </w:rPr>
        <w:t xml:space="preserve">helton, CT, USA). An ACQUITY UPLC HSS T3 column (1 x </w:t>
      </w:r>
      <w:r w:rsidRPr="412D8FD9" w:rsidR="030FB902">
        <w:rPr>
          <w:rFonts w:ascii="Times" w:hAnsi="Times" w:eastAsia="Times" w:cs="Times"/>
          <w:sz w:val="24"/>
          <w:szCs w:val="24"/>
        </w:rPr>
        <w:t>100 mm</w:t>
      </w:r>
      <w:r w:rsidRPr="412D8FD9" w:rsidR="030FB902">
        <w:rPr>
          <w:rFonts w:ascii="Times" w:hAnsi="Times" w:eastAsia="Times" w:cs="Times"/>
          <w:sz w:val="24"/>
          <w:szCs w:val="24"/>
        </w:rPr>
        <w:t xml:space="preserve">, 1.8 µM; Waters Corporation, Milford, MA, USA) was used for chromatographic separation. The column was </w:t>
      </w:r>
      <w:r w:rsidRPr="412D8FD9" w:rsidR="030FB902">
        <w:rPr>
          <w:rFonts w:ascii="Times" w:hAnsi="Times" w:eastAsia="Times" w:cs="Times"/>
          <w:sz w:val="24"/>
          <w:szCs w:val="24"/>
        </w:rPr>
        <w:t>maintained</w:t>
      </w:r>
      <w:r w:rsidRPr="412D8FD9" w:rsidR="030FB902">
        <w:rPr>
          <w:rFonts w:ascii="Times" w:hAnsi="Times" w:eastAsia="Times" w:cs="Times"/>
          <w:sz w:val="24"/>
          <w:szCs w:val="24"/>
        </w:rPr>
        <w:t xml:space="preserve"> at 60</w:t>
      </w:r>
      <w:ins w:author="Chaparro,Jacqueline" w:date="2026-03-11T18:06:00Z" w16du:dateUtc="2026-03-11T18:06:38Z" w:id="769467268">
        <w:r w:rsidRPr="412D8FD9" w:rsidR="5F1FA738">
          <w:rPr>
            <w:rFonts w:ascii="Times" w:hAnsi="Times" w:eastAsia="Times" w:cs="Times"/>
            <w:sz w:val="24"/>
            <w:szCs w:val="24"/>
          </w:rPr>
          <w:t xml:space="preserve"> </w:t>
        </w:r>
      </w:ins>
      <w:r w:rsidRPr="412D8FD9" w:rsidR="030FB902">
        <w:rPr>
          <w:rFonts w:ascii="Times" w:hAnsi="Times" w:eastAsia="Times" w:cs="Times"/>
          <w:sz w:val="24"/>
          <w:szCs w:val="24"/>
        </w:rPr>
        <w:t xml:space="preserve">°C, Mobile phase A consisted of 0.1% formic acid in LC-MS grade </w:t>
      </w:r>
      <w:r w:rsidRPr="412D8FD9" w:rsidR="65B26775">
        <w:rPr>
          <w:rFonts w:ascii="Times" w:hAnsi="Times" w:eastAsia="Times" w:cs="Times"/>
          <w:sz w:val="24"/>
          <w:szCs w:val="24"/>
        </w:rPr>
        <w:t>water,</w:t>
      </w:r>
      <w:r w:rsidRPr="412D8FD9" w:rsidR="030FB902">
        <w:rPr>
          <w:rFonts w:ascii="Times" w:hAnsi="Times" w:eastAsia="Times" w:cs="Times"/>
          <w:sz w:val="24"/>
          <w:szCs w:val="24"/>
        </w:rPr>
        <w:t xml:space="preserve"> and mobile phase B was 0.1% formic acid in LC-MS grade acetonitrile. </w:t>
      </w:r>
      <w:r w:rsidRPr="412D8FD9" w:rsidR="45C5EC49">
        <w:rPr>
          <w:rFonts w:ascii="Times" w:hAnsi="Times" w:eastAsia="Times" w:cs="Times"/>
          <w:sz w:val="24"/>
          <w:szCs w:val="24"/>
        </w:rPr>
        <w:t xml:space="preserve">The </w:t>
      </w:r>
      <w:ins w:author="Prenni,Jessica" w:date="2026-03-09T20:43:00Z" w16du:dateUtc="2026-03-09T20:43:15Z" w:id="2030398761">
        <w:r w:rsidRPr="412D8FD9" w:rsidR="069A7CCD">
          <w:rPr>
            <w:rFonts w:ascii="Times" w:hAnsi="Times" w:eastAsia="Times" w:cs="Times"/>
            <w:sz w:val="24"/>
            <w:szCs w:val="24"/>
          </w:rPr>
          <w:t>e</w:t>
        </w:r>
      </w:ins>
      <w:r w:rsidRPr="412D8FD9" w:rsidR="030FB902">
        <w:rPr>
          <w:rFonts w:ascii="Times" w:hAnsi="Times" w:eastAsia="Times" w:cs="Times"/>
          <w:sz w:val="24"/>
          <w:szCs w:val="24"/>
        </w:rPr>
        <w:t>lution gradient was initially at 1% B for 1 min, which was increased to 76% B at 12 min, further increased to 97% B at 12.1 min, then decreased to 1% B at 12.2 mins. The column was re-equilibrated for 3.2 min</w:t>
      </w:r>
      <w:r w:rsidRPr="412D8FD9" w:rsidR="030FB902">
        <w:rPr>
          <w:rFonts w:ascii="Times" w:hAnsi="Times" w:eastAsia="Times" w:cs="Times"/>
          <w:sz w:val="24"/>
          <w:szCs w:val="24"/>
          <w:highlight w:val="yellow"/>
          <w:rPrChange w:author="Diaz,Gustavo" w:date="2026-03-16T18:21:00Z" w16du:dateUtc="2026-03-16T18:21:11Z" w:id="845075652">
            <w:rPr>
              <w:rFonts w:ascii="Times" w:hAnsi="Times" w:eastAsia="Times" w:cs="Times"/>
              <w:sz w:val="24"/>
              <w:szCs w:val="24"/>
            </w:rPr>
          </w:rPrChange>
        </w:rPr>
        <w:t>s for a total run time of 10 min.</w:t>
      </w:r>
      <w:r w:rsidRPr="412D8FD9" w:rsidR="030FB902">
        <w:rPr>
          <w:rFonts w:ascii="Times" w:hAnsi="Times" w:eastAsia="Times" w:cs="Times"/>
          <w:sz w:val="24"/>
          <w:szCs w:val="24"/>
        </w:rPr>
        <w:t xml:space="preserve"> </w:t>
      </w:r>
      <w:commentRangeStart w:id="75"/>
      <w:r w:rsidRPr="412D8FD9" w:rsidR="030FB902">
        <w:rPr>
          <w:rFonts w:ascii="Times" w:hAnsi="Times" w:eastAsia="Times" w:cs="Times"/>
          <w:sz w:val="24"/>
          <w:szCs w:val="24"/>
        </w:rPr>
        <w:t>The</w:t>
      </w:r>
      <w:commentRangeEnd w:id="75"/>
      <w:r>
        <w:rPr>
          <w:rStyle w:val="CommentReference"/>
        </w:rPr>
        <w:commentReference w:id="75"/>
      </w:r>
      <w:r w:rsidRPr="412D8FD9" w:rsidR="030FB902">
        <w:rPr>
          <w:rFonts w:ascii="Times" w:hAnsi="Times" w:eastAsia="Times" w:cs="Times"/>
          <w:sz w:val="24"/>
          <w:szCs w:val="24"/>
        </w:rPr>
        <w:t xml:space="preserve"> flow rate was set to 250 µL/min. Detection was performed on a PerkinElmer </w:t>
      </w:r>
      <w:r w:rsidRPr="412D8FD9" w:rsidR="030FB902">
        <w:rPr>
          <w:rFonts w:ascii="Times" w:hAnsi="Times" w:eastAsia="Times" w:cs="Times"/>
          <w:sz w:val="24"/>
          <w:szCs w:val="24"/>
        </w:rPr>
        <w:t>QSight</w:t>
      </w:r>
      <w:r w:rsidRPr="412D8FD9" w:rsidR="030FB902">
        <w:rPr>
          <w:rFonts w:ascii="Times" w:hAnsi="Times" w:eastAsia="Times" w:cs="Times"/>
          <w:sz w:val="24"/>
          <w:szCs w:val="24"/>
        </w:rPr>
        <w:t xml:space="preserve"> 220 triple quadrupole mass spectrometer </w:t>
      </w:r>
      <w:r w:rsidRPr="412D8FD9" w:rsidR="030FB902">
        <w:rPr>
          <w:rFonts w:ascii="Times" w:hAnsi="Times" w:eastAsia="Times" w:cs="Times"/>
          <w:sz w:val="24"/>
          <w:szCs w:val="24"/>
        </w:rPr>
        <w:t xml:space="preserve">(MS) </w:t>
      </w:r>
      <w:r w:rsidRPr="412D8FD9" w:rsidR="261F052F">
        <w:rPr>
          <w:rFonts w:ascii="Times" w:hAnsi="Times" w:eastAsia="Times" w:cs="Times"/>
          <w:sz w:val="24"/>
          <w:szCs w:val="24"/>
        </w:rPr>
        <w:t xml:space="preserve">equipped </w:t>
      </w:r>
      <w:r w:rsidRPr="412D8FD9" w:rsidR="030FB902">
        <w:rPr>
          <w:rFonts w:ascii="Times" w:hAnsi="Times" w:eastAsia="Times" w:cs="Times"/>
          <w:sz w:val="24"/>
          <w:szCs w:val="24"/>
        </w:rPr>
        <w:t xml:space="preserve">with an electrospray ionization source </w:t>
      </w:r>
      <w:r w:rsidRPr="412D8FD9" w:rsidR="5CD692D9">
        <w:rPr>
          <w:rFonts w:ascii="Times" w:hAnsi="Times" w:eastAsia="Times" w:cs="Times"/>
          <w:sz w:val="24"/>
          <w:szCs w:val="24"/>
        </w:rPr>
        <w:t xml:space="preserve">and </w:t>
      </w:r>
      <w:r w:rsidRPr="412D8FD9" w:rsidR="030FB902">
        <w:rPr>
          <w:rFonts w:ascii="Times" w:hAnsi="Times" w:eastAsia="Times" w:cs="Times"/>
          <w:sz w:val="24"/>
          <w:szCs w:val="24"/>
        </w:rPr>
        <w:t>operated</w:t>
      </w:r>
      <w:r w:rsidRPr="412D8FD9" w:rsidR="030FB902">
        <w:rPr>
          <w:rFonts w:ascii="Times" w:hAnsi="Times" w:eastAsia="Times" w:cs="Times"/>
          <w:sz w:val="24"/>
          <w:szCs w:val="24"/>
        </w:rPr>
        <w:t xml:space="preserve"> in selected reaction monitoring (SRM)</w:t>
      </w:r>
      <w:r w:rsidRPr="412D8FD9" w:rsidR="4BB02682">
        <w:rPr>
          <w:rFonts w:ascii="Times" w:hAnsi="Times" w:eastAsia="Times" w:cs="Times"/>
          <w:sz w:val="24"/>
          <w:szCs w:val="24"/>
        </w:rPr>
        <w:t xml:space="preserve"> mode with polarity </w:t>
      </w:r>
      <w:r w:rsidRPr="412D8FD9" w:rsidR="030FB902">
        <w:rPr>
          <w:rFonts w:ascii="Times" w:hAnsi="Times" w:eastAsia="Times" w:cs="Times"/>
          <w:sz w:val="24"/>
          <w:szCs w:val="24"/>
        </w:rPr>
        <w:t xml:space="preserve">switching </w:t>
      </w:r>
      <w:r w:rsidRPr="412D8FD9" w:rsidR="1EDA29F2">
        <w:rPr>
          <w:rFonts w:ascii="Times" w:hAnsi="Times" w:eastAsia="Times" w:cs="Times"/>
          <w:sz w:val="24"/>
          <w:szCs w:val="24"/>
        </w:rPr>
        <w:t>between</w:t>
      </w:r>
      <w:r w:rsidRPr="412D8FD9" w:rsidR="030FB902">
        <w:rPr>
          <w:rFonts w:ascii="Times" w:hAnsi="Times" w:eastAsia="Times" w:cs="Times"/>
          <w:sz w:val="24"/>
          <w:szCs w:val="24"/>
        </w:rPr>
        <w:t xml:space="preserve"> positive and </w:t>
      </w:r>
      <w:del w:author="Janiszewski,Lara" w:date="2026-04-22T10:09:44.489Z" w16du:dateUtc="2026-04-22T10:09:44.489Z" w:id="2128191084">
        <w:r w:rsidRPr="412D8FD9" w:rsidDel="030FB902">
          <w:rPr>
            <w:rFonts w:ascii="Times" w:hAnsi="Times" w:eastAsia="Times" w:cs="Times"/>
            <w:sz w:val="24"/>
            <w:szCs w:val="24"/>
          </w:rPr>
          <w:delText xml:space="preserve">negative </w:delText>
        </w:r>
        <w:r w:rsidRPr="412D8FD9" w:rsidDel="030FB902">
          <w:rPr>
            <w:rFonts w:ascii="Times" w:hAnsi="Times" w:eastAsia="Times" w:cs="Times"/>
            <w:sz w:val="24"/>
            <w:szCs w:val="24"/>
          </w:rPr>
          <w:delText xml:space="preserve"> ionization</w:delText>
        </w:r>
      </w:del>
      <w:ins w:author="Janiszewski,Lara" w:date="2026-04-22T10:09:44.503Z" w16du:dateUtc="2026-04-22T10:09:44.503Z" w:id="901403983">
        <w:r w:rsidRPr="412D8FD9" w:rsidR="2C0F779D">
          <w:rPr>
            <w:rFonts w:ascii="Times" w:hAnsi="Times" w:eastAsia="Times" w:cs="Times"/>
            <w:sz w:val="24"/>
            <w:szCs w:val="24"/>
          </w:rPr>
          <w:t>negative ionization</w:t>
        </w:r>
      </w:ins>
      <w:r w:rsidRPr="412D8FD9" w:rsidR="030FB902">
        <w:rPr>
          <w:rFonts w:ascii="Times" w:hAnsi="Times" w:eastAsia="Times" w:cs="Times"/>
          <w:sz w:val="24"/>
          <w:szCs w:val="24"/>
        </w:rPr>
        <w:t xml:space="preserve">. SRM transitions for each compound were </w:t>
      </w:r>
      <w:r w:rsidRPr="412D8FD9" w:rsidR="030FB902">
        <w:rPr>
          <w:rFonts w:ascii="Times" w:hAnsi="Times" w:eastAsia="Times" w:cs="Times"/>
          <w:sz w:val="24"/>
          <w:szCs w:val="24"/>
        </w:rPr>
        <w:t>optimized</w:t>
      </w:r>
      <w:r w:rsidRPr="412D8FD9" w:rsidR="030FB902">
        <w:rPr>
          <w:rFonts w:ascii="Times" w:hAnsi="Times" w:eastAsia="Times" w:cs="Times"/>
          <w:sz w:val="24"/>
          <w:szCs w:val="24"/>
        </w:rPr>
        <w:t xml:space="preserve"> through analysis of authentic standards (</w:t>
      </w:r>
      <w:r w:rsidRPr="412D8FD9" w:rsidR="4F5E1B1E">
        <w:rPr>
          <w:rFonts w:ascii="Times" w:hAnsi="Times" w:eastAsia="Times" w:cs="Times"/>
          <w:sz w:val="24"/>
          <w:szCs w:val="24"/>
        </w:rPr>
        <w:t xml:space="preserve">Supplementary </w:t>
      </w:r>
      <w:r w:rsidRPr="412D8FD9" w:rsidR="030FB902">
        <w:rPr>
          <w:rFonts w:ascii="Times" w:hAnsi="Times" w:eastAsia="Times" w:cs="Times"/>
          <w:sz w:val="24"/>
          <w:szCs w:val="24"/>
        </w:rPr>
        <w:t xml:space="preserve">Table </w:t>
      </w:r>
      <w:r w:rsidRPr="412D8FD9" w:rsidR="4F5E1B1E">
        <w:rPr>
          <w:rFonts w:ascii="Times" w:hAnsi="Times" w:eastAsia="Times" w:cs="Times"/>
          <w:sz w:val="24"/>
          <w:szCs w:val="24"/>
        </w:rPr>
        <w:t>S</w:t>
      </w:r>
      <w:r w:rsidRPr="412D8FD9" w:rsidR="030FB902">
        <w:rPr>
          <w:rFonts w:ascii="Times" w:hAnsi="Times" w:eastAsia="Times" w:cs="Times"/>
          <w:sz w:val="24"/>
          <w:szCs w:val="24"/>
        </w:rPr>
        <w:t xml:space="preserve">1). The MS </w:t>
      </w:r>
      <w:r w:rsidRPr="412D8FD9" w:rsidR="4450525D">
        <w:rPr>
          <w:rFonts w:ascii="Times" w:hAnsi="Times" w:eastAsia="Times" w:cs="Times"/>
          <w:sz w:val="24"/>
          <w:szCs w:val="24"/>
        </w:rPr>
        <w:t>operated with</w:t>
      </w:r>
      <w:r w:rsidRPr="412D8FD9" w:rsidR="030FB902">
        <w:rPr>
          <w:rFonts w:ascii="Times" w:hAnsi="Times" w:eastAsia="Times" w:cs="Times"/>
          <w:sz w:val="24"/>
          <w:szCs w:val="24"/>
        </w:rPr>
        <w:t xml:space="preserve"> a drying gas 120 (arbitrary units), a hot-surface induced </w:t>
      </w:r>
      <w:r w:rsidRPr="412D8FD9" w:rsidR="030FB902">
        <w:rPr>
          <w:rFonts w:ascii="Times" w:hAnsi="Times" w:eastAsia="Times" w:cs="Times"/>
          <w:sz w:val="24"/>
          <w:szCs w:val="24"/>
        </w:rPr>
        <w:t>desolvation</w:t>
      </w:r>
      <w:r w:rsidRPr="412D8FD9" w:rsidR="030FB902">
        <w:rPr>
          <w:rFonts w:ascii="Times" w:hAnsi="Times" w:eastAsia="Times" w:cs="Times"/>
          <w:sz w:val="24"/>
          <w:szCs w:val="24"/>
        </w:rPr>
        <w:t xml:space="preserve"> (HSID) temperature of 320</w:t>
      </w:r>
      <w:ins w:author="Chaparro,Jacqueline" w:date="2026-03-11T18:07:00Z" w16du:dateUtc="2026-03-11T18:07:31Z" w:id="1866698708">
        <w:r w:rsidRPr="412D8FD9" w:rsidR="5940F9BF">
          <w:rPr>
            <w:rFonts w:ascii="Times" w:hAnsi="Times" w:eastAsia="Times" w:cs="Times"/>
            <w:sz w:val="24"/>
            <w:szCs w:val="24"/>
          </w:rPr>
          <w:t xml:space="preserve"> </w:t>
        </w:r>
      </w:ins>
      <w:r w:rsidRPr="412D8FD9" w:rsidR="030FB902">
        <w:rPr>
          <w:rFonts w:ascii="Times" w:hAnsi="Times" w:eastAsia="Times" w:cs="Times"/>
          <w:sz w:val="24"/>
          <w:szCs w:val="24"/>
        </w:rPr>
        <w:t xml:space="preserve">°C, electrospray voltage </w:t>
      </w:r>
      <w:r w:rsidRPr="412D8FD9" w:rsidR="030FB902">
        <w:rPr>
          <w:rFonts w:ascii="Times" w:hAnsi="Times" w:eastAsia="Times" w:cs="Times"/>
          <w:sz w:val="24"/>
          <w:szCs w:val="24"/>
        </w:rPr>
        <w:t xml:space="preserve"> at 5000 eV</w:t>
      </w:r>
      <w:r w:rsidRPr="412D8FD9" w:rsidR="28AF2CAF">
        <w:rPr>
          <w:rFonts w:ascii="Times" w:hAnsi="Times" w:eastAsia="Times" w:cs="Times"/>
          <w:sz w:val="24"/>
          <w:szCs w:val="24"/>
        </w:rPr>
        <w:t xml:space="preserve"> (positive mode)</w:t>
      </w:r>
      <w:r w:rsidRPr="412D8FD9" w:rsidR="030FB902">
        <w:rPr>
          <w:rFonts w:ascii="Times" w:hAnsi="Times" w:eastAsia="Times" w:cs="Times"/>
          <w:sz w:val="24"/>
          <w:szCs w:val="24"/>
        </w:rPr>
        <w:t xml:space="preserve"> or -4500 eV</w:t>
      </w:r>
      <w:r w:rsidRPr="412D8FD9" w:rsidR="5A9E6FDE">
        <w:rPr>
          <w:rFonts w:ascii="Times" w:hAnsi="Times" w:eastAsia="Times" w:cs="Times"/>
          <w:sz w:val="24"/>
          <w:szCs w:val="24"/>
        </w:rPr>
        <w:t xml:space="preserve"> (negative mode)</w:t>
      </w:r>
      <w:r w:rsidRPr="412D8FD9" w:rsidR="030FB902">
        <w:rPr>
          <w:rFonts w:ascii="Times" w:hAnsi="Times" w:eastAsia="Times" w:cs="Times"/>
          <w:sz w:val="24"/>
          <w:szCs w:val="24"/>
        </w:rPr>
        <w:t xml:space="preserve">, </w:t>
      </w:r>
      <w:r w:rsidRPr="412D8FD9" w:rsidR="030FB902">
        <w:rPr>
          <w:rFonts w:ascii="Times" w:hAnsi="Times" w:eastAsia="Times" w:cs="Times"/>
          <w:sz w:val="24"/>
          <w:szCs w:val="24"/>
        </w:rPr>
        <w:t xml:space="preserve"> a nebulizer gas flow </w:t>
      </w:r>
      <w:r w:rsidRPr="412D8FD9" w:rsidR="7FFDF86D">
        <w:rPr>
          <w:rFonts w:ascii="Times" w:hAnsi="Times" w:eastAsia="Times" w:cs="Times"/>
          <w:sz w:val="24"/>
          <w:szCs w:val="24"/>
        </w:rPr>
        <w:t>of</w:t>
      </w:r>
      <w:del w:author="Prenni,Jessica" w:date="2026-03-09T20:47:00Z" w16du:dateUtc="2026-03-09T20:47:12Z" w:id="766192934">
        <w:r w:rsidRPr="412D8FD9" w:rsidDel="4F8353A1">
          <w:rPr>
            <w:rFonts w:ascii="Times" w:hAnsi="Times" w:eastAsia="Times" w:cs="Times"/>
            <w:sz w:val="24"/>
            <w:szCs w:val="24"/>
          </w:rPr>
          <w:delText>t</w:delText>
        </w:r>
      </w:del>
      <w:r w:rsidRPr="412D8FD9" w:rsidR="030FB902">
        <w:rPr>
          <w:rFonts w:ascii="Times" w:hAnsi="Times" w:eastAsia="Times" w:cs="Times"/>
          <w:sz w:val="24"/>
          <w:szCs w:val="24"/>
        </w:rPr>
        <w:t xml:space="preserve"> 350 (arbitrary units)</w:t>
      </w:r>
      <w:ins w:author="Prenni,Jessica" w:date="2026-03-09T20:47:00Z" w16du:dateUtc="2026-03-09T20:47:18Z" w:id="1717465783">
        <w:r w:rsidRPr="412D8FD9" w:rsidR="71F99932">
          <w:rPr>
            <w:rFonts w:ascii="Times" w:hAnsi="Times" w:eastAsia="Times" w:cs="Times"/>
            <w:sz w:val="24"/>
            <w:szCs w:val="24"/>
          </w:rPr>
          <w:t xml:space="preserve">, </w:t>
        </w:r>
      </w:ins>
      <w:r w:rsidRPr="412D8FD9" w:rsidR="030FB902">
        <w:rPr>
          <w:rFonts w:ascii="Times" w:hAnsi="Times" w:eastAsia="Times" w:cs="Times"/>
          <w:sz w:val="24"/>
          <w:szCs w:val="24"/>
        </w:rPr>
        <w:t xml:space="preserve"> and</w:t>
      </w:r>
      <w:ins w:author="Janiszewski,Lara" w:date="2026-04-22T10:11:16.78Z" w16du:dateUtc="2026-04-22T10:11:16.78Z" w:id="88837468">
        <w:r w:rsidRPr="412D8FD9" w:rsidR="3B3EFD05">
          <w:rPr>
            <w:rFonts w:ascii="Times" w:hAnsi="Times" w:eastAsia="Times" w:cs="Times"/>
            <w:sz w:val="24"/>
            <w:szCs w:val="24"/>
          </w:rPr>
          <w:t xml:space="preserve"> </w:t>
        </w:r>
      </w:ins>
      <w:r w:rsidRPr="412D8FD9" w:rsidR="4ACBF655">
        <w:rPr>
          <w:rFonts w:ascii="Times" w:hAnsi="Times" w:eastAsia="Times" w:cs="Times"/>
          <w:sz w:val="24"/>
          <w:szCs w:val="24"/>
        </w:rPr>
        <w:t>a</w:t>
      </w:r>
      <w:ins w:author="Janiszewski,Lara" w:date="2026-04-22T10:11:13.72Z" w16du:dateUtc="2026-04-22T10:11:13.72Z" w:id="1380973630">
        <w:r w:rsidRPr="412D8FD9" w:rsidR="78AB768D">
          <w:rPr>
            <w:rFonts w:ascii="Times" w:hAnsi="Times" w:eastAsia="Times" w:cs="Times"/>
            <w:sz w:val="24"/>
            <w:szCs w:val="24"/>
          </w:rPr>
          <w:t xml:space="preserve"> </w:t>
        </w:r>
      </w:ins>
      <w:r w:rsidRPr="412D8FD9" w:rsidR="030FB902">
        <w:rPr>
          <w:rFonts w:ascii="Times" w:hAnsi="Times" w:eastAsia="Times" w:cs="Times"/>
          <w:sz w:val="24"/>
          <w:szCs w:val="24"/>
        </w:rPr>
        <w:t xml:space="preserve"> source temperature </w:t>
      </w:r>
      <w:r w:rsidRPr="412D8FD9" w:rsidR="030FB902">
        <w:rPr>
          <w:rFonts w:ascii="Times" w:hAnsi="Times" w:eastAsia="Times" w:cs="Times"/>
          <w:sz w:val="24"/>
          <w:szCs w:val="24"/>
        </w:rPr>
        <w:t xml:space="preserve"> at 300</w:t>
      </w:r>
      <w:ins w:author="Chaparro,Jacqueline" w:date="2026-03-11T18:07:00Z" w16du:dateUtc="2026-03-11T18:07:44Z" w:id="1538077332">
        <w:r w:rsidRPr="412D8FD9" w:rsidR="201E1F36">
          <w:rPr>
            <w:rFonts w:ascii="Times" w:hAnsi="Times" w:eastAsia="Times" w:cs="Times"/>
            <w:sz w:val="24"/>
            <w:szCs w:val="24"/>
          </w:rPr>
          <w:t xml:space="preserve"> </w:t>
        </w:r>
      </w:ins>
      <w:r w:rsidRPr="412D8FD9" w:rsidR="030FB902">
        <w:rPr>
          <w:rFonts w:ascii="Times" w:hAnsi="Times" w:eastAsia="Times" w:cs="Times"/>
          <w:sz w:val="24"/>
          <w:szCs w:val="24"/>
        </w:rPr>
        <w:t>°C. The MS acquisition was scheduled by retention time with 1.0 min windows. Samples were injected in randomized order with a pooled QC being injected after every 6 injections.</w:t>
      </w:r>
      <w:r w:rsidRPr="412D8FD9" w:rsidR="36DF3E62">
        <w:rPr>
          <w:rFonts w:ascii="Times" w:hAnsi="Times" w:eastAsia="Times" w:cs="Times"/>
          <w:sz w:val="24"/>
          <w:szCs w:val="24"/>
        </w:rPr>
        <w:t xml:space="preserve"> </w:t>
      </w:r>
    </w:p>
    <w:p w:rsidRPr="00EB3EB7" w:rsidR="001E46C9" w:rsidP="412D8FD9" w:rsidRDefault="7232A1CF" w14:paraId="1FD85FF3" w14:textId="42C03110">
      <w:pPr>
        <w:spacing w:after="0" w:line="480" w:lineRule="auto"/>
        <w:ind/>
        <w:rPr>
          <w:rFonts w:ascii="Times" w:hAnsi="Times" w:eastAsia="Times" w:cs="Times"/>
          <w:sz w:val="24"/>
          <w:szCs w:val="24"/>
        </w:rPr>
      </w:pPr>
      <w:r w:rsidRPr="412D8FD9" w:rsidR="7232A1CF">
        <w:rPr>
          <w:rFonts w:ascii="Times" w:hAnsi="Times" w:eastAsia="Times" w:cs="Times"/>
          <w:sz w:val="24"/>
          <w:szCs w:val="24"/>
        </w:rPr>
        <w:t>Data processing was performed using Simplicity 3Q™ software (Version 1.9, PerkinElmer)</w:t>
      </w:r>
      <w:r w:rsidRPr="412D8FD9" w:rsidR="7232A1CF">
        <w:rPr>
          <w:rFonts w:ascii="Times" w:hAnsi="Times" w:eastAsia="Times" w:cs="Times"/>
          <w:sz w:val="24"/>
          <w:szCs w:val="24"/>
        </w:rPr>
        <w:t xml:space="preserve">.  </w:t>
      </w:r>
      <w:r w:rsidRPr="412D8FD9" w:rsidR="7232A1CF">
        <w:rPr>
          <w:rFonts w:ascii="Times" w:hAnsi="Times" w:eastAsia="Times" w:cs="Times"/>
          <w:sz w:val="24"/>
          <w:szCs w:val="24"/>
        </w:rPr>
        <w:t xml:space="preserve">Peak retention times corresponding to SRM transitions for each compound were </w:t>
      </w:r>
      <w:r w:rsidRPr="412D8FD9" w:rsidR="7232A1CF">
        <w:rPr>
          <w:rFonts w:ascii="Times" w:hAnsi="Times" w:eastAsia="Times" w:cs="Times"/>
          <w:sz w:val="24"/>
          <w:szCs w:val="24"/>
        </w:rPr>
        <w:t>validated</w:t>
      </w:r>
      <w:r w:rsidRPr="412D8FD9" w:rsidR="7232A1CF">
        <w:rPr>
          <w:rFonts w:ascii="Times" w:hAnsi="Times" w:eastAsia="Times" w:cs="Times"/>
          <w:sz w:val="24"/>
          <w:szCs w:val="24"/>
        </w:rPr>
        <w:t xml:space="preserve"> against </w:t>
      </w:r>
      <w:commentRangeStart w:id="102"/>
      <w:commentRangeStart w:id="103"/>
      <w:commentRangeStart w:id="104"/>
      <w:commentRangeStart w:id="619530108"/>
      <w:r w:rsidRPr="412D8FD9" w:rsidR="7232A1CF">
        <w:rPr>
          <w:rFonts w:ascii="Times" w:hAnsi="Times" w:eastAsia="Times" w:cs="Times"/>
          <w:sz w:val="24"/>
          <w:szCs w:val="24"/>
        </w:rPr>
        <w:t>authentic standards</w:t>
      </w:r>
      <w:commentRangeEnd w:id="102"/>
      <w:r>
        <w:rPr>
          <w:rStyle w:val="CommentReference"/>
        </w:rPr>
        <w:commentReference w:id="102"/>
      </w:r>
      <w:commentRangeEnd w:id="103"/>
      <w:r>
        <w:rPr>
          <w:rStyle w:val="CommentReference"/>
        </w:rPr>
        <w:commentReference w:id="103"/>
      </w:r>
      <w:commentRangeEnd w:id="104"/>
      <w:r>
        <w:rPr>
          <w:rStyle w:val="CommentReference"/>
        </w:rPr>
        <w:commentReference w:id="104"/>
      </w:r>
      <w:commentRangeEnd w:id="619530108"/>
      <w:r>
        <w:rPr>
          <w:rStyle w:val="CommentReference"/>
        </w:rPr>
        <w:commentReference w:id="619530108"/>
      </w:r>
      <w:r w:rsidRPr="412D8FD9" w:rsidR="7232A1CF">
        <w:rPr>
          <w:rFonts w:ascii="Times" w:hAnsi="Times" w:eastAsia="Times" w:cs="Times"/>
          <w:sz w:val="24"/>
          <w:szCs w:val="24"/>
        </w:rPr>
        <w:t xml:space="preserve">. Each target analyte was visually inspected for retention time and peak area integration. Peak areas were extracted for target compounds detected in samples and normalized to the peak area of the </w:t>
      </w:r>
      <w:r w:rsidRPr="412D8FD9" w:rsidR="7232A1CF">
        <w:rPr>
          <w:rFonts w:ascii="Times" w:hAnsi="Times" w:eastAsia="Times" w:cs="Times"/>
          <w:sz w:val="24"/>
          <w:szCs w:val="24"/>
        </w:rPr>
        <w:t>appropriate internal</w:t>
      </w:r>
      <w:r w:rsidRPr="412D8FD9" w:rsidR="7232A1CF">
        <w:rPr>
          <w:rFonts w:ascii="Times" w:hAnsi="Times" w:eastAsia="Times" w:cs="Times"/>
          <w:sz w:val="24"/>
          <w:szCs w:val="24"/>
        </w:rPr>
        <w:t xml:space="preserve"> standard or surrogate in each sample. Absolute quantitation</w:t>
      </w:r>
      <w:r w:rsidRPr="412D8FD9" w:rsidR="231BF255">
        <w:rPr>
          <w:rFonts w:ascii="Times" w:hAnsi="Times" w:eastAsia="Times" w:cs="Times"/>
          <w:sz w:val="24"/>
          <w:szCs w:val="24"/>
        </w:rPr>
        <w:t>, defined as</w:t>
      </w:r>
      <w:r w:rsidRPr="412D8FD9" w:rsidR="7232A1CF">
        <w:rPr>
          <w:rFonts w:ascii="Times" w:hAnsi="Times" w:eastAsia="Times" w:cs="Times"/>
          <w:sz w:val="24"/>
          <w:szCs w:val="24"/>
        </w:rPr>
        <w:t xml:space="preserve"> ng of compound in mL of extract (ng/mL)</w:t>
      </w:r>
      <w:ins w:author="Prenni,Jessica" w:date="2026-03-09T20:51:00Z" w16du:dateUtc="2026-03-09T20:51:18Z" w:id="116352019">
        <w:r w:rsidRPr="412D8FD9" w:rsidR="05786C52">
          <w:rPr>
            <w:rFonts w:ascii="Times" w:hAnsi="Times" w:eastAsia="Times" w:cs="Times"/>
            <w:sz w:val="24"/>
            <w:szCs w:val="24"/>
          </w:rPr>
          <w:t>,</w:t>
        </w:r>
      </w:ins>
      <w:r w:rsidRPr="412D8FD9" w:rsidR="7232A1CF">
        <w:rPr>
          <w:rFonts w:ascii="Times" w:hAnsi="Times" w:eastAsia="Times" w:cs="Times"/>
          <w:sz w:val="24"/>
          <w:szCs w:val="24"/>
        </w:rPr>
        <w:t xml:space="preserve"> was </w:t>
      </w:r>
      <w:r w:rsidRPr="412D8FD9" w:rsidR="34AEAB24">
        <w:rPr>
          <w:rFonts w:ascii="Times" w:hAnsi="Times" w:eastAsia="Times" w:cs="Times"/>
          <w:sz w:val="24"/>
          <w:szCs w:val="24"/>
        </w:rPr>
        <w:t>calculated</w:t>
      </w:r>
      <w:r w:rsidRPr="412D8FD9" w:rsidR="7232A1CF">
        <w:rPr>
          <w:rFonts w:ascii="Times" w:hAnsi="Times" w:eastAsia="Times" w:cs="Times"/>
          <w:sz w:val="24"/>
          <w:szCs w:val="24"/>
        </w:rPr>
        <w:t xml:space="preserve"> using </w:t>
      </w:r>
      <w:r w:rsidRPr="412D8FD9" w:rsidR="076E4C2B">
        <w:rPr>
          <w:rFonts w:ascii="Times" w:hAnsi="Times" w:eastAsia="Times" w:cs="Times"/>
          <w:sz w:val="24"/>
          <w:szCs w:val="24"/>
        </w:rPr>
        <w:t>a</w:t>
      </w:r>
      <w:r w:rsidRPr="412D8FD9" w:rsidR="7232A1CF">
        <w:rPr>
          <w:rFonts w:ascii="Times" w:hAnsi="Times" w:eastAsia="Times" w:cs="Times"/>
          <w:sz w:val="24"/>
          <w:szCs w:val="24"/>
        </w:rPr>
        <w:t xml:space="preserve"> linear regression</w:t>
      </w:r>
      <w:del w:author="Janiszewski,Lara" w:date="2026-04-22T10:12:48.93Z" w16du:dateUtc="2026-04-22T10:12:48.93Z" w:id="36215238">
        <w:r w:rsidRPr="412D8FD9" w:rsidDel="7232A1CF">
          <w:rPr>
            <w:rFonts w:ascii="Times" w:hAnsi="Times" w:eastAsia="Times" w:cs="Times"/>
            <w:sz w:val="24"/>
            <w:szCs w:val="24"/>
          </w:rPr>
          <w:delText xml:space="preserve"> </w:delText>
        </w:r>
      </w:del>
      <w:r w:rsidRPr="412D8FD9" w:rsidR="7E4FD33A">
        <w:rPr>
          <w:rFonts w:ascii="Times" w:hAnsi="Times" w:eastAsia="Times" w:cs="Times"/>
          <w:sz w:val="24"/>
          <w:szCs w:val="24"/>
        </w:rPr>
        <w:t xml:space="preserve"> </w:t>
      </w:r>
      <w:r w:rsidRPr="412D8FD9" w:rsidR="45DD9E25">
        <w:rPr>
          <w:rFonts w:ascii="Times" w:hAnsi="Times" w:eastAsia="Times" w:cs="Times"/>
          <w:sz w:val="24"/>
          <w:szCs w:val="24"/>
        </w:rPr>
        <w:t>model fit</w:t>
      </w:r>
      <w:del w:author="Janiszewski,Lara" w:date="2026-04-22T10:12:55.074Z" w16du:dateUtc="2026-04-22T10:12:55.074Z" w:id="815584452">
        <w:r w:rsidRPr="412D8FD9" w:rsidDel="7232A1CF">
          <w:rPr>
            <w:rFonts w:ascii="Times" w:hAnsi="Times" w:eastAsia="Times" w:cs="Times"/>
            <w:sz w:val="24"/>
            <w:szCs w:val="24"/>
          </w:rPr>
          <w:delText xml:space="preserve"> </w:delText>
        </w:r>
        <w:r w:rsidRPr="412D8FD9" w:rsidDel="52D961EF">
          <w:rPr>
            <w:rFonts w:ascii="Times" w:hAnsi="Times" w:eastAsia="Times" w:cs="Times"/>
            <w:sz w:val="24"/>
            <w:szCs w:val="24"/>
          </w:rPr>
          <w:delText>\</w:delText>
        </w:r>
      </w:del>
      <w:r w:rsidRPr="412D8FD9" w:rsidR="7232A1CF">
        <w:rPr>
          <w:rFonts w:ascii="Times" w:hAnsi="Times" w:eastAsia="Times" w:cs="Times"/>
          <w:sz w:val="24"/>
          <w:szCs w:val="24"/>
        </w:rPr>
        <w:t xml:space="preserve"> for each compound from the calibration curve</w:t>
      </w:r>
      <w:r w:rsidRPr="412D8FD9" w:rsidR="7232A1CF">
        <w:rPr>
          <w:rFonts w:ascii="Times" w:hAnsi="Times" w:eastAsia="Times" w:cs="Times"/>
          <w:sz w:val="24"/>
          <w:szCs w:val="24"/>
        </w:rPr>
        <w:t xml:space="preserve">.  </w:t>
      </w:r>
    </w:p>
    <w:p w:rsidRPr="00EB3EB7" w:rsidR="001E46C9" w:rsidP="00A63F7B" w:rsidRDefault="74B7B750" w14:paraId="0B66575D" w14:textId="3A47E775">
      <w:pPr>
        <w:pStyle w:val="ListParagraph"/>
        <w:spacing w:after="0" w:line="480" w:lineRule="auto"/>
        <w:rPr>
          <w:rFonts w:ascii="Times New Roman" w:hAnsi="Times New Roman" w:cs="Times New Roman"/>
          <w:sz w:val="24"/>
          <w:szCs w:val="24"/>
        </w:rPr>
      </w:pPr>
      <w:r w:rsidRPr="00EB3EB7">
        <w:rPr>
          <w:rFonts w:ascii="Times New Roman" w:hAnsi="Times New Roman" w:cs="Times New Roman"/>
          <w:sz w:val="24"/>
          <w:szCs w:val="24"/>
        </w:rPr>
        <w:t>`</w:t>
      </w:r>
    </w:p>
    <w:p w:rsidR="5399503E" w:rsidP="00A63F7B" w:rsidRDefault="092BA77E" w14:paraId="2B1CBCFC" w14:textId="442C1C74">
      <w:pPr>
        <w:pStyle w:val="ListParagraph"/>
        <w:numPr>
          <w:ilvl w:val="2"/>
          <w:numId w:val="3"/>
        </w:numPr>
        <w:spacing w:after="0" w:line="480" w:lineRule="auto"/>
        <w:rPr>
          <w:rFonts w:ascii="Times New Roman" w:hAnsi="Times New Roman" w:cs="Times New Roman"/>
          <w:b/>
          <w:bCs/>
          <w:sz w:val="24"/>
          <w:szCs w:val="24"/>
        </w:rPr>
      </w:pPr>
      <w:commentRangeStart w:id="115"/>
      <w:r w:rsidRPr="00EB3EB7">
        <w:rPr>
          <w:rFonts w:ascii="Times New Roman" w:hAnsi="Times New Roman" w:cs="Times New Roman"/>
          <w:b/>
          <w:bCs/>
          <w:sz w:val="24"/>
          <w:szCs w:val="24"/>
        </w:rPr>
        <w:t>Metabolomic</w:t>
      </w:r>
      <w:r w:rsidRPr="00EB3EB7" w:rsidR="78DE0D0D">
        <w:rPr>
          <w:rFonts w:ascii="Times New Roman" w:hAnsi="Times New Roman" w:cs="Times New Roman"/>
          <w:b/>
          <w:bCs/>
          <w:sz w:val="24"/>
          <w:szCs w:val="24"/>
        </w:rPr>
        <w:t xml:space="preserve"> </w:t>
      </w:r>
      <w:r w:rsidRPr="00EB3EB7" w:rsidR="00737DEE">
        <w:rPr>
          <w:rFonts w:ascii="Times New Roman" w:hAnsi="Times New Roman" w:cs="Times New Roman"/>
          <w:b/>
          <w:bCs/>
          <w:sz w:val="24"/>
          <w:szCs w:val="24"/>
        </w:rPr>
        <w:t>a</w:t>
      </w:r>
      <w:r w:rsidRPr="00EB3EB7" w:rsidR="78DE0D0D">
        <w:rPr>
          <w:rFonts w:ascii="Times New Roman" w:hAnsi="Times New Roman" w:cs="Times New Roman"/>
          <w:b/>
          <w:bCs/>
          <w:sz w:val="24"/>
          <w:szCs w:val="24"/>
        </w:rPr>
        <w:t>nalysis</w:t>
      </w:r>
      <w:commentRangeEnd w:id="115"/>
      <w:r>
        <w:rPr>
          <w:rStyle w:val="CommentReference"/>
          <w:rFonts w:ascii="Times New Roman" w:hAnsi="Times New Roman" w:cs="Times New Roman"/>
          <w:b/>
          <w:bCs/>
          <w:sz w:val="24"/>
          <w:szCs w:val="24"/>
        </w:rPr>
        <w:commentReference w:id="115"/>
      </w:r>
    </w:p>
    <w:p w:rsidRPr="00C07EF4" w:rsidR="00C07EF4" w:rsidP="67D34AD6" w:rsidRDefault="1B36D5A5" w14:paraId="5AAD06CF" w14:textId="720EE9D3">
      <w:pPr>
        <w:spacing w:after="0" w:line="480" w:lineRule="auto"/>
        <w:ind w:left="360" w:firstLine="360"/>
        <w:rPr>
          <w:ins w:author="Janiszewski,Lara" w:date="2026-04-22T10:14:14.498Z" w16du:dateUtc="2026-04-22T10:14:14.498Z" w:id="1838335958"/>
        </w:rPr>
      </w:pPr>
      <w:r w:rsidRPr="412D8FD9" w:rsidR="1B36D5A5">
        <w:rPr>
          <w:rFonts w:ascii="Times New Roman" w:hAnsi="Times New Roman" w:cs="Times New Roman"/>
          <w:sz w:val="24"/>
          <w:szCs w:val="24"/>
        </w:rPr>
        <w:t xml:space="preserve">An extensive search for known and putative degradation products of the </w:t>
      </w:r>
      <w:r w:rsidRPr="412D8FD9" w:rsidR="1B36D5A5">
        <w:rPr>
          <w:rFonts w:ascii="Times New Roman" w:hAnsi="Times New Roman" w:cs="Times New Roman"/>
          <w:sz w:val="24"/>
          <w:szCs w:val="24"/>
        </w:rPr>
        <w:t>TOrCs</w:t>
      </w:r>
      <w:r w:rsidRPr="412D8FD9" w:rsidR="1B36D5A5">
        <w:rPr>
          <w:rFonts w:ascii="Times New Roman" w:hAnsi="Times New Roman" w:cs="Times New Roman"/>
          <w:sz w:val="24"/>
          <w:szCs w:val="24"/>
        </w:rPr>
        <w:t xml:space="preserve"> was undertaken using nontargeted</w:t>
      </w:r>
      <w:r w:rsidRPr="412D8FD9" w:rsidR="1B36D5A5">
        <w:rPr>
          <w:rFonts w:ascii="Times New Roman" w:hAnsi="Times New Roman" w:cs="Times New Roman"/>
          <w:b w:val="1"/>
          <w:bCs w:val="1"/>
          <w:sz w:val="24"/>
          <w:szCs w:val="24"/>
        </w:rPr>
        <w:t xml:space="preserve"> </w:t>
      </w:r>
      <w:commentRangeStart w:id="116"/>
      <w:del w:author="Prenni,Jessica" w:date="2026-03-09T20:52:00Z" w16du:dateUtc="2026-03-09T20:52:36Z" w:id="996585017">
        <w:r w:rsidRPr="412D8FD9" w:rsidDel="1C64D14F">
          <w:rPr>
            <w:rFonts w:ascii="Times New Roman" w:hAnsi="Times New Roman" w:cs="Times New Roman"/>
            <w:sz w:val="24"/>
            <w:szCs w:val="24"/>
          </w:rPr>
          <w:delText>DDA</w:delText>
        </w:r>
      </w:del>
      <w:commentRangeEnd w:id="116"/>
      <w:r>
        <w:rPr>
          <w:rStyle w:val="CommentReference"/>
        </w:rPr>
        <w:commentReference w:id="116"/>
      </w:r>
      <w:r w:rsidRPr="412D8FD9" w:rsidR="1B36D5A5">
        <w:rPr>
          <w:rFonts w:ascii="Times New Roman" w:hAnsi="Times New Roman" w:cs="Times New Roman"/>
          <w:sz w:val="24"/>
          <w:szCs w:val="24"/>
        </w:rPr>
        <w:t xml:space="preserve"> LC-MS/MS analysis</w:t>
      </w:r>
      <w:r w:rsidRPr="412D8FD9" w:rsidR="1B36D5A5">
        <w:rPr>
          <w:rFonts w:ascii="Times New Roman" w:hAnsi="Times New Roman" w:cs="Times New Roman"/>
          <w:sz w:val="24"/>
          <w:szCs w:val="24"/>
        </w:rPr>
        <w:t xml:space="preserve">. </w:t>
      </w:r>
      <w:r w:rsidRPr="412D8FD9" w:rsidR="1B36D5A5">
        <w:rPr>
          <w:rFonts w:ascii="Times New Roman" w:hAnsi="Times New Roman" w:cs="Times New Roman"/>
          <w:sz w:val="24"/>
          <w:szCs w:val="24"/>
        </w:rPr>
        <w:t xml:space="preserve"> </w:t>
      </w:r>
      <w:r w:rsidRPr="412D8FD9" w:rsidR="2C22A939">
        <w:rPr>
          <w:rFonts w:ascii="Times New Roman" w:hAnsi="Times New Roman" w:cs="Times New Roman"/>
          <w:sz w:val="24"/>
          <w:szCs w:val="24"/>
        </w:rPr>
        <w:t xml:space="preserve">The </w:t>
      </w:r>
      <w:ins w:author="Prenni,Jessica" w:date="2026-03-09T22:03:00Z" w16du:dateUtc="2026-03-09T22:03:01Z" w:id="1717310308">
        <w:r w:rsidRPr="412D8FD9" w:rsidR="042DEE7E">
          <w:rPr>
            <w:rFonts w:ascii="Times New Roman" w:hAnsi="Times New Roman" w:cs="Times New Roman"/>
            <w:sz w:val="24"/>
            <w:szCs w:val="24"/>
          </w:rPr>
          <w:t>s</w:t>
        </w:r>
      </w:ins>
      <w:r w:rsidRPr="412D8FD9" w:rsidR="1B36D5A5">
        <w:rPr>
          <w:rFonts w:ascii="Times New Roman" w:hAnsi="Times New Roman" w:cs="Times New Roman"/>
          <w:sz w:val="24"/>
          <w:szCs w:val="24"/>
        </w:rPr>
        <w:t xml:space="preserve">amples </w:t>
      </w:r>
      <w:r w:rsidRPr="412D8FD9" w:rsidR="1B36D5A5">
        <w:rPr>
          <w:rFonts w:ascii="Times New Roman" w:hAnsi="Times New Roman" w:cs="Times New Roman"/>
          <w:sz w:val="24"/>
          <w:szCs w:val="24"/>
        </w:rPr>
        <w:t>f</w:t>
      </w:r>
      <w:r w:rsidRPr="412D8FD9" w:rsidR="602AE9E8">
        <w:rPr>
          <w:rFonts w:ascii="Times New Roman" w:hAnsi="Times New Roman" w:cs="Times New Roman"/>
          <w:sz w:val="24"/>
          <w:szCs w:val="24"/>
        </w:rPr>
        <w:t>rom</w:t>
      </w:r>
      <w:del w:author="Prenni,Jessica" w:date="2026-03-09T22:03:00Z" w16du:dateUtc="2026-03-09T22:03:14Z" w:id="1737529115">
        <w:r w:rsidRPr="412D8FD9" w:rsidDel="1C64D14F">
          <w:rPr>
            <w:rFonts w:ascii="Times New Roman" w:hAnsi="Times New Roman" w:cs="Times New Roman"/>
            <w:sz w:val="24"/>
            <w:szCs w:val="24"/>
          </w:rPr>
          <w:delText>r</w:delText>
        </w:r>
      </w:del>
      <w:r w:rsidRPr="412D8FD9" w:rsidR="1B36D5A5">
        <w:rPr>
          <w:rFonts w:ascii="Times New Roman" w:hAnsi="Times New Roman" w:cs="Times New Roman"/>
          <w:sz w:val="24"/>
          <w:szCs w:val="24"/>
        </w:rPr>
        <w:t xml:space="preserve"> days 0, 7, and 25 were analyzed for </w:t>
      </w:r>
      <w:r w:rsidRPr="412D8FD9" w:rsidR="0BB2E308">
        <w:rPr>
          <w:rFonts w:ascii="Times New Roman" w:hAnsi="Times New Roman" w:cs="Times New Roman"/>
          <w:sz w:val="24"/>
          <w:szCs w:val="24"/>
        </w:rPr>
        <w:t xml:space="preserve">both the </w:t>
      </w:r>
      <w:r w:rsidRPr="412D8FD9" w:rsidR="1B36D5A5">
        <w:rPr>
          <w:rFonts w:ascii="Times New Roman" w:hAnsi="Times New Roman" w:cs="Times New Roman"/>
          <w:sz w:val="24"/>
          <w:szCs w:val="24"/>
        </w:rPr>
        <w:t xml:space="preserve">AS and SD bioreactors. One microliter of extract was injected onto a Waters </w:t>
      </w:r>
      <w:r w:rsidRPr="412D8FD9" w:rsidR="1B36D5A5">
        <w:rPr>
          <w:rFonts w:ascii="Times New Roman" w:hAnsi="Times New Roman" w:cs="Times New Roman"/>
          <w:sz w:val="24"/>
          <w:szCs w:val="24"/>
        </w:rPr>
        <w:t>Acquity</w:t>
      </w:r>
      <w:r w:rsidRPr="412D8FD9" w:rsidR="1B36D5A5">
        <w:rPr>
          <w:rFonts w:ascii="Times New Roman" w:hAnsi="Times New Roman" w:cs="Times New Roman"/>
          <w:sz w:val="24"/>
          <w:szCs w:val="24"/>
        </w:rPr>
        <w:t xml:space="preserve"> UPLC system (Waters Corporation, Milford, MA). Separation was achieved using a Waters ACQUITY UPLC HSS T3 column (Waters Corporation, Milford, </w:t>
      </w:r>
      <w:r w:rsidRPr="412D8FD9" w:rsidR="1B36D5A5">
        <w:rPr>
          <w:rFonts w:ascii="Times New Roman" w:hAnsi="Times New Roman" w:cs="Times New Roman"/>
          <w:sz w:val="24"/>
          <w:szCs w:val="24"/>
        </w:rPr>
        <w:t>MA; 1.7μM, 2.1 × 100 mm), using a gradient from solvent A (LC-MS water, 0.1% formic acid) to solvent B (LC-MS acetonitrile, 0.1% formic acid). Injections were made in 99% A, held at 99% A for 1 min, ramped to 98% B over 13 min, held at 98% B for 3 min, and then returned to starting conditions over 0.05 min and allowed to re-equilibrate for 3.95 min, with a 500μL/min constant flow rate. The column and samples were held at 45 and 6 °C, respectively. The column eluent was infused into a Waters G2-XS Q-TOF-MS with an electrospray source in positive mode, scanning 50−</w:t>
      </w:r>
      <w:r w:rsidRPr="412D8FD9" w:rsidR="1B36D5A5">
        <w:rPr>
          <w:rFonts w:ascii="Times New Roman" w:hAnsi="Times New Roman" w:cs="Times New Roman"/>
          <w:sz w:val="24"/>
          <w:szCs w:val="24"/>
        </w:rPr>
        <w:t>1200 m</w:t>
      </w:r>
      <w:r w:rsidRPr="412D8FD9" w:rsidR="1B36D5A5">
        <w:rPr>
          <w:rFonts w:ascii="Times New Roman" w:hAnsi="Times New Roman" w:cs="Times New Roman"/>
          <w:sz w:val="24"/>
          <w:szCs w:val="24"/>
        </w:rPr>
        <w:t>/z at 0.1 s per scan, switching to MS/MS after individual ion intensity rises above 50000. MS/MS acquisition occurred at a scan rate of 0.5 s, or after accumulated</w:t>
      </w:r>
      <w:r w:rsidRPr="412D8FD9" w:rsidR="7D1B5509">
        <w:rPr>
          <w:rFonts w:ascii="Times New Roman" w:hAnsi="Times New Roman" w:cs="Times New Roman"/>
          <w:sz w:val="24"/>
          <w:szCs w:val="24"/>
        </w:rPr>
        <w:t xml:space="preserve"> total ion current</w:t>
      </w:r>
      <w:r w:rsidRPr="412D8FD9" w:rsidR="1B36D5A5">
        <w:rPr>
          <w:rFonts w:ascii="Times New Roman" w:hAnsi="Times New Roman" w:cs="Times New Roman"/>
          <w:sz w:val="24"/>
          <w:szCs w:val="24"/>
        </w:rPr>
        <w:t xml:space="preserve"> </w:t>
      </w:r>
      <w:ins w:author="Prenni,Jessica" w:date="2026-03-09T22:04:00Z" w16du:dateUtc="2026-03-09T22:04:28Z" w:id="1952984438">
        <w:r w:rsidRPr="412D8FD9" w:rsidR="4646681F">
          <w:rPr>
            <w:rFonts w:ascii="Times New Roman" w:hAnsi="Times New Roman" w:cs="Times New Roman"/>
            <w:sz w:val="24"/>
            <w:szCs w:val="24"/>
          </w:rPr>
          <w:t>(</w:t>
        </w:r>
      </w:ins>
      <w:commentRangeStart w:id="131"/>
      <w:r w:rsidRPr="412D8FD9" w:rsidR="1B36D5A5">
        <w:rPr>
          <w:rFonts w:ascii="Times New Roman" w:hAnsi="Times New Roman" w:cs="Times New Roman"/>
          <w:sz w:val="24"/>
          <w:szCs w:val="24"/>
        </w:rPr>
        <w:t>TIC</w:t>
      </w:r>
      <w:ins w:author="Prenni,Jessica" w:date="2026-03-09T22:04:00Z" w16du:dateUtc="2026-03-09T22:04:30Z" w:id="1930974206">
        <w:r w:rsidRPr="412D8FD9" w:rsidR="5BBEB723">
          <w:rPr>
            <w:rFonts w:ascii="Times New Roman" w:hAnsi="Times New Roman" w:cs="Times New Roman"/>
            <w:sz w:val="24"/>
            <w:szCs w:val="24"/>
          </w:rPr>
          <w:t>)</w:t>
        </w:r>
      </w:ins>
      <w:commentRangeEnd w:id="131"/>
      <w:r>
        <w:rPr>
          <w:rStyle w:val="CommentReference"/>
        </w:rPr>
        <w:commentReference w:id="131"/>
      </w:r>
      <w:r w:rsidRPr="412D8FD9" w:rsidR="1B36D5A5">
        <w:rPr>
          <w:rFonts w:ascii="Times New Roman" w:hAnsi="Times New Roman" w:cs="Times New Roman"/>
          <w:sz w:val="24"/>
          <w:szCs w:val="24"/>
        </w:rPr>
        <w:t xml:space="preserve"> threshold of 100,000, with 5 MS/MS events per MS1 scan. Collision energy for MS/MS was ramped from 15 to 30 V. Calibration was performed using sodium </w:t>
      </w:r>
      <w:r w:rsidRPr="412D8FD9" w:rsidR="1B36D5A5">
        <w:rPr>
          <w:rFonts w:ascii="Times New Roman" w:hAnsi="Times New Roman" w:cs="Times New Roman"/>
          <w:sz w:val="24"/>
          <w:szCs w:val="24"/>
        </w:rPr>
        <w:t>formate</w:t>
      </w:r>
      <w:r w:rsidRPr="412D8FD9" w:rsidR="3DC30F90">
        <w:rPr>
          <w:rFonts w:ascii="Times New Roman" w:hAnsi="Times New Roman" w:cs="Times New Roman"/>
          <w:sz w:val="24"/>
          <w:szCs w:val="24"/>
        </w:rPr>
        <w:t>, ensuring a</w:t>
      </w:r>
      <w:ins w:author="Prenni,Jessica" w:date="2026-03-09T22:05:00Z" w16du:dateUtc="2026-03-09T22:05:10Z" w:id="1661262305">
        <w:r w:rsidRPr="412D8FD9" w:rsidR="4CED4764">
          <w:rPr>
            <w:rFonts w:ascii="Times New Roman" w:hAnsi="Times New Roman" w:cs="Times New Roman"/>
            <w:sz w:val="24"/>
            <w:szCs w:val="24"/>
          </w:rPr>
          <w:t xml:space="preserve"> </w:t>
        </w:r>
      </w:ins>
      <w:r w:rsidRPr="412D8FD9" w:rsidR="1B36D5A5">
        <w:rPr>
          <w:rFonts w:ascii="Times New Roman" w:hAnsi="Times New Roman" w:cs="Times New Roman"/>
          <w:sz w:val="24"/>
          <w:szCs w:val="24"/>
        </w:rPr>
        <w:t>1</w:t>
      </w:r>
      <w:r w:rsidRPr="412D8FD9" w:rsidR="1B36D5A5">
        <w:rPr>
          <w:rFonts w:ascii="Times New Roman" w:hAnsi="Times New Roman" w:cs="Times New Roman"/>
          <w:sz w:val="24"/>
          <w:szCs w:val="24"/>
        </w:rPr>
        <w:t xml:space="preserve"> ppm mass accuracy. The capillary voltage was held at 700 V in positive mode. The source temperature was held at 150 °C and the nitrogen </w:t>
      </w:r>
      <w:r w:rsidRPr="412D8FD9" w:rsidR="1B36D5A5">
        <w:rPr>
          <w:rFonts w:ascii="Times New Roman" w:hAnsi="Times New Roman" w:cs="Times New Roman"/>
          <w:sz w:val="24"/>
          <w:szCs w:val="24"/>
        </w:rPr>
        <w:t>desolvation</w:t>
      </w:r>
      <w:r w:rsidRPr="412D8FD9" w:rsidR="1B36D5A5">
        <w:rPr>
          <w:rFonts w:ascii="Times New Roman" w:hAnsi="Times New Roman" w:cs="Times New Roman"/>
          <w:sz w:val="24"/>
          <w:szCs w:val="24"/>
        </w:rPr>
        <w:t xml:space="preserve"> temperature at 450 °C with a </w:t>
      </w:r>
      <w:r w:rsidRPr="412D8FD9" w:rsidR="1B36D5A5">
        <w:rPr>
          <w:rFonts w:ascii="Times New Roman" w:hAnsi="Times New Roman" w:cs="Times New Roman"/>
          <w:sz w:val="24"/>
          <w:szCs w:val="24"/>
        </w:rPr>
        <w:t>desolvation</w:t>
      </w:r>
      <w:r w:rsidRPr="412D8FD9" w:rsidR="1B36D5A5">
        <w:rPr>
          <w:rFonts w:ascii="Times New Roman" w:hAnsi="Times New Roman" w:cs="Times New Roman"/>
          <w:sz w:val="24"/>
          <w:szCs w:val="24"/>
        </w:rPr>
        <w:t xml:space="preserve"> flow rate of 1000 L/hr. </w:t>
      </w:r>
      <w:r w:rsidRPr="412D8FD9" w:rsidR="312E4F19">
        <w:rPr>
          <w:rFonts w:ascii="Times New Roman" w:hAnsi="Times New Roman" w:cs="Times New Roman"/>
          <w:sz w:val="24"/>
          <w:szCs w:val="24"/>
        </w:rPr>
        <w:t xml:space="preserve">The </w:t>
      </w:r>
      <w:r w:rsidRPr="412D8FD9" w:rsidR="1B36D5A5">
        <w:rPr>
          <w:rFonts w:ascii="Times New Roman" w:hAnsi="Times New Roman" w:cs="Times New Roman"/>
          <w:sz w:val="24"/>
          <w:szCs w:val="24"/>
        </w:rPr>
        <w:t>Lockspray</w:t>
      </w:r>
      <w:r w:rsidRPr="412D8FD9" w:rsidR="1B36D5A5">
        <w:rPr>
          <w:rFonts w:ascii="Times New Roman" w:hAnsi="Times New Roman" w:cs="Times New Roman"/>
          <w:sz w:val="24"/>
          <w:szCs w:val="24"/>
        </w:rPr>
        <w:t xml:space="preserve"> reference mass</w:t>
      </w:r>
      <w:ins w:author="Prenni,Jessica" w:date="2026-03-09T22:06:00Z" w16du:dateUtc="2026-03-09T22:06:28Z" w:id="252249616">
        <w:r w:rsidRPr="412D8FD9" w:rsidR="51C13780">
          <w:rPr>
            <w:rFonts w:ascii="Times New Roman" w:hAnsi="Times New Roman" w:cs="Times New Roman"/>
            <w:sz w:val="24"/>
            <w:szCs w:val="24"/>
          </w:rPr>
          <w:t xml:space="preserve"> (</w:t>
        </w:r>
        <w:r w:rsidRPr="412D8FD9" w:rsidR="51C13780">
          <w:rPr>
            <w:rFonts w:ascii="Times New Roman" w:hAnsi="Times New Roman" w:cs="Times New Roman"/>
            <w:sz w:val="24"/>
            <w:szCs w:val="24"/>
          </w:rPr>
          <w:t>LeuEnk</w:t>
        </w:r>
        <w:r w:rsidRPr="412D8FD9" w:rsidR="51C13780">
          <w:rPr>
            <w:rFonts w:ascii="Times New Roman" w:hAnsi="Times New Roman" w:cs="Times New Roman"/>
            <w:sz w:val="24"/>
            <w:szCs w:val="24"/>
          </w:rPr>
          <w:t>, 556.2771 m/z)</w:t>
        </w:r>
      </w:ins>
      <w:r w:rsidRPr="412D8FD9" w:rsidR="1B36D5A5">
        <w:rPr>
          <w:rFonts w:ascii="Times New Roman" w:hAnsi="Times New Roman" w:cs="Times New Roman"/>
          <w:sz w:val="24"/>
          <w:szCs w:val="24"/>
        </w:rPr>
        <w:t xml:space="preserve"> was used to correct for </w:t>
      </w:r>
      <w:r w:rsidRPr="412D8FD9" w:rsidR="49B71726">
        <w:rPr>
          <w:rFonts w:ascii="Times New Roman" w:hAnsi="Times New Roman" w:cs="Times New Roman"/>
          <w:sz w:val="24"/>
          <w:szCs w:val="24"/>
        </w:rPr>
        <w:t xml:space="preserve">m/z </w:t>
      </w:r>
      <w:r w:rsidRPr="412D8FD9" w:rsidR="1B36D5A5">
        <w:rPr>
          <w:rFonts w:ascii="Times New Roman" w:hAnsi="Times New Roman" w:cs="Times New Roman"/>
          <w:sz w:val="24"/>
          <w:szCs w:val="24"/>
        </w:rPr>
        <w:t xml:space="preserve">drift, with 40 seconds interval between scans, 0.1 seconds/scan and signal averaged over 3 scans. </w:t>
      </w:r>
    </w:p>
    <w:p w:rsidRPr="00C07EF4" w:rsidR="00C07EF4" w:rsidP="67D34AD6" w:rsidRDefault="1B36D5A5" w14:paraId="5213A83E" w14:textId="1554CF29">
      <w:pPr>
        <w:spacing w:after="0" w:line="480" w:lineRule="auto"/>
        <w:ind w:left="360" w:firstLine="360"/>
        <w:rPr>
          <w:rFonts w:ascii="Times New Roman" w:hAnsi="Times New Roman" w:cs="Times New Roman"/>
          <w:sz w:val="24"/>
          <w:szCs w:val="24"/>
        </w:rPr>
      </w:pPr>
      <w:r w:rsidRPr="412D8FD9" w:rsidR="1B36D5A5">
        <w:rPr>
          <w:rFonts w:ascii="Times New Roman" w:hAnsi="Times New Roman" w:cs="Times New Roman"/>
          <w:sz w:val="24"/>
          <w:szCs w:val="24"/>
        </w:rPr>
        <w:t xml:space="preserve"> </w:t>
      </w:r>
      <w:r w:rsidRPr="412D8FD9" w:rsidR="1B36D5A5">
        <w:rPr>
          <w:rFonts w:ascii="Times New Roman" w:hAnsi="Times New Roman" w:cs="Times New Roman"/>
          <w:sz w:val="24"/>
          <w:szCs w:val="24"/>
        </w:rPr>
        <w:t>Lockspray</w:t>
      </w:r>
      <w:r w:rsidRPr="412D8FD9" w:rsidR="1B36D5A5">
        <w:rPr>
          <w:rFonts w:ascii="Times New Roman" w:hAnsi="Times New Roman" w:cs="Times New Roman"/>
          <w:sz w:val="24"/>
          <w:szCs w:val="24"/>
        </w:rPr>
        <w:t xml:space="preserve"> signal was collected during analysis, but correction was not applied until post-processing. Post-processing for mass correction and compatibility used Waters </w:t>
      </w:r>
      <w:r w:rsidRPr="412D8FD9" w:rsidR="1B36D5A5">
        <w:rPr>
          <w:rFonts w:ascii="Times New Roman" w:hAnsi="Times New Roman" w:cs="Times New Roman"/>
          <w:sz w:val="24"/>
          <w:szCs w:val="24"/>
        </w:rPr>
        <w:t>Tynebridge</w:t>
      </w:r>
      <w:r w:rsidRPr="412D8FD9" w:rsidR="1B36D5A5">
        <w:rPr>
          <w:rFonts w:ascii="Times New Roman" w:hAnsi="Times New Roman" w:cs="Times New Roman"/>
          <w:sz w:val="24"/>
          <w:szCs w:val="24"/>
        </w:rPr>
        <w:t xml:space="preserve"> to produce </w:t>
      </w:r>
      <w:r w:rsidRPr="412D8FD9" w:rsidR="1B36D5A5">
        <w:rPr>
          <w:rFonts w:ascii="Times New Roman" w:hAnsi="Times New Roman" w:cs="Times New Roman"/>
          <w:sz w:val="24"/>
          <w:szCs w:val="24"/>
        </w:rPr>
        <w:t>mzML</w:t>
      </w:r>
      <w:r w:rsidRPr="412D8FD9" w:rsidR="1B36D5A5">
        <w:rPr>
          <w:rFonts w:ascii="Times New Roman" w:hAnsi="Times New Roman" w:cs="Times New Roman"/>
          <w:sz w:val="24"/>
          <w:szCs w:val="24"/>
        </w:rPr>
        <w:t xml:space="preserve"> files. Each sample was </w:t>
      </w:r>
      <w:r w:rsidRPr="412D8FD9" w:rsidR="1044E6E6">
        <w:rPr>
          <w:rFonts w:ascii="Times New Roman" w:hAnsi="Times New Roman" w:cs="Times New Roman"/>
          <w:sz w:val="24"/>
          <w:szCs w:val="24"/>
        </w:rPr>
        <w:t>injected</w:t>
      </w:r>
      <w:r w:rsidRPr="412D8FD9" w:rsidR="1B36D5A5">
        <w:rPr>
          <w:rFonts w:ascii="Times New Roman" w:hAnsi="Times New Roman" w:cs="Times New Roman"/>
          <w:sz w:val="24"/>
          <w:szCs w:val="24"/>
        </w:rPr>
        <w:t xml:space="preserve"> ten times using Waters </w:t>
      </w:r>
      <w:r w:rsidRPr="412D8FD9" w:rsidR="1B36D5A5">
        <w:rPr>
          <w:rFonts w:ascii="Times New Roman" w:hAnsi="Times New Roman" w:cs="Times New Roman"/>
          <w:sz w:val="24"/>
          <w:szCs w:val="24"/>
        </w:rPr>
        <w:t>FastDDA</w:t>
      </w:r>
      <w:r w:rsidRPr="412D8FD9" w:rsidR="1B36D5A5">
        <w:rPr>
          <w:rFonts w:ascii="Times New Roman" w:hAnsi="Times New Roman" w:cs="Times New Roman"/>
          <w:sz w:val="24"/>
          <w:szCs w:val="24"/>
        </w:rPr>
        <w:t xml:space="preserve"> mode, with post-processing conducted after each injection to generate iterative exclusion lists using AutoCat_V1 processing. The exclusion list was reset (deleted) between distinct samples.</w:t>
      </w:r>
    </w:p>
    <w:p w:rsidRPr="00C07EF4" w:rsidR="00C07EF4" w:rsidP="00A63F7B" w:rsidRDefault="1B36D5A5" w14:paraId="38DB321E" w14:textId="75B67D92">
      <w:pPr>
        <w:spacing w:after="0" w:line="480" w:lineRule="auto"/>
        <w:ind w:left="360" w:firstLine="360"/>
        <w:rPr>
          <w:rFonts w:ascii="Times New Roman" w:hAnsi="Times New Roman" w:cs="Times New Roman"/>
          <w:sz w:val="24"/>
          <w:szCs w:val="24"/>
        </w:rPr>
      </w:pPr>
      <w:r w:rsidRPr="67D34AD6">
        <w:rPr>
          <w:rFonts w:ascii="Times New Roman" w:hAnsi="Times New Roman" w:cs="Times New Roman"/>
          <w:sz w:val="24"/>
          <w:szCs w:val="24"/>
        </w:rPr>
        <w:t>For LC-MS/MS data-dependent acquisition (DDA) data, .mzMLfiles were first processed in MS-DIAL</w:t>
      </w:r>
      <w:r w:rsidRPr="67D34AD6" w:rsidR="1C64D14F">
        <w:rPr>
          <w:rFonts w:ascii="Times New Roman" w:hAnsi="Times New Roman" w:cs="Times New Roman"/>
          <w:sz w:val="24"/>
          <w:szCs w:val="24"/>
        </w:rPr>
        <w:fldChar w:fldCharType="begin"/>
      </w:r>
      <w:r w:rsidRPr="67D34AD6" w:rsidR="1C64D14F">
        <w:rPr>
          <w:rFonts w:ascii="Times New Roman" w:hAnsi="Times New Roman" w:cs="Times New Roman"/>
          <w:sz w:val="24"/>
          <w:szCs w:val="24"/>
        </w:rPr>
        <w:instrText xml:space="preserve"> ADDIN ZOTERO_ITEM CSL_CITATION {"citationID":"eBbx9zac","properties":{"formattedCitation":"\\super 12\\nosupersub{}","plainCitation":"12","noteIndex":0},"citationItems":[{"id":1131,"uris":["http://zotero.org/users/14268208/items/9D2Q92DT"],"itemData":{"id":1131,"type":"article-journal","abstract":"A software tool, MS-DIAL, enables the identification of metabolomes by data independent acquisition–based mass spectrometry.","container-title":"Nature Methods","DOI":"10.1038/nmeth.3393","ISSN":"1548-7105","issue":"6","journalAbbreviation":"Nat Methods","language":"en","license":"2015 Springer Nature America, Inc.","note":"publisher: Nature Publishing Group","page":"523-526","source":"www.nature.com","title":"MS-DIAL: data-independent MS/MS deconvolution for comprehensive metabolome analysis","title-short":"MS-DIAL","volume":"12","author":[{"family":"Tsugawa","given":"Hiroshi"},{"family":"Cajka","given":"Tomas"},{"family":"Kind","given":"Tobias"},{"family":"Ma","given":"Yan"},{"family":"Higgins","given":"Brendan"},{"family":"Ikeda","given":"Kazutaka"},{"family":"Kanazawa","given":"Mitsuhiro"},{"family":"VanderGheynst","given":"Jean"},{"family":"Fiehn","given":"Oliver"},{"family":"Arita","given":"Masanori"}],"issued":{"date-parts":[["2015",6]]}}}],"schema":"https://github.com/citation-style-language/schema/raw/master/csl-citation.json"} </w:instrText>
      </w:r>
      <w:r w:rsidRPr="67D34AD6" w:rsidR="1C64D14F">
        <w:rPr>
          <w:rFonts w:ascii="Times New Roman" w:hAnsi="Times New Roman" w:cs="Times New Roman"/>
          <w:sz w:val="24"/>
          <w:szCs w:val="24"/>
        </w:rPr>
        <w:fldChar w:fldCharType="separate"/>
      </w:r>
      <w:r w:rsidRPr="67D34AD6">
        <w:rPr>
          <w:rFonts w:ascii="Times New Roman" w:hAnsi="Times New Roman" w:cs="Times New Roman"/>
          <w:sz w:val="24"/>
          <w:szCs w:val="24"/>
          <w:vertAlign w:val="superscript"/>
        </w:rPr>
        <w:t>12</w:t>
      </w:r>
      <w:r w:rsidRPr="67D34AD6" w:rsidR="1C64D14F">
        <w:rPr>
          <w:rFonts w:ascii="Times New Roman" w:hAnsi="Times New Roman" w:cs="Times New Roman"/>
          <w:sz w:val="24"/>
          <w:szCs w:val="24"/>
        </w:rPr>
        <w:fldChar w:fldCharType="end"/>
      </w:r>
      <w:r w:rsidRPr="67D34AD6">
        <w:rPr>
          <w:rFonts w:ascii="Times New Roman" w:hAnsi="Times New Roman" w:cs="Times New Roman"/>
          <w:sz w:val="24"/>
          <w:szCs w:val="24"/>
        </w:rPr>
        <w:t xml:space="preserve"> using the conventional DDA</w:t>
      </w:r>
      <w:ins w:author="Prenni,Jessica" w:date="2026-03-09T22:07:00Z" w16du:dateUtc="2026-03-09T22:07:27Z" w:id="142">
        <w:r w:rsidRPr="67D34AD6" w:rsidR="427F6965">
          <w:rPr>
            <w:rFonts w:ascii="Times New Roman" w:hAnsi="Times New Roman" w:cs="Times New Roman"/>
            <w:sz w:val="24"/>
            <w:szCs w:val="24"/>
          </w:rPr>
          <w:t xml:space="preserve"> </w:t>
        </w:r>
      </w:ins>
      <w:r w:rsidRPr="67D34AD6">
        <w:rPr>
          <w:rFonts w:ascii="Times New Roman" w:hAnsi="Times New Roman" w:cs="Times New Roman"/>
          <w:sz w:val="24"/>
          <w:szCs w:val="24"/>
        </w:rPr>
        <w:t xml:space="preserve">MS/MS </w:t>
      </w:r>
      <w:commentRangeStart w:id="143"/>
      <w:del w:author="Prenni,Jessica" w:date="2026-03-09T22:07:00Z" w16du:dateUtc="2026-03-09T22:07:17Z" w:id="144">
        <w:r w:rsidRPr="67D34AD6" w:rsidDel="1B36D5A5" w:rsidR="1C64D14F">
          <w:rPr>
            <w:rFonts w:ascii="Times New Roman" w:hAnsi="Times New Roman" w:cs="Times New Roman"/>
            <w:sz w:val="24"/>
            <w:szCs w:val="24"/>
          </w:rPr>
          <w:delText>M</w:delText>
        </w:r>
      </w:del>
      <w:ins w:author="Prenni,Jessica" w:date="2026-03-09T22:07:00Z" w16du:dateUtc="2026-03-09T22:07:17Z" w:id="145">
        <w:r w:rsidRPr="67D34AD6" w:rsidR="50123518">
          <w:rPr>
            <w:rFonts w:ascii="Times New Roman" w:hAnsi="Times New Roman" w:cs="Times New Roman"/>
            <w:sz w:val="24"/>
            <w:szCs w:val="24"/>
          </w:rPr>
          <w:t>m</w:t>
        </w:r>
      </w:ins>
      <w:commentRangeEnd w:id="143"/>
      <w:r w:rsidRPr="67D34AD6" w:rsidR="1C64D14F">
        <w:rPr>
          <w:rStyle w:val="CommentReference"/>
          <w:rFonts w:ascii="Times New Roman" w:hAnsi="Times New Roman" w:cs="Times New Roman"/>
          <w:sz w:val="24"/>
          <w:szCs w:val="24"/>
        </w:rPr>
        <w:commentReference w:id="143"/>
      </w:r>
      <w:r w:rsidRPr="67D34AD6">
        <w:rPr>
          <w:rFonts w:ascii="Times New Roman" w:hAnsi="Times New Roman" w:cs="Times New Roman"/>
          <w:sz w:val="24"/>
          <w:szCs w:val="24"/>
        </w:rPr>
        <w:t xml:space="preserve">ethod. The data collection type was </w:t>
      </w:r>
      <w:r w:rsidRPr="67D34AD6">
        <w:rPr>
          <w:rFonts w:ascii="Times New Roman" w:hAnsi="Times New Roman" w:cs="Times New Roman"/>
          <w:sz w:val="24"/>
          <w:szCs w:val="24"/>
        </w:rPr>
        <w:t>set to centroided with the following parameters: MS1 tolerance 0.01 Da, MS2 tolerance 0.025 Da, MS1 mass range begin: 50 Da, MS1 mass range end: 1200 Da, MS2 mass range begin: 50 Da, and MS2 mass range end: 1200 Da. Peak detection parameters were as follows: a minimum peak height of 1000, a mass slice width of 0.1 Da, and smoothing was set to a linear weighted moving average with a smoothing scan of 3 and a minimum peak width of 5. Identification was conducted using MassBank of North America (MoNA) public libraries with default MS-DIAL parameters. Adducts chosen were [M + H]</w:t>
      </w:r>
      <w:r w:rsidRPr="67D34AD6">
        <w:rPr>
          <w:rFonts w:ascii="Times New Roman" w:hAnsi="Times New Roman" w:cs="Times New Roman"/>
          <w:sz w:val="24"/>
          <w:szCs w:val="24"/>
          <w:vertAlign w:val="superscript"/>
        </w:rPr>
        <w:t>+</w:t>
      </w:r>
      <w:r w:rsidRPr="67D34AD6">
        <w:rPr>
          <w:rFonts w:ascii="Times New Roman" w:hAnsi="Times New Roman" w:cs="Times New Roman"/>
          <w:sz w:val="24"/>
          <w:szCs w:val="24"/>
        </w:rPr>
        <w:t>, [M + NH</w:t>
      </w:r>
      <w:r w:rsidRPr="67D34AD6">
        <w:rPr>
          <w:rFonts w:ascii="Times New Roman" w:hAnsi="Times New Roman" w:cs="Times New Roman"/>
          <w:sz w:val="24"/>
          <w:szCs w:val="24"/>
          <w:vertAlign w:val="subscript"/>
        </w:rPr>
        <w:t>4</w:t>
      </w:r>
      <w:r w:rsidRPr="67D34AD6">
        <w:rPr>
          <w:rFonts w:ascii="Times New Roman" w:hAnsi="Times New Roman" w:cs="Times New Roman"/>
          <w:sz w:val="24"/>
          <w:szCs w:val="24"/>
        </w:rPr>
        <w:t>]</w:t>
      </w:r>
      <w:r w:rsidRPr="67D34AD6">
        <w:rPr>
          <w:rFonts w:ascii="Times New Roman" w:hAnsi="Times New Roman" w:cs="Times New Roman"/>
          <w:sz w:val="24"/>
          <w:szCs w:val="24"/>
          <w:vertAlign w:val="superscript"/>
        </w:rPr>
        <w:t>+</w:t>
      </w:r>
      <w:r w:rsidRPr="67D34AD6">
        <w:rPr>
          <w:rFonts w:ascii="Times New Roman" w:hAnsi="Times New Roman" w:cs="Times New Roman"/>
          <w:sz w:val="24"/>
          <w:szCs w:val="24"/>
        </w:rPr>
        <w:t>, [M + Na]</w:t>
      </w:r>
      <w:r w:rsidRPr="67D34AD6">
        <w:rPr>
          <w:rFonts w:ascii="Times New Roman" w:hAnsi="Times New Roman" w:cs="Times New Roman"/>
          <w:sz w:val="24"/>
          <w:szCs w:val="24"/>
          <w:vertAlign w:val="superscript"/>
        </w:rPr>
        <w:t>+</w:t>
      </w:r>
      <w:r w:rsidRPr="67D34AD6">
        <w:rPr>
          <w:rFonts w:ascii="Times New Roman" w:hAnsi="Times New Roman" w:cs="Times New Roman"/>
          <w:sz w:val="24"/>
          <w:szCs w:val="24"/>
        </w:rPr>
        <w:t>, and [M + K]</w:t>
      </w:r>
      <w:r w:rsidRPr="67D34AD6">
        <w:rPr>
          <w:rFonts w:ascii="Times New Roman" w:hAnsi="Times New Roman" w:cs="Times New Roman"/>
          <w:sz w:val="24"/>
          <w:szCs w:val="24"/>
          <w:vertAlign w:val="superscript"/>
        </w:rPr>
        <w:t>+</w:t>
      </w:r>
      <w:r w:rsidRPr="67D34AD6">
        <w:rPr>
          <w:rFonts w:ascii="Times New Roman" w:hAnsi="Times New Roman" w:cs="Times New Roman"/>
          <w:sz w:val="24"/>
          <w:szCs w:val="24"/>
        </w:rPr>
        <w:t>. [M + H −H</w:t>
      </w:r>
      <w:r w:rsidRPr="67D34AD6">
        <w:rPr>
          <w:rFonts w:ascii="Times New Roman" w:hAnsi="Times New Roman" w:cs="Times New Roman"/>
          <w:sz w:val="24"/>
          <w:szCs w:val="24"/>
          <w:vertAlign w:val="subscript"/>
        </w:rPr>
        <w:t>2</w:t>
      </w:r>
      <w:r w:rsidRPr="67D34AD6">
        <w:rPr>
          <w:rFonts w:ascii="Times New Roman" w:hAnsi="Times New Roman" w:cs="Times New Roman"/>
          <w:sz w:val="24"/>
          <w:szCs w:val="24"/>
        </w:rPr>
        <w:t>O]</w:t>
      </w:r>
      <w:r w:rsidRPr="67D34AD6">
        <w:rPr>
          <w:rFonts w:ascii="Times New Roman" w:hAnsi="Times New Roman" w:cs="Times New Roman"/>
          <w:sz w:val="24"/>
          <w:szCs w:val="24"/>
          <w:vertAlign w:val="superscript"/>
        </w:rPr>
        <w:t>+</w:t>
      </w:r>
      <w:r w:rsidRPr="67D34AD6">
        <w:rPr>
          <w:rFonts w:ascii="Times New Roman" w:hAnsi="Times New Roman" w:cs="Times New Roman"/>
          <w:sz w:val="24"/>
          <w:szCs w:val="24"/>
        </w:rPr>
        <w:t xml:space="preserve">. MS2Dec was set to </w:t>
      </w:r>
      <w:commentRangeStart w:id="146"/>
      <w:commentRangeStart w:id="147"/>
      <w:r w:rsidRPr="67D34AD6">
        <w:rPr>
          <w:rFonts w:ascii="Times New Roman" w:hAnsi="Times New Roman" w:cs="Times New Roman"/>
          <w:sz w:val="24"/>
          <w:szCs w:val="24"/>
        </w:rPr>
        <w:t>default parameters.</w:t>
      </w:r>
      <w:commentRangeEnd w:id="146"/>
      <w:r w:rsidRPr="67D34AD6" w:rsidR="1C64D14F">
        <w:rPr>
          <w:rStyle w:val="CommentReference"/>
          <w:rFonts w:ascii="Times New Roman" w:hAnsi="Times New Roman" w:cs="Times New Roman"/>
          <w:sz w:val="24"/>
          <w:szCs w:val="24"/>
        </w:rPr>
        <w:commentReference w:id="146"/>
      </w:r>
      <w:commentRangeEnd w:id="147"/>
      <w:r>
        <w:rPr>
          <w:rStyle w:val="CommentReference"/>
        </w:rPr>
        <w:commentReference w:id="147"/>
      </w:r>
      <w:r w:rsidRPr="67D34AD6">
        <w:rPr>
          <w:rFonts w:ascii="Times New Roman" w:hAnsi="Times New Roman" w:cs="Times New Roman"/>
          <w:sz w:val="24"/>
          <w:szCs w:val="24"/>
        </w:rPr>
        <w:t xml:space="preserve"> Alignment parameters used a retention time of 0.05 min and an MS1 tolerance of 0.015 Da. “Suggested (w/o MS2) metabolite features” were excluded. Raw peak area data matrix and the GNPS export feature were then used to generate the MS/MS spectral summary file containing the list of representative MS/MS spectra (the most intense MS/MS spectrum) and the feature quantification table containing compound intensity and annotation. </w:t>
      </w:r>
    </w:p>
    <w:p w:rsidRPr="00F23073" w:rsidR="001B5FA6" w:rsidP="00A63F7B" w:rsidRDefault="16882492" w14:paraId="2F5D56FE" w14:textId="798CE4B4">
      <w:pPr>
        <w:pStyle w:val="ListParagraph"/>
        <w:numPr>
          <w:ilvl w:val="3"/>
          <w:numId w:val="3"/>
        </w:numPr>
        <w:spacing w:after="0" w:line="480" w:lineRule="auto"/>
        <w:rPr>
          <w:rFonts w:ascii="Times New Roman" w:hAnsi="Times New Roman" w:cs="Times New Roman"/>
          <w:b/>
          <w:bCs/>
          <w:sz w:val="24"/>
          <w:szCs w:val="24"/>
        </w:rPr>
      </w:pPr>
      <w:ins w:author="Koslovsky,Matt" w:date="2026-02-27T19:28:00Z" w16du:dateUtc="2026-02-27T19:28:53Z" w:id="148">
        <w:r w:rsidRPr="552606F2">
          <w:rPr>
            <w:rFonts w:ascii="Times New Roman" w:hAnsi="Times New Roman" w:cs="Times New Roman"/>
            <w:b/>
            <w:bCs/>
            <w:sz w:val="24"/>
            <w:szCs w:val="24"/>
          </w:rPr>
          <w:t xml:space="preserve"> </w:t>
        </w:r>
      </w:ins>
      <w:r w:rsidRPr="552606F2" w:rsidR="1A7E462D">
        <w:rPr>
          <w:rFonts w:ascii="Times New Roman" w:hAnsi="Times New Roman" w:cs="Times New Roman"/>
          <w:b/>
          <w:bCs/>
          <w:sz w:val="24"/>
          <w:szCs w:val="24"/>
        </w:rPr>
        <w:t xml:space="preserve">Molecular Networking and Spectral Library Search. </w:t>
      </w:r>
    </w:p>
    <w:p w:rsidRPr="00EB3EB7" w:rsidR="5399503E" w:rsidP="003171B2" w:rsidRDefault="3AD80716" w14:paraId="4D95AEA2" w14:textId="1750105B">
      <w:pPr>
        <w:spacing w:after="0" w:line="480" w:lineRule="auto"/>
        <w:ind w:firstLine="360"/>
        <w:rPr>
          <w:rFonts w:ascii="Times New Roman" w:hAnsi="Times New Roman" w:cs="Times New Roman"/>
          <w:sz w:val="24"/>
          <w:szCs w:val="24"/>
        </w:rPr>
      </w:pPr>
      <w:r w:rsidRPr="67D34AD6">
        <w:rPr>
          <w:rFonts w:ascii="Times New Roman" w:hAnsi="Times New Roman" w:cs="Times New Roman"/>
          <w:sz w:val="24"/>
          <w:szCs w:val="24"/>
        </w:rPr>
        <w:t>A molecular network was created with the Feature Based Molecular Networking (FBMN)</w:t>
      </w:r>
      <w:r w:rsidRPr="67D34AD6">
        <w:rPr>
          <w:rFonts w:ascii="Times New Roman" w:hAnsi="Times New Roman" w:cs="Times New Roman"/>
          <w:sz w:val="24"/>
          <w:szCs w:val="24"/>
          <w:vertAlign w:val="superscript"/>
        </w:rPr>
        <w:t>2</w:t>
      </w:r>
      <w:r w:rsidRPr="67D34AD6">
        <w:rPr>
          <w:rFonts w:ascii="Times New Roman" w:hAnsi="Times New Roman" w:cs="Times New Roman"/>
          <w:sz w:val="24"/>
          <w:szCs w:val="24"/>
        </w:rPr>
        <w:t xml:space="preserve"> workflow on GNPS2 (</w:t>
      </w:r>
      <w:hyperlink r:id="rId12">
        <w:r w:rsidRPr="67D34AD6" w:rsidR="3FB67CD0">
          <w:rPr>
            <w:rStyle w:val="Hyperlink"/>
            <w:rFonts w:ascii="Times New Roman" w:hAnsi="Times New Roman" w:cs="Times New Roman"/>
            <w:sz w:val="24"/>
            <w:szCs w:val="24"/>
          </w:rPr>
          <w:t>https://gnps2.org</w:t>
        </w:r>
      </w:hyperlink>
      <w:r w:rsidRPr="67D34AD6">
        <w:rPr>
          <w:rFonts w:ascii="Times New Roman" w:hAnsi="Times New Roman" w:cs="Times New Roman"/>
          <w:sz w:val="24"/>
          <w:szCs w:val="24"/>
        </w:rPr>
        <w:t>).</w:t>
      </w:r>
      <w:r w:rsidRPr="67D34AD6" w:rsidR="3FB67CD0">
        <w:rPr>
          <w:rFonts w:ascii="Times New Roman" w:hAnsi="Times New Roman" w:cs="Times New Roman"/>
          <w:sz w:val="24"/>
          <w:szCs w:val="24"/>
        </w:rPr>
        <w:t xml:space="preserve"> </w:t>
      </w:r>
      <w:r w:rsidRPr="67D34AD6">
        <w:rPr>
          <w:rFonts w:ascii="Times New Roman" w:hAnsi="Times New Roman" w:cs="Times New Roman"/>
          <w:sz w:val="24"/>
          <w:szCs w:val="24"/>
        </w:rPr>
        <w:t>The MS/MS spectral summary file and the quantification results file generated from MS-DIAL were imported to GNPS for FBMN analysis. The precursor ion tolerance was set to</w:t>
      </w:r>
      <w:commentRangeStart w:id="149"/>
      <w:commentRangeStart w:id="150"/>
      <w:r w:rsidRPr="67D34AD6">
        <w:rPr>
          <w:rFonts w:ascii="Times New Roman" w:hAnsi="Times New Roman" w:cs="Times New Roman"/>
          <w:sz w:val="24"/>
          <w:szCs w:val="24"/>
        </w:rPr>
        <w:t xml:space="preserve"> </w:t>
      </w:r>
      <w:r w:rsidRPr="67D34AD6" w:rsidR="244CE715">
        <w:rPr>
          <w:rFonts w:ascii="Times New Roman" w:hAnsi="Times New Roman" w:cs="Times New Roman"/>
          <w:sz w:val="24"/>
          <w:szCs w:val="24"/>
        </w:rPr>
        <w:t>2, and</w:t>
      </w:r>
      <w:r w:rsidRPr="67D34AD6">
        <w:rPr>
          <w:rFonts w:ascii="Times New Roman" w:hAnsi="Times New Roman" w:cs="Times New Roman"/>
          <w:sz w:val="24"/>
          <w:szCs w:val="24"/>
        </w:rPr>
        <w:t xml:space="preserve"> the fragment ion tolerance was set to 0.5</w:t>
      </w:r>
      <w:commentRangeEnd w:id="149"/>
      <w:r w:rsidRPr="67D34AD6" w:rsidR="5399503E">
        <w:rPr>
          <w:rStyle w:val="CommentReference"/>
          <w:rFonts w:ascii="Times New Roman" w:hAnsi="Times New Roman" w:cs="Times New Roman"/>
          <w:sz w:val="24"/>
          <w:szCs w:val="24"/>
        </w:rPr>
        <w:commentReference w:id="149"/>
      </w:r>
      <w:commentRangeEnd w:id="150"/>
      <w:r>
        <w:rPr>
          <w:rStyle w:val="CommentReference"/>
        </w:rPr>
        <w:commentReference w:id="150"/>
      </w:r>
      <w:r w:rsidRPr="67D34AD6">
        <w:rPr>
          <w:rFonts w:ascii="Times New Roman" w:hAnsi="Times New Roman" w:cs="Times New Roman"/>
          <w:sz w:val="24"/>
          <w:szCs w:val="24"/>
        </w:rPr>
        <w:t>. The min</w:t>
      </w:r>
      <w:ins w:author="Prenni,Jessica" w:date="2026-03-09T22:09:00Z" w16du:dateUtc="2026-03-09T22:09:55Z" w:id="152">
        <w:r w:rsidRPr="67D34AD6" w:rsidR="6F07B8EA">
          <w:rPr>
            <w:rFonts w:ascii="Times New Roman" w:hAnsi="Times New Roman" w:cs="Times New Roman"/>
            <w:sz w:val="24"/>
            <w:szCs w:val="24"/>
          </w:rPr>
          <w:t>imum</w:t>
        </w:r>
      </w:ins>
      <w:r w:rsidRPr="67D34AD6">
        <w:rPr>
          <w:rFonts w:ascii="Times New Roman" w:hAnsi="Times New Roman" w:cs="Times New Roman"/>
          <w:sz w:val="24"/>
          <w:szCs w:val="24"/>
        </w:rPr>
        <w:t xml:space="preserve"> peak intensity was set to 0.0. A molecular network was then created where edges were filtered to have a cosine score above 0.6 and more than 2 matched peaks. The spectra in the network were then searched against public GNPS spectral libraries. The library spectra were filtered in the same manner as the input data. All matches kept between network spectra and library spectra were required to have a score above 0.6 and at least 2 matched peaks.</w:t>
      </w:r>
    </w:p>
    <w:p w:rsidRPr="00EB3EB7" w:rsidR="092BA77E" w:rsidP="00A63F7B" w:rsidRDefault="5201737C" w14:paraId="638C1CE5" w14:textId="79249616">
      <w:pPr>
        <w:pStyle w:val="ListParagraph"/>
        <w:numPr>
          <w:ilvl w:val="2"/>
          <w:numId w:val="3"/>
        </w:numPr>
        <w:spacing w:after="0" w:line="480" w:lineRule="auto"/>
        <w:rPr>
          <w:rFonts w:ascii="Times New Roman" w:hAnsi="Times New Roman" w:cs="Times New Roman"/>
          <w:b/>
          <w:bCs/>
          <w:sz w:val="24"/>
          <w:szCs w:val="24"/>
        </w:rPr>
      </w:pPr>
      <w:commentRangeStart w:id="153"/>
      <w:commentRangeStart w:id="154"/>
      <w:r w:rsidRPr="27421BE2">
        <w:rPr>
          <w:rFonts w:ascii="Times New Roman" w:hAnsi="Times New Roman" w:cs="Times New Roman"/>
          <w:b/>
          <w:bCs/>
          <w:sz w:val="24"/>
          <w:szCs w:val="24"/>
        </w:rPr>
        <w:t>Proteomics</w:t>
      </w:r>
      <w:commentRangeEnd w:id="154"/>
      <w:r w:rsidRPr="00EB3EB7" w:rsidR="092BA77E">
        <w:rPr>
          <w:rStyle w:val="CommentReference"/>
          <w:rFonts w:ascii="Times New Roman" w:hAnsi="Times New Roman" w:cs="Times New Roman"/>
          <w:b/>
          <w:bCs/>
          <w:sz w:val="24"/>
          <w:szCs w:val="24"/>
        </w:rPr>
        <w:commentReference w:id="154"/>
      </w:r>
      <w:commentRangeEnd w:id="153"/>
      <w:r w:rsidRPr="00EB3EB7" w:rsidR="092BA77E">
        <w:rPr>
          <w:rStyle w:val="CommentReference"/>
          <w:rFonts w:ascii="Times New Roman" w:hAnsi="Times New Roman" w:cs="Times New Roman"/>
          <w:b/>
          <w:bCs/>
          <w:sz w:val="24"/>
          <w:szCs w:val="24"/>
        </w:rPr>
        <w:commentReference w:id="153"/>
      </w:r>
    </w:p>
    <w:p w:rsidRPr="00EB3EB7" w:rsidR="438CAB33" w:rsidP="27421BE2" w:rsidRDefault="0BA2D43B" w14:paraId="3A787959" w14:textId="2F7B36FD">
      <w:pPr>
        <w:spacing w:after="0" w:line="480" w:lineRule="auto"/>
        <w:ind w:firstLine="360"/>
        <w:rPr>
          <w:rFonts w:ascii="Times New Roman" w:hAnsi="Times New Roman" w:cs="Times New Roman"/>
          <w:sz w:val="24"/>
          <w:szCs w:val="24"/>
        </w:rPr>
      </w:pPr>
      <w:r w:rsidRPr="412D8FD9" w:rsidR="0BA2D43B">
        <w:rPr>
          <w:rFonts w:ascii="Times New Roman" w:hAnsi="Times New Roman" w:cs="Times New Roman"/>
          <w:sz w:val="24"/>
          <w:szCs w:val="24"/>
        </w:rPr>
        <w:t>Protein was e</w:t>
      </w:r>
      <w:r w:rsidRPr="412D8FD9" w:rsidR="0BA2D43B">
        <w:rPr>
          <w:rFonts w:ascii="Times New Roman" w:hAnsi="Times New Roman" w:cs="Times New Roman"/>
          <w:sz w:val="24"/>
          <w:szCs w:val="24"/>
        </w:rPr>
        <w:t xml:space="preserve">xtracted </w:t>
      </w:r>
      <w:r w:rsidRPr="412D8FD9" w:rsidR="1F8F52CF">
        <w:rPr>
          <w:rFonts w:ascii="Times New Roman" w:hAnsi="Times New Roman" w:cs="Times New Roman"/>
          <w:sz w:val="24"/>
          <w:szCs w:val="24"/>
        </w:rPr>
        <w:t>by resus</w:t>
      </w:r>
      <w:r w:rsidRPr="412D8FD9" w:rsidR="1F8F52CF">
        <w:rPr>
          <w:rFonts w:eastAsia="游ゴシック" w:eastAsiaTheme="minorEastAsia"/>
          <w:sz w:val="24"/>
          <w:szCs w:val="24"/>
          <w:rPrChange w:author="Diaz,Gustavo" w:date="2026-03-16T20:45:00Z" w16du:dateUtc="2026-03-16T20:45:16Z" w:id="1976981163">
            <w:rPr>
              <w:rFonts w:ascii="Times New Roman" w:hAnsi="Times New Roman" w:cs="Times New Roman"/>
              <w:sz w:val="24"/>
              <w:szCs w:val="24"/>
            </w:rPr>
          </w:rPrChange>
        </w:rPr>
        <w:t>pending</w:t>
      </w:r>
      <w:r w:rsidRPr="412D8FD9" w:rsidR="0BA2D43B">
        <w:rPr>
          <w:rFonts w:eastAsia="游ゴシック" w:eastAsiaTheme="minorEastAsia"/>
          <w:sz w:val="24"/>
          <w:szCs w:val="24"/>
          <w:rPrChange w:author="Diaz,Gustavo" w:date="2026-03-16T20:45:00Z" w16du:dateUtc="2026-03-16T20:45:16Z" w:id="875849146">
            <w:rPr>
              <w:rFonts w:ascii="Times New Roman" w:hAnsi="Times New Roman" w:cs="Times New Roman"/>
              <w:sz w:val="24"/>
              <w:szCs w:val="24"/>
            </w:rPr>
          </w:rPrChange>
        </w:rPr>
        <w:t xml:space="preserve"> biore</w:t>
      </w:r>
      <w:r w:rsidRPr="412D8FD9" w:rsidR="06EC51F9">
        <w:rPr>
          <w:rFonts w:eastAsia="游ゴシック" w:eastAsiaTheme="minorEastAsia"/>
          <w:sz w:val="24"/>
          <w:szCs w:val="24"/>
          <w:rPrChange w:author="Diaz,Gustavo" w:date="2026-03-16T20:45:00Z" w16du:dateUtc="2026-03-16T20:45:16Z" w:id="1224426683">
            <w:rPr>
              <w:rFonts w:ascii="Times New Roman" w:hAnsi="Times New Roman" w:cs="Times New Roman"/>
              <w:sz w:val="24"/>
              <w:szCs w:val="24"/>
            </w:rPr>
          </w:rPrChange>
        </w:rPr>
        <w:t>a</w:t>
      </w:r>
      <w:r w:rsidRPr="412D8FD9" w:rsidR="0BA2D43B">
        <w:rPr>
          <w:rFonts w:eastAsia="游ゴシック" w:eastAsiaTheme="minorEastAsia"/>
          <w:sz w:val="24"/>
          <w:szCs w:val="24"/>
          <w:rPrChange w:author="Diaz,Gustavo" w:date="2026-03-16T20:45:00Z" w16du:dateUtc="2026-03-16T20:45:16Z" w:id="1011625999">
            <w:rPr>
              <w:rFonts w:ascii="Times New Roman" w:hAnsi="Times New Roman" w:cs="Times New Roman"/>
              <w:sz w:val="24"/>
              <w:szCs w:val="24"/>
            </w:rPr>
          </w:rPrChange>
        </w:rPr>
        <w:t>c</w:t>
      </w:r>
      <w:r w:rsidRPr="412D8FD9" w:rsidR="0BA2D43B">
        <w:rPr>
          <w:rFonts w:eastAsia="游ゴシック" w:eastAsiaTheme="minorEastAsia"/>
          <w:sz w:val="24"/>
          <w:szCs w:val="24"/>
          <w:rPrChange w:author="Diaz,Gustavo" w:date="2026-03-16T20:45:00Z" w16du:dateUtc="2026-03-16T20:45:16Z" w:id="869767020">
            <w:rPr>
              <w:rFonts w:ascii="Times New Roman" w:hAnsi="Times New Roman" w:cs="Times New Roman"/>
              <w:sz w:val="24"/>
              <w:szCs w:val="24"/>
            </w:rPr>
          </w:rPrChange>
        </w:rPr>
        <w:t xml:space="preserve">tor sample pellets </w:t>
      </w:r>
      <w:r w:rsidRPr="412D8FD9" w:rsidR="23775A4A">
        <w:rPr>
          <w:rFonts w:eastAsia="游ゴシック" w:eastAsiaTheme="minorEastAsia"/>
          <w:sz w:val="24"/>
          <w:szCs w:val="24"/>
          <w:rPrChange w:author="Diaz,Gustavo" w:date="2026-03-16T20:45:00Z" w16du:dateUtc="2026-03-16T20:45:16Z" w:id="229612850">
            <w:rPr>
              <w:rFonts w:ascii="Times New Roman" w:hAnsi="Times New Roman" w:cs="Times New Roman"/>
              <w:sz w:val="24"/>
              <w:szCs w:val="24"/>
            </w:rPr>
          </w:rPrChange>
        </w:rPr>
        <w:t>in</w:t>
      </w:r>
      <w:r w:rsidRPr="412D8FD9" w:rsidR="23775A4A">
        <w:rPr>
          <w:rFonts w:eastAsia="游ゴシック" w:eastAsiaTheme="minorEastAsia"/>
          <w:sz w:val="24"/>
          <w:szCs w:val="24"/>
          <w:rPrChange w:author="Diaz,Gustavo" w:date="2026-03-16T19:07:00Z" w16du:dateUtc="2026-03-16T19:07:13Z" w:id="602825725">
            <w:rPr>
              <w:rFonts w:ascii="Times New Roman" w:hAnsi="Times New Roman" w:cs="Times New Roman"/>
              <w:sz w:val="24"/>
              <w:szCs w:val="24"/>
            </w:rPr>
          </w:rPrChange>
        </w:rPr>
        <w:t xml:space="preserve"> </w:t>
      </w:r>
      <w:r w:rsidRPr="412D8FD9" w:rsidR="23775A4A">
        <w:rPr>
          <w:rFonts w:eastAsia="游ゴシック" w:eastAsiaTheme="minorEastAsia"/>
          <w:sz w:val="24"/>
          <w:szCs w:val="24"/>
          <w:rPrChange w:author="Diaz,Gustavo" w:date="2026-03-16T19:07:00Z" w16du:dateUtc="2026-03-16T19:07:13Z" w:id="713213291">
            <w:rPr>
              <w:rFonts w:ascii="Times New Roman" w:hAnsi="Times New Roman" w:cs="Times New Roman"/>
              <w:sz w:val="24"/>
              <w:szCs w:val="24"/>
            </w:rPr>
          </w:rPrChange>
        </w:rPr>
        <w:t>Alkalyne</w:t>
      </w:r>
      <w:r w:rsidRPr="412D8FD9" w:rsidR="23775A4A">
        <w:rPr>
          <w:rFonts w:eastAsia="游ゴシック" w:eastAsiaTheme="minorEastAsia"/>
          <w:sz w:val="24"/>
          <w:szCs w:val="24"/>
          <w:rPrChange w:author="Diaz,Gustavo" w:date="2026-03-16T19:07:00Z" w16du:dateUtc="2026-03-16T19:07:13Z" w:id="1019814217">
            <w:rPr>
              <w:rFonts w:ascii="Times New Roman" w:hAnsi="Times New Roman" w:cs="Times New Roman"/>
              <w:sz w:val="24"/>
              <w:szCs w:val="24"/>
            </w:rPr>
          </w:rPrChange>
        </w:rPr>
        <w:t>-SDS buffer (</w:t>
      </w:r>
      <w:r w:rsidRPr="412D8FD9" w:rsidR="23775A4A">
        <w:rPr>
          <w:rFonts w:eastAsia="游ゴシック" w:eastAsiaTheme="minorEastAsia"/>
          <w:sz w:val="24"/>
          <w:szCs w:val="24"/>
          <w:rPrChange w:author="Diaz,Gustavo" w:date="2026-03-16T19:07:00Z" w16du:dateUtc="2026-03-16T19:07:13Z" w:id="913598001">
            <w:rPr>
              <w:rFonts w:ascii="Arial" w:hAnsi="Arial" w:eastAsia="Arial" w:cs="Arial"/>
            </w:rPr>
          </w:rPrChange>
        </w:rPr>
        <w:t>(5% SDS, 50 mM Tris-HCl, pH 8.5; 0.15 M NaCl; 0.1 mM EDTA; 1 mM MgCl2; 50 mM Dithiothreitol (DTT)) with 1X HALT Protease Inhibitor (</w:t>
      </w:r>
      <w:r w:rsidRPr="412D8FD9" w:rsidR="23775A4A">
        <w:rPr>
          <w:rFonts w:eastAsia="游ゴシック" w:eastAsiaTheme="minorEastAsia"/>
          <w:sz w:val="24"/>
          <w:szCs w:val="24"/>
          <w:rPrChange w:author="Diaz,Gustavo" w:date="2026-03-16T19:07:00Z" w16du:dateUtc="2026-03-16T19:07:13Z" w:id="1980593591">
            <w:rPr>
              <w:rFonts w:ascii="Arial" w:hAnsi="Arial" w:eastAsia="Arial" w:cs="Arial"/>
            </w:rPr>
          </w:rPrChange>
        </w:rPr>
        <w:t>Thermo</w:t>
      </w:r>
      <w:r w:rsidRPr="412D8FD9" w:rsidR="23775A4A">
        <w:rPr>
          <w:rFonts w:eastAsia="游ゴシック" w:eastAsiaTheme="minorEastAsia"/>
          <w:sz w:val="24"/>
          <w:szCs w:val="24"/>
          <w:rPrChange w:author="Diaz,Gustavo" w:date="2026-03-16T19:07:00Z" w16du:dateUtc="2026-03-16T19:07:13Z" w:id="1585211929">
            <w:rPr>
              <w:rFonts w:ascii="Arial" w:hAnsi="Arial" w:eastAsia="Arial" w:cs="Arial"/>
            </w:rPr>
          </w:rPrChange>
        </w:rPr>
        <w:t xml:space="preserve"> Scientific). </w:t>
      </w:r>
      <w:r w:rsidRPr="412D8FD9" w:rsidR="440AB964">
        <w:rPr>
          <w:rFonts w:eastAsia="游ゴシック" w:eastAsiaTheme="minorEastAsia"/>
          <w:sz w:val="24"/>
          <w:szCs w:val="24"/>
        </w:rPr>
        <w:t xml:space="preserve">Samples were then transferred to 2mL reinforced polypropylene bead beating tubes (Fisher) </w:t>
      </w:r>
      <w:r w:rsidRPr="412D8FD9" w:rsidR="440AB964">
        <w:rPr>
          <w:rFonts w:eastAsia="游ゴシック" w:eastAsiaTheme="minorEastAsia"/>
          <w:sz w:val="24"/>
          <w:szCs w:val="24"/>
        </w:rPr>
        <w:t>containing</w:t>
      </w:r>
      <w:r w:rsidRPr="412D8FD9" w:rsidR="440AB964">
        <w:rPr>
          <w:rFonts w:eastAsia="游ゴシック" w:eastAsiaTheme="minorEastAsia"/>
          <w:sz w:val="24"/>
          <w:szCs w:val="24"/>
        </w:rPr>
        <w:t xml:space="preserve"> stainless steel and </w:t>
      </w:r>
      <w:r w:rsidRPr="412D8FD9" w:rsidR="440AB964">
        <w:rPr>
          <w:rFonts w:eastAsia="游ゴシック" w:eastAsiaTheme="minorEastAsia"/>
          <w:sz w:val="24"/>
          <w:szCs w:val="24"/>
        </w:rPr>
        <w:t>0.1mm</w:t>
      </w:r>
      <w:r w:rsidRPr="412D8FD9" w:rsidR="440AB964">
        <w:rPr>
          <w:rFonts w:eastAsia="游ゴシック" w:eastAsiaTheme="minorEastAsia"/>
          <w:sz w:val="24"/>
          <w:szCs w:val="24"/>
        </w:rPr>
        <w:t xml:space="preserve"> zirconia silica beads. Samples were beaten at 6m/s for 5 cycles of 45 seconds, with 2min dwell time on ice between cycles. Following cellular lysis, samples were centrifuged at 8,000 x G for 10 </w:t>
      </w:r>
      <w:r w:rsidRPr="412D8FD9" w:rsidR="5FD4950C">
        <w:rPr>
          <w:rFonts w:eastAsia="游ゴシック" w:eastAsiaTheme="minorEastAsia"/>
          <w:sz w:val="24"/>
          <w:szCs w:val="24"/>
        </w:rPr>
        <w:t>minutes,</w:t>
      </w:r>
      <w:r w:rsidRPr="412D8FD9" w:rsidR="440AB964">
        <w:rPr>
          <w:rFonts w:eastAsia="游ゴシック" w:eastAsiaTheme="minorEastAsia"/>
          <w:sz w:val="24"/>
          <w:szCs w:val="24"/>
        </w:rPr>
        <w:t xml:space="preserve"> and the supernatant was transferred to new 2mL tubes. 1.6mL of -20°C acetone was added to </w:t>
      </w:r>
      <w:r w:rsidRPr="412D8FD9" w:rsidR="73FB1CA4">
        <w:rPr>
          <w:rFonts w:eastAsia="游ゴシック" w:eastAsiaTheme="minorEastAsia"/>
          <w:sz w:val="24"/>
          <w:szCs w:val="24"/>
        </w:rPr>
        <w:t xml:space="preserve">400 </w:t>
      </w:r>
      <w:r w:rsidRPr="412D8FD9" w:rsidR="73FB1CA4">
        <w:rPr>
          <w:rFonts w:eastAsia="游ゴシック" w:eastAsiaTheme="minorEastAsia"/>
          <w:sz w:val="24"/>
          <w:szCs w:val="24"/>
        </w:rPr>
        <w:t>uL</w:t>
      </w:r>
      <w:r w:rsidRPr="412D8FD9" w:rsidR="73FB1CA4">
        <w:rPr>
          <w:rFonts w:eastAsia="游ゴシック" w:eastAsiaTheme="minorEastAsia"/>
          <w:sz w:val="24"/>
          <w:szCs w:val="24"/>
        </w:rPr>
        <w:t xml:space="preserve"> of </w:t>
      </w:r>
      <w:r w:rsidRPr="412D8FD9" w:rsidR="440AB964">
        <w:rPr>
          <w:rFonts w:eastAsia="游ゴシック" w:eastAsiaTheme="minorEastAsia"/>
          <w:sz w:val="24"/>
          <w:szCs w:val="24"/>
        </w:rPr>
        <w:t xml:space="preserve">each sample, then </w:t>
      </w:r>
      <w:r w:rsidRPr="412D8FD9" w:rsidR="5CD16C69">
        <w:rPr>
          <w:rFonts w:eastAsia="游ゴシック" w:eastAsiaTheme="minorEastAsia"/>
          <w:sz w:val="24"/>
          <w:szCs w:val="24"/>
          <w:rPrChange w:author="Diaz,Gustavo" w:date="2026-03-16T20:45:00Z" w16du:dateUtc="2026-03-16T20:45:16Z" w:id="1481590323">
            <w:rPr>
              <w:rFonts w:ascii="Times New Roman" w:hAnsi="Times New Roman" w:cs="Times New Roman"/>
              <w:sz w:val="24"/>
              <w:szCs w:val="24"/>
            </w:rPr>
          </w:rPrChange>
        </w:rPr>
        <w:t>incubated</w:t>
      </w:r>
      <w:r w:rsidRPr="412D8FD9" w:rsidR="440AB964">
        <w:rPr>
          <w:rFonts w:eastAsia="游ゴシック" w:eastAsiaTheme="minorEastAsia"/>
          <w:sz w:val="24"/>
          <w:szCs w:val="24"/>
        </w:rPr>
        <w:t xml:space="preserve"> overnight at -20°C</w:t>
      </w:r>
      <w:r w:rsidRPr="412D8FD9" w:rsidR="28CB6ACC">
        <w:rPr>
          <w:rFonts w:eastAsia="游ゴシック" w:eastAsiaTheme="minorEastAsia"/>
          <w:sz w:val="24"/>
          <w:szCs w:val="24"/>
        </w:rPr>
        <w:t>.</w:t>
      </w:r>
      <w:r w:rsidRPr="412D8FD9" w:rsidR="440AB964">
        <w:rPr>
          <w:rFonts w:eastAsia="游ゴシック" w:eastAsiaTheme="minorEastAsia"/>
          <w:sz w:val="24"/>
          <w:szCs w:val="24"/>
        </w:rPr>
        <w:t xml:space="preserve"> </w:t>
      </w:r>
      <w:r w:rsidRPr="412D8FD9" w:rsidR="0C2E9FF6">
        <w:rPr>
          <w:rFonts w:eastAsia="游ゴシック" w:eastAsiaTheme="minorEastAsia"/>
          <w:sz w:val="24"/>
          <w:szCs w:val="24"/>
          <w:rPrChange w:author="Diaz,Gustavo" w:date="2026-03-16T20:45:00Z" w16du:dateUtc="2026-03-16T20:45:16Z" w:id="329844118">
            <w:rPr>
              <w:rFonts w:ascii="Times New Roman" w:hAnsi="Times New Roman" w:cs="Times New Roman"/>
              <w:sz w:val="24"/>
              <w:szCs w:val="24"/>
            </w:rPr>
          </w:rPrChange>
        </w:rPr>
        <w:t>Then</w:t>
      </w:r>
      <w:r w:rsidRPr="412D8FD9" w:rsidR="440AB964">
        <w:rPr>
          <w:rFonts w:eastAsia="游ゴシック" w:eastAsiaTheme="minorEastAsia"/>
          <w:sz w:val="24"/>
          <w:szCs w:val="24"/>
        </w:rPr>
        <w:t>, samples were centrifuged at 16,000 x G for 20 minutes at 4°C to pellet proteins</w:t>
      </w:r>
      <w:r w:rsidRPr="412D8FD9" w:rsidR="26797E3D">
        <w:rPr>
          <w:rFonts w:eastAsia="游ゴシック" w:eastAsiaTheme="minorEastAsia"/>
          <w:sz w:val="24"/>
          <w:szCs w:val="24"/>
        </w:rPr>
        <w:t xml:space="preserve">. </w:t>
      </w:r>
      <w:r w:rsidRPr="412D8FD9" w:rsidR="26797E3D">
        <w:rPr>
          <w:rFonts w:eastAsia="游ゴシック" w:eastAsiaTheme="minorEastAsia"/>
          <w:sz w:val="24"/>
          <w:szCs w:val="24"/>
        </w:rPr>
        <w:t>Protein pellets were washed (3x) with 300uL chilled (-20°C acetone) and centrifug</w:t>
      </w:r>
      <w:r w:rsidRPr="412D8FD9" w:rsidR="40140338">
        <w:rPr>
          <w:rFonts w:eastAsia="游ゴシック" w:eastAsiaTheme="minorEastAsia"/>
          <w:sz w:val="24"/>
          <w:szCs w:val="24"/>
        </w:rPr>
        <w:t>ed</w:t>
      </w:r>
      <w:r w:rsidRPr="412D8FD9" w:rsidR="26797E3D">
        <w:rPr>
          <w:rFonts w:eastAsia="游ゴシック" w:eastAsiaTheme="minorEastAsia"/>
          <w:sz w:val="24"/>
          <w:szCs w:val="24"/>
        </w:rPr>
        <w:t xml:space="preserve"> at 16,000 x G for 10 mins at 4°C. Total protein content was measured using the Pierce BCA Protein Assay Kit (</w:t>
      </w:r>
      <w:r w:rsidRPr="412D8FD9" w:rsidR="26797E3D">
        <w:rPr>
          <w:rFonts w:eastAsia="游ゴシック" w:eastAsiaTheme="minorEastAsia"/>
          <w:sz w:val="24"/>
          <w:szCs w:val="24"/>
        </w:rPr>
        <w:t>ThermoFisher</w:t>
      </w:r>
      <w:r w:rsidRPr="412D8FD9" w:rsidR="26797E3D">
        <w:rPr>
          <w:rFonts w:eastAsia="游ゴシック" w:eastAsiaTheme="minorEastAsia"/>
          <w:sz w:val="24"/>
          <w:szCs w:val="24"/>
        </w:rPr>
        <w:t xml:space="preserve"> Scientific) following manufacturer instructions. Absorbance at 550nm was measured on a </w:t>
      </w:r>
      <w:r w:rsidRPr="412D8FD9" w:rsidR="26797E3D">
        <w:rPr>
          <w:rFonts w:eastAsia="游ゴシック" w:eastAsiaTheme="minorEastAsia"/>
          <w:sz w:val="24"/>
          <w:szCs w:val="24"/>
        </w:rPr>
        <w:t>BioRad</w:t>
      </w:r>
      <w:r w:rsidRPr="412D8FD9" w:rsidR="26797E3D">
        <w:rPr>
          <w:rFonts w:eastAsia="游ゴシック" w:eastAsiaTheme="minorEastAsia"/>
          <w:sz w:val="24"/>
          <w:szCs w:val="24"/>
        </w:rPr>
        <w:t xml:space="preserve"> 680 microplate reader and total protein concentrations calculated based on a bovine serum albumin standard curve fit to a quadratic (Microplate Manager 5 software, </w:t>
      </w:r>
      <w:r w:rsidRPr="412D8FD9" w:rsidR="26797E3D">
        <w:rPr>
          <w:rFonts w:eastAsia="游ゴシック" w:eastAsiaTheme="minorEastAsia"/>
          <w:sz w:val="24"/>
          <w:szCs w:val="24"/>
        </w:rPr>
        <w:t>BioRad</w:t>
      </w:r>
      <w:r w:rsidRPr="412D8FD9" w:rsidR="26797E3D">
        <w:rPr>
          <w:rFonts w:eastAsia="游ゴシック" w:eastAsiaTheme="minorEastAsia"/>
          <w:sz w:val="24"/>
          <w:szCs w:val="24"/>
        </w:rPr>
        <w:t>).</w:t>
      </w:r>
      <w:r w:rsidRPr="412D8FD9" w:rsidR="43361425">
        <w:rPr>
          <w:rFonts w:eastAsia="游ゴシック" w:eastAsiaTheme="minorEastAsia"/>
          <w:sz w:val="24"/>
          <w:szCs w:val="24"/>
        </w:rPr>
        <w:t xml:space="preserve"> </w:t>
      </w:r>
      <w:r w:rsidRPr="412D8FD9" w:rsidR="5AB88566">
        <w:rPr>
          <w:rFonts w:eastAsia="游ゴシック" w:eastAsiaTheme="minorEastAsia"/>
          <w:sz w:val="24"/>
          <w:szCs w:val="24"/>
        </w:rPr>
        <w:t xml:space="preserve">Protein </w:t>
      </w:r>
      <w:ins w:author="Diaz,Gustavo" w:date="2026-03-16T19:22:00Z" w16du:dateUtc="2026-03-16T19:22:25Z" w:id="1718076019">
        <w:r w:rsidRPr="412D8FD9" w:rsidR="6EC03A43">
          <w:rPr>
            <w:rFonts w:ascii="Times New Roman" w:hAnsi="Times New Roman" w:cs="Times New Roman"/>
            <w:sz w:val="24"/>
            <w:szCs w:val="24"/>
          </w:rPr>
          <w:t>s</w:t>
        </w:r>
      </w:ins>
      <w:r w:rsidRPr="412D8FD9" w:rsidR="35E962EC">
        <w:rPr>
          <w:rFonts w:ascii="Times New Roman" w:hAnsi="Times New Roman" w:cs="Times New Roman"/>
          <w:sz w:val="24"/>
          <w:szCs w:val="24"/>
        </w:rPr>
        <w:t xml:space="preserve">amples were digested using the </w:t>
      </w:r>
      <w:r w:rsidRPr="412D8FD9" w:rsidR="35E962EC">
        <w:rPr>
          <w:rFonts w:ascii="Times New Roman" w:hAnsi="Times New Roman" w:cs="Times New Roman"/>
          <w:sz w:val="24"/>
          <w:szCs w:val="24"/>
        </w:rPr>
        <w:t>EasyPep</w:t>
      </w:r>
      <w:r w:rsidRPr="412D8FD9" w:rsidR="35E962EC">
        <w:rPr>
          <w:rFonts w:ascii="Times New Roman" w:hAnsi="Times New Roman" w:cs="Times New Roman"/>
          <w:sz w:val="24"/>
          <w:szCs w:val="24"/>
        </w:rPr>
        <w:t xml:space="preserve"> Mini MS Sample Prep Kit (</w:t>
      </w:r>
      <w:r w:rsidRPr="412D8FD9" w:rsidR="35E962EC">
        <w:rPr>
          <w:rFonts w:ascii="Times New Roman" w:hAnsi="Times New Roman" w:cs="Times New Roman"/>
          <w:sz w:val="24"/>
          <w:szCs w:val="24"/>
        </w:rPr>
        <w:t>ThermoFisher</w:t>
      </w:r>
      <w:r w:rsidRPr="412D8FD9" w:rsidR="35E962EC">
        <w:rPr>
          <w:rFonts w:ascii="Times New Roman" w:hAnsi="Times New Roman" w:cs="Times New Roman"/>
          <w:sz w:val="24"/>
          <w:szCs w:val="24"/>
        </w:rPr>
        <w:t xml:space="preserve"> Scientific) following the manufacturer’s instructions. Briefly, 100</w:t>
      </w:r>
      <w:r w:rsidRPr="412D8FD9" w:rsidR="518E55CF">
        <w:rPr>
          <w:rFonts w:ascii="Times New Roman" w:hAnsi="Times New Roman" w:cs="Times New Roman"/>
          <w:sz w:val="24"/>
          <w:szCs w:val="24"/>
        </w:rPr>
        <w:t>µg</w:t>
      </w:r>
      <w:r w:rsidRPr="412D8FD9" w:rsidR="35E962EC">
        <w:rPr>
          <w:rFonts w:ascii="Times New Roman" w:hAnsi="Times New Roman" w:cs="Times New Roman"/>
          <w:sz w:val="24"/>
          <w:szCs w:val="24"/>
        </w:rPr>
        <w:t xml:space="preserve"> total protein was aliquoted from each sample and raised to 100</w:t>
      </w:r>
      <w:r w:rsidRPr="412D8FD9" w:rsidR="6C15FA8C">
        <w:rPr>
          <w:rFonts w:ascii="Times New Roman" w:hAnsi="Times New Roman" w:cs="Times New Roman"/>
          <w:sz w:val="24"/>
          <w:szCs w:val="24"/>
        </w:rPr>
        <w:t>µL</w:t>
      </w:r>
      <w:r w:rsidRPr="412D8FD9" w:rsidR="35E962EC">
        <w:rPr>
          <w:rFonts w:ascii="Times New Roman" w:hAnsi="Times New Roman" w:cs="Times New Roman"/>
          <w:sz w:val="24"/>
          <w:szCs w:val="24"/>
        </w:rPr>
        <w:t xml:space="preserve"> with lysis buffer. Reduction and alkylation solutions were sequentially added followed by incubation at 95˚C for 10 minutes. After cooling to room temperature, 50</w:t>
      </w:r>
      <w:r w:rsidRPr="412D8FD9" w:rsidR="3E880263">
        <w:rPr>
          <w:rFonts w:ascii="Times New Roman" w:hAnsi="Times New Roman" w:cs="Times New Roman"/>
          <w:sz w:val="24"/>
          <w:szCs w:val="24"/>
        </w:rPr>
        <w:t xml:space="preserve"> </w:t>
      </w:r>
      <w:commentRangeStart w:id="190"/>
      <w:r w:rsidRPr="412D8FD9" w:rsidR="4283CFCE">
        <w:rPr>
          <w:rFonts w:ascii="Times New Roman" w:hAnsi="Times New Roman" w:cs="Times New Roman"/>
          <w:sz w:val="24"/>
          <w:szCs w:val="24"/>
        </w:rPr>
        <w:t>µ</w:t>
      </w:r>
      <w:r w:rsidRPr="412D8FD9" w:rsidR="5D7CD0B3">
        <w:rPr>
          <w:rFonts w:ascii="Times New Roman" w:hAnsi="Times New Roman" w:cs="Times New Roman"/>
          <w:sz w:val="24"/>
          <w:szCs w:val="24"/>
        </w:rPr>
        <w:t>L</w:t>
      </w:r>
      <w:commentRangeEnd w:id="190"/>
      <w:r>
        <w:rPr>
          <w:rStyle w:val="CommentReference"/>
        </w:rPr>
        <w:commentReference w:id="190"/>
      </w:r>
      <w:r w:rsidRPr="412D8FD9" w:rsidR="35E962EC">
        <w:rPr>
          <w:rFonts w:ascii="Times New Roman" w:hAnsi="Times New Roman" w:cs="Times New Roman"/>
          <w:sz w:val="24"/>
          <w:szCs w:val="24"/>
        </w:rPr>
        <w:t xml:space="preserve"> of a 0.2</w:t>
      </w:r>
      <w:r w:rsidRPr="412D8FD9" w:rsidR="3392B42E">
        <w:rPr>
          <w:rFonts w:ascii="Times New Roman" w:hAnsi="Times New Roman" w:cs="Times New Roman"/>
          <w:sz w:val="24"/>
          <w:szCs w:val="24"/>
        </w:rPr>
        <w:t xml:space="preserve"> </w:t>
      </w:r>
      <w:r w:rsidRPr="412D8FD9" w:rsidR="6793238A">
        <w:rPr>
          <w:rFonts w:ascii="Times New Roman" w:hAnsi="Times New Roman" w:cs="Times New Roman"/>
          <w:sz w:val="24"/>
          <w:szCs w:val="24"/>
        </w:rPr>
        <w:t>µg/</w:t>
      </w:r>
      <w:r w:rsidRPr="412D8FD9" w:rsidR="02238B1D">
        <w:rPr>
          <w:rFonts w:ascii="Times New Roman" w:hAnsi="Times New Roman" w:cs="Times New Roman"/>
          <w:sz w:val="24"/>
          <w:szCs w:val="24"/>
        </w:rPr>
        <w:t>µL</w:t>
      </w:r>
      <w:r w:rsidRPr="412D8FD9" w:rsidR="35E962EC">
        <w:rPr>
          <w:rFonts w:ascii="Times New Roman" w:hAnsi="Times New Roman" w:cs="Times New Roman"/>
          <w:sz w:val="24"/>
          <w:szCs w:val="24"/>
        </w:rPr>
        <w:t xml:space="preserve"> Trypsin/</w:t>
      </w:r>
      <w:r w:rsidRPr="412D8FD9" w:rsidR="35E962EC">
        <w:rPr>
          <w:rFonts w:ascii="Times New Roman" w:hAnsi="Times New Roman" w:cs="Times New Roman"/>
          <w:sz w:val="24"/>
          <w:szCs w:val="24"/>
        </w:rPr>
        <w:t>LysC</w:t>
      </w:r>
      <w:r w:rsidRPr="412D8FD9" w:rsidR="35E962EC">
        <w:rPr>
          <w:rFonts w:ascii="Times New Roman" w:hAnsi="Times New Roman" w:cs="Times New Roman"/>
          <w:sz w:val="24"/>
          <w:szCs w:val="24"/>
        </w:rPr>
        <w:t xml:space="preserve"> mixture was </w:t>
      </w:r>
      <w:r w:rsidRPr="412D8FD9" w:rsidR="2A6843C5">
        <w:rPr>
          <w:rFonts w:ascii="Times New Roman" w:hAnsi="Times New Roman" w:cs="Times New Roman"/>
          <w:sz w:val="24"/>
          <w:szCs w:val="24"/>
        </w:rPr>
        <w:t>added,</w:t>
      </w:r>
      <w:r w:rsidRPr="412D8FD9" w:rsidR="35E962EC">
        <w:rPr>
          <w:rFonts w:ascii="Times New Roman" w:hAnsi="Times New Roman" w:cs="Times New Roman"/>
          <w:sz w:val="24"/>
          <w:szCs w:val="24"/>
        </w:rPr>
        <w:t xml:space="preserve"> and samples were digested with shaking at 37</w:t>
      </w:r>
      <w:r w:rsidRPr="412D8FD9" w:rsidR="35E962EC">
        <w:rPr>
          <w:rFonts w:ascii="Times New Roman" w:hAnsi="Times New Roman" w:cs="Times New Roman"/>
          <w:sz w:val="24"/>
          <w:szCs w:val="24"/>
          <w:vertAlign w:val="superscript"/>
        </w:rPr>
        <w:t>o</w:t>
      </w:r>
      <w:r w:rsidRPr="412D8FD9" w:rsidR="35E962EC">
        <w:rPr>
          <w:rFonts w:ascii="Times New Roman" w:hAnsi="Times New Roman" w:cs="Times New Roman"/>
          <w:sz w:val="24"/>
          <w:szCs w:val="24"/>
        </w:rPr>
        <w:t xml:space="preserve">C for 2 hours. The enzymes were then deactivated with the Digestion Stop </w:t>
      </w:r>
      <w:r w:rsidRPr="412D8FD9" w:rsidR="35E962EC">
        <w:rPr>
          <w:rFonts w:ascii="Times New Roman" w:hAnsi="Times New Roman" w:cs="Times New Roman"/>
          <w:sz w:val="24"/>
          <w:szCs w:val="24"/>
        </w:rPr>
        <w:t xml:space="preserve">Solution and contaminants removed using mixed mode peptide clean up columns. Peptide eluate was dried in a vacuum evaporator and resuspended in 3% acetonitrile/0.1% formic acid. </w:t>
      </w:r>
    </w:p>
    <w:p w:rsidRPr="00EB3EB7" w:rsidR="438CAB33" w:rsidP="27421BE2" w:rsidRDefault="35E962EC" w14:paraId="14D903DA" w14:textId="098DBF0C">
      <w:pPr>
        <w:spacing w:after="0" w:line="480" w:lineRule="auto"/>
        <w:ind w:firstLine="360"/>
        <w:rPr>
          <w:rFonts w:ascii="Times New Roman" w:hAnsi="Times New Roman" w:cs="Times New Roman"/>
          <w:sz w:val="24"/>
          <w:szCs w:val="24"/>
        </w:rPr>
      </w:pPr>
      <w:r w:rsidRPr="412D8FD9" w:rsidR="35E962EC">
        <w:rPr>
          <w:rFonts w:ascii="Times New Roman" w:hAnsi="Times New Roman" w:cs="Times New Roman"/>
          <w:sz w:val="24"/>
          <w:szCs w:val="24"/>
        </w:rPr>
        <w:t>Reverse phase chromatography was performed using water with 0.1% formic acid (A) and 80% acetonitrile with 0.1% formic acid (B). A total of 0.8</w:t>
      </w:r>
      <w:ins w:author="Prenni,Jessica" w:date="2026-03-09T22:11:00Z" w16du:dateUtc="2026-03-09T22:11:03Z" w:id="772277206">
        <w:r w:rsidRPr="412D8FD9" w:rsidR="28BA1E21">
          <w:rPr>
            <w:rFonts w:ascii="Times New Roman" w:hAnsi="Times New Roman" w:cs="Times New Roman"/>
            <w:sz w:val="24"/>
            <w:szCs w:val="24"/>
          </w:rPr>
          <w:t xml:space="preserve"> </w:t>
        </w:r>
      </w:ins>
      <w:r w:rsidRPr="412D8FD9" w:rsidR="35E962EC">
        <w:rPr>
          <w:rFonts w:ascii="Times New Roman" w:hAnsi="Times New Roman" w:cs="Times New Roman"/>
          <w:sz w:val="24"/>
          <w:szCs w:val="24"/>
        </w:rPr>
        <w:t>μg</w:t>
      </w:r>
      <w:r w:rsidRPr="412D8FD9" w:rsidR="35E962EC">
        <w:rPr>
          <w:rFonts w:ascii="Times New Roman" w:hAnsi="Times New Roman" w:cs="Times New Roman"/>
          <w:sz w:val="24"/>
          <w:szCs w:val="24"/>
        </w:rPr>
        <w:t xml:space="preserve"> of peptides was purified and concentrated using an on-line enrichment column (</w:t>
      </w:r>
      <w:r w:rsidRPr="412D8FD9" w:rsidR="35E962EC">
        <w:rPr>
          <w:rFonts w:ascii="Times New Roman" w:hAnsi="Times New Roman" w:cs="Times New Roman"/>
          <w:sz w:val="24"/>
          <w:szCs w:val="24"/>
        </w:rPr>
        <w:t>Thermo</w:t>
      </w:r>
      <w:r w:rsidRPr="412D8FD9" w:rsidR="35E962EC">
        <w:rPr>
          <w:rFonts w:ascii="Times New Roman" w:hAnsi="Times New Roman" w:cs="Times New Roman"/>
          <w:sz w:val="24"/>
          <w:szCs w:val="24"/>
        </w:rPr>
        <w:t xml:space="preserve"> Scientific </w:t>
      </w:r>
      <w:r w:rsidRPr="412D8FD9" w:rsidR="35E962EC">
        <w:rPr>
          <w:rFonts w:ascii="Times New Roman" w:hAnsi="Times New Roman" w:cs="Times New Roman"/>
          <w:sz w:val="24"/>
          <w:szCs w:val="24"/>
        </w:rPr>
        <w:t>PepMap</w:t>
      </w:r>
      <w:r w:rsidRPr="412D8FD9" w:rsidR="35E962EC">
        <w:rPr>
          <w:rFonts w:ascii="Times New Roman" w:hAnsi="Times New Roman" w:cs="Times New Roman"/>
          <w:sz w:val="24"/>
          <w:szCs w:val="24"/>
        </w:rPr>
        <w:t xml:space="preserve"> Neo C18 5</w:t>
      </w:r>
      <w:r w:rsidRPr="412D8FD9" w:rsidR="5CB0F526">
        <w:rPr>
          <w:rFonts w:ascii="Times New Roman" w:hAnsi="Times New Roman" w:cs="Times New Roman"/>
          <w:sz w:val="24"/>
          <w:szCs w:val="24"/>
        </w:rPr>
        <w:t>µm,</w:t>
      </w:r>
      <w:r w:rsidRPr="412D8FD9" w:rsidR="35E962EC">
        <w:rPr>
          <w:rFonts w:ascii="Times New Roman" w:hAnsi="Times New Roman" w:cs="Times New Roman"/>
          <w:sz w:val="24"/>
          <w:szCs w:val="24"/>
        </w:rPr>
        <w:t xml:space="preserve"> 300 </w:t>
      </w:r>
      <w:r w:rsidRPr="412D8FD9" w:rsidR="66DFF8DA">
        <w:rPr>
          <w:rFonts w:ascii="Times New Roman" w:hAnsi="Times New Roman" w:cs="Times New Roman"/>
          <w:sz w:val="24"/>
          <w:szCs w:val="24"/>
        </w:rPr>
        <w:t>µm</w:t>
      </w:r>
      <w:r w:rsidRPr="412D8FD9" w:rsidR="35E962EC">
        <w:rPr>
          <w:rFonts w:ascii="Times New Roman" w:hAnsi="Times New Roman" w:cs="Times New Roman"/>
          <w:sz w:val="24"/>
          <w:szCs w:val="24"/>
        </w:rPr>
        <w:t xml:space="preserve"> ID x 0.5cm). Subsequent chromatographic separation was performed on a Vanquish Neo (</w:t>
      </w:r>
      <w:r w:rsidRPr="412D8FD9" w:rsidR="35E962EC">
        <w:rPr>
          <w:rFonts w:ascii="Times New Roman" w:hAnsi="Times New Roman" w:cs="Times New Roman"/>
          <w:sz w:val="24"/>
          <w:szCs w:val="24"/>
        </w:rPr>
        <w:t>Thermo</w:t>
      </w:r>
      <w:r w:rsidRPr="412D8FD9" w:rsidR="35E962EC">
        <w:rPr>
          <w:rFonts w:ascii="Times New Roman" w:hAnsi="Times New Roman" w:cs="Times New Roman"/>
          <w:sz w:val="24"/>
          <w:szCs w:val="24"/>
        </w:rPr>
        <w:t xml:space="preserve"> Scientific) on a reverse phase </w:t>
      </w:r>
      <w:r w:rsidRPr="412D8FD9" w:rsidR="35E962EC">
        <w:rPr>
          <w:rFonts w:ascii="Times New Roman" w:hAnsi="Times New Roman" w:cs="Times New Roman"/>
          <w:sz w:val="24"/>
          <w:szCs w:val="24"/>
        </w:rPr>
        <w:t>nanospray</w:t>
      </w:r>
      <w:r w:rsidRPr="412D8FD9" w:rsidR="35E962EC">
        <w:rPr>
          <w:rFonts w:ascii="Times New Roman" w:hAnsi="Times New Roman" w:cs="Times New Roman"/>
          <w:sz w:val="24"/>
          <w:szCs w:val="24"/>
        </w:rPr>
        <w:t xml:space="preserve"> column with integrated silica emitter (</w:t>
      </w:r>
      <w:r w:rsidRPr="412D8FD9" w:rsidR="35E962EC">
        <w:rPr>
          <w:rFonts w:ascii="Times New Roman" w:hAnsi="Times New Roman" w:cs="Times New Roman"/>
          <w:sz w:val="24"/>
          <w:szCs w:val="24"/>
        </w:rPr>
        <w:t>ionopticks</w:t>
      </w:r>
      <w:r w:rsidRPr="412D8FD9" w:rsidR="35E962EC">
        <w:rPr>
          <w:rFonts w:ascii="Times New Roman" w:hAnsi="Times New Roman" w:cs="Times New Roman"/>
          <w:sz w:val="24"/>
          <w:szCs w:val="24"/>
        </w:rPr>
        <w:t xml:space="preserve"> Aurora Ultimate Gen 3 C18 1.7</w:t>
      </w:r>
      <w:r w:rsidRPr="412D8FD9" w:rsidR="0CB120B4">
        <w:rPr>
          <w:rFonts w:ascii="Times New Roman" w:hAnsi="Times New Roman" w:cs="Times New Roman"/>
          <w:sz w:val="24"/>
          <w:szCs w:val="24"/>
        </w:rPr>
        <w:t>µm</w:t>
      </w:r>
      <w:r w:rsidRPr="412D8FD9" w:rsidR="35E962EC">
        <w:rPr>
          <w:rFonts w:ascii="Times New Roman" w:hAnsi="Times New Roman" w:cs="Times New Roman"/>
          <w:sz w:val="24"/>
          <w:szCs w:val="24"/>
        </w:rPr>
        <w:t xml:space="preserve">, 75 </w:t>
      </w:r>
      <w:r w:rsidRPr="412D8FD9" w:rsidR="15A65CFD">
        <w:rPr>
          <w:rFonts w:ascii="Times New Roman" w:hAnsi="Times New Roman" w:cs="Times New Roman"/>
          <w:sz w:val="24"/>
          <w:szCs w:val="24"/>
        </w:rPr>
        <w:t>µm</w:t>
      </w:r>
      <w:r w:rsidRPr="412D8FD9" w:rsidR="35E962EC">
        <w:rPr>
          <w:rFonts w:ascii="Times New Roman" w:hAnsi="Times New Roman" w:cs="Times New Roman"/>
          <w:sz w:val="24"/>
          <w:szCs w:val="24"/>
        </w:rPr>
        <w:t xml:space="preserve"> ID x </w:t>
      </w:r>
      <w:r w:rsidRPr="412D8FD9" w:rsidR="35E962EC">
        <w:rPr>
          <w:rFonts w:ascii="Times New Roman" w:hAnsi="Times New Roman" w:cs="Times New Roman"/>
          <w:sz w:val="24"/>
          <w:szCs w:val="24"/>
        </w:rPr>
        <w:t>25cm</w:t>
      </w:r>
      <w:r w:rsidRPr="412D8FD9" w:rsidR="35E962EC">
        <w:rPr>
          <w:rFonts w:ascii="Times New Roman" w:hAnsi="Times New Roman" w:cs="Times New Roman"/>
          <w:sz w:val="24"/>
          <w:szCs w:val="24"/>
        </w:rPr>
        <w:t xml:space="preserve"> column, 45°C) using a </w:t>
      </w:r>
      <w:r w:rsidRPr="412D8FD9" w:rsidR="35E962EC">
        <w:rPr>
          <w:rFonts w:ascii="Times New Roman" w:hAnsi="Times New Roman" w:cs="Times New Roman"/>
          <w:sz w:val="24"/>
          <w:szCs w:val="24"/>
        </w:rPr>
        <w:t>90 minute</w:t>
      </w:r>
      <w:r w:rsidRPr="412D8FD9" w:rsidR="35E962EC">
        <w:rPr>
          <w:rFonts w:ascii="Times New Roman" w:hAnsi="Times New Roman" w:cs="Times New Roman"/>
          <w:sz w:val="24"/>
          <w:szCs w:val="24"/>
        </w:rPr>
        <w:t xml:space="preserve"> </w:t>
      </w:r>
      <w:r w:rsidRPr="412D8FD9" w:rsidR="07D65143">
        <w:rPr>
          <w:rFonts w:ascii="Times New Roman" w:hAnsi="Times New Roman" w:cs="Times New Roman"/>
          <w:sz w:val="24"/>
          <w:szCs w:val="24"/>
        </w:rPr>
        <w:t>gradient</w:t>
      </w:r>
      <w:r w:rsidRPr="412D8FD9" w:rsidR="35E962EC">
        <w:rPr>
          <w:rFonts w:ascii="Times New Roman" w:hAnsi="Times New Roman" w:cs="Times New Roman"/>
          <w:sz w:val="24"/>
          <w:szCs w:val="24"/>
        </w:rPr>
        <w:t xml:space="preserve"> at a flow rate of 300 nanoliters/min: 1-6%B over 3 minutes followed by 6-35%B over 70 minutes, 35-45%B over 5 minutes ending in 12 minutes of washing at 500 nanoliters/minute, 99%B. Peptides were eluted directly into the mass spectrometer (Orbitrap Eclipse, </w:t>
      </w:r>
      <w:r w:rsidRPr="412D8FD9" w:rsidR="35E962EC">
        <w:rPr>
          <w:rFonts w:ascii="Times New Roman" w:hAnsi="Times New Roman" w:cs="Times New Roman"/>
          <w:sz w:val="24"/>
          <w:szCs w:val="24"/>
        </w:rPr>
        <w:t>Thermo</w:t>
      </w:r>
      <w:r w:rsidRPr="412D8FD9" w:rsidR="35E962EC">
        <w:rPr>
          <w:rFonts w:ascii="Times New Roman" w:hAnsi="Times New Roman" w:cs="Times New Roman"/>
          <w:sz w:val="24"/>
          <w:szCs w:val="24"/>
        </w:rPr>
        <w:t xml:space="preserve"> Scientific) equipped with a </w:t>
      </w:r>
      <w:r w:rsidRPr="412D8FD9" w:rsidR="35E962EC">
        <w:rPr>
          <w:rFonts w:ascii="Times New Roman" w:hAnsi="Times New Roman" w:cs="Times New Roman"/>
          <w:sz w:val="24"/>
          <w:szCs w:val="24"/>
        </w:rPr>
        <w:t>Nanospray</w:t>
      </w:r>
      <w:r w:rsidRPr="412D8FD9" w:rsidR="35E962EC">
        <w:rPr>
          <w:rFonts w:ascii="Times New Roman" w:hAnsi="Times New Roman" w:cs="Times New Roman"/>
          <w:sz w:val="24"/>
          <w:szCs w:val="24"/>
        </w:rPr>
        <w:t xml:space="preserve"> Flex ion source (</w:t>
      </w:r>
      <w:r w:rsidRPr="412D8FD9" w:rsidR="35E962EC">
        <w:rPr>
          <w:rFonts w:ascii="Times New Roman" w:hAnsi="Times New Roman" w:cs="Times New Roman"/>
          <w:sz w:val="24"/>
          <w:szCs w:val="24"/>
        </w:rPr>
        <w:t>Thermo</w:t>
      </w:r>
      <w:r w:rsidRPr="412D8FD9" w:rsidR="35E962EC">
        <w:rPr>
          <w:rFonts w:ascii="Times New Roman" w:hAnsi="Times New Roman" w:cs="Times New Roman"/>
          <w:sz w:val="24"/>
          <w:szCs w:val="24"/>
        </w:rPr>
        <w:t xml:space="preserve"> Scientific) and spectra were collected over a m/z range of 375–2000 under positive mode ionization. Ions with charge state +2 or higher were accepted for MS/MS using a dynamic exclusion limit of 1 MS/MS spectra of a given m/z value with an exclusion duration of 60 s. The instrument was </w:t>
      </w:r>
      <w:r w:rsidRPr="412D8FD9" w:rsidR="35E962EC">
        <w:rPr>
          <w:rFonts w:ascii="Times New Roman" w:hAnsi="Times New Roman" w:cs="Times New Roman"/>
          <w:sz w:val="24"/>
          <w:szCs w:val="24"/>
        </w:rPr>
        <w:t>operated</w:t>
      </w:r>
      <w:r w:rsidRPr="412D8FD9" w:rsidR="35E962EC">
        <w:rPr>
          <w:rFonts w:ascii="Times New Roman" w:hAnsi="Times New Roman" w:cs="Times New Roman"/>
          <w:sz w:val="24"/>
          <w:szCs w:val="24"/>
        </w:rPr>
        <w:t xml:space="preserve"> in FT mode for MS detection (profile; resolution of 240,000) and ion trap mode for MS/MS detection with a normalized HCD collision energy set to 30% and data centroided.</w:t>
      </w:r>
    </w:p>
    <w:p w:rsidRPr="00232E32" w:rsidR="438CAB33" w:rsidP="75EC5966" w:rsidRDefault="01904246" w14:paraId="1B75ED6C" w14:textId="560C2ADF">
      <w:pPr>
        <w:spacing w:after="0" w:line="480" w:lineRule="auto"/>
        <w:ind w:firstLine="360"/>
        <w:rPr>
          <w:rFonts w:ascii="Times New Roman" w:hAnsi="Times New Roman" w:eastAsia="Times New Roman" w:cs="Times New Roman"/>
          <w:sz w:val="24"/>
          <w:szCs w:val="24"/>
        </w:rPr>
      </w:pPr>
      <w:r w:rsidRPr="412D8FD9" w:rsidR="19BC1188">
        <w:rPr>
          <w:rFonts w:ascii="Times New Roman" w:hAnsi="Times New Roman" w:cs="Times New Roman"/>
          <w:sz w:val="24"/>
          <w:szCs w:val="24"/>
        </w:rPr>
        <w:t>Proteome Discoverer (PD) 3.0 was used for data processing (</w:t>
      </w:r>
      <w:r w:rsidRPr="412D8FD9" w:rsidR="19BC1188">
        <w:rPr>
          <w:rFonts w:ascii="Times New Roman" w:hAnsi="Times New Roman" w:cs="Times New Roman"/>
          <w:sz w:val="24"/>
          <w:szCs w:val="24"/>
        </w:rPr>
        <w:t>Thermo</w:t>
      </w:r>
      <w:r w:rsidRPr="412D8FD9" w:rsidR="19BC1188">
        <w:rPr>
          <w:rFonts w:ascii="Times New Roman" w:hAnsi="Times New Roman" w:cs="Times New Roman"/>
          <w:sz w:val="24"/>
          <w:szCs w:val="24"/>
        </w:rPr>
        <w:t xml:space="preserve"> Scientific). </w:t>
      </w:r>
      <w:r w:rsidRPr="412D8FD9" w:rsidR="615B4670">
        <w:rPr>
          <w:rFonts w:ascii="Times New Roman" w:hAnsi="Times New Roman" w:cs="Times New Roman"/>
          <w:sz w:val="24"/>
          <w:szCs w:val="24"/>
        </w:rPr>
        <w:t>A</w:t>
      </w:r>
      <w:r w:rsidRPr="412D8FD9" w:rsidR="19BC1188">
        <w:rPr>
          <w:rFonts w:ascii="Times New Roman" w:hAnsi="Times New Roman" w:cs="Times New Roman"/>
          <w:sz w:val="24"/>
          <w:szCs w:val="24"/>
        </w:rPr>
        <w:t xml:space="preserve"> precursor detector node with S/N=1.5 was used to </w:t>
      </w:r>
      <w:r w:rsidRPr="412D8FD9" w:rsidR="19BC1188">
        <w:rPr>
          <w:rFonts w:ascii="Times New Roman" w:hAnsi="Times New Roman" w:cs="Times New Roman"/>
          <w:sz w:val="24"/>
          <w:szCs w:val="24"/>
        </w:rPr>
        <w:t>identify</w:t>
      </w:r>
      <w:r w:rsidRPr="412D8FD9" w:rsidR="19BC1188">
        <w:rPr>
          <w:rFonts w:ascii="Times New Roman" w:hAnsi="Times New Roman" w:cs="Times New Roman"/>
          <w:sz w:val="24"/>
          <w:szCs w:val="24"/>
        </w:rPr>
        <w:t xml:space="preserve"> </w:t>
      </w:r>
      <w:r w:rsidRPr="412D8FD9" w:rsidR="19BC1188">
        <w:rPr>
          <w:rFonts w:ascii="Times New Roman" w:hAnsi="Times New Roman" w:cs="Times New Roman"/>
          <w:sz w:val="24"/>
          <w:szCs w:val="24"/>
        </w:rPr>
        <w:t>additional</w:t>
      </w:r>
      <w:r w:rsidRPr="412D8FD9" w:rsidR="19BC1188">
        <w:rPr>
          <w:rFonts w:ascii="Times New Roman" w:hAnsi="Times New Roman" w:cs="Times New Roman"/>
          <w:sz w:val="24"/>
          <w:szCs w:val="24"/>
        </w:rPr>
        <w:t xml:space="preserve"> precursors </w:t>
      </w:r>
      <w:r w:rsidRPr="412D8FD9" w:rsidR="19BC1188">
        <w:rPr>
          <w:rFonts w:ascii="Times New Roman" w:hAnsi="Times New Roman" w:cs="Times New Roman"/>
          <w:sz w:val="24"/>
          <w:szCs w:val="24"/>
        </w:rPr>
        <w:t xml:space="preserve">within </w:t>
      </w:r>
      <w:r w:rsidRPr="412D8FD9" w:rsidR="19BC1188">
        <w:rPr>
          <w:rFonts w:ascii="Times New Roman" w:hAnsi="Times New Roman" w:cs="Times New Roman"/>
          <w:sz w:val="24"/>
          <w:szCs w:val="24"/>
        </w:rPr>
        <w:t xml:space="preserve">the isolation window of the precursor spectrum when chimeric or mixed spectra </w:t>
      </w:r>
      <w:r w:rsidRPr="412D8FD9" w:rsidR="52A7C3B7">
        <w:rPr>
          <w:rFonts w:ascii="Times New Roman" w:hAnsi="Times New Roman" w:cs="Times New Roman"/>
          <w:sz w:val="24"/>
          <w:szCs w:val="24"/>
        </w:rPr>
        <w:t>was</w:t>
      </w:r>
      <w:r w:rsidRPr="412D8FD9" w:rsidR="19BC1188">
        <w:rPr>
          <w:rFonts w:ascii="Times New Roman" w:hAnsi="Times New Roman" w:cs="Times New Roman"/>
          <w:sz w:val="24"/>
          <w:szCs w:val="24"/>
        </w:rPr>
        <w:t xml:space="preserve"> present. Spectra from all samples were searched using the </w:t>
      </w:r>
      <w:r w:rsidRPr="412D8FD9" w:rsidR="19BC1188">
        <w:rPr>
          <w:rFonts w:ascii="Times New Roman" w:hAnsi="Times New Roman" w:cs="Times New Roman"/>
          <w:sz w:val="24"/>
          <w:szCs w:val="24"/>
        </w:rPr>
        <w:t>Sequest</w:t>
      </w:r>
      <w:r w:rsidRPr="412D8FD9" w:rsidR="19BC1188">
        <w:rPr>
          <w:rFonts w:ascii="Times New Roman" w:hAnsi="Times New Roman" w:cs="Times New Roman"/>
          <w:sz w:val="24"/>
          <w:szCs w:val="24"/>
        </w:rPr>
        <w:t xml:space="preserve"> HT [</w:t>
      </w:r>
      <w:commentRangeStart w:id="223"/>
      <w:commentRangeStart w:id="224"/>
      <w:r w:rsidRPr="412D8FD9" w:rsidR="19BC1188">
        <w:rPr>
          <w:rFonts w:ascii="Times New Roman" w:hAnsi="Times New Roman" w:cs="Times New Roman"/>
          <w:sz w:val="24"/>
          <w:szCs w:val="24"/>
          <w:highlight w:val="yellow"/>
        </w:rPr>
        <w:t>3</w:t>
      </w:r>
      <w:commentRangeEnd w:id="223"/>
      <w:r>
        <w:rPr>
          <w:rStyle w:val="CommentReference"/>
        </w:rPr>
        <w:commentReference w:id="223"/>
      </w:r>
      <w:commentRangeEnd w:id="224"/>
      <w:r>
        <w:rPr>
          <w:rStyle w:val="CommentReference"/>
        </w:rPr>
        <w:commentReference w:id="224"/>
      </w:r>
      <w:r w:rsidRPr="412D8FD9" w:rsidR="19BC1188">
        <w:rPr>
          <w:rFonts w:ascii="Times New Roman" w:hAnsi="Times New Roman" w:cs="Times New Roman"/>
          <w:sz w:val="24"/>
          <w:szCs w:val="24"/>
        </w:rPr>
        <w:t>] no</w:t>
      </w:r>
      <w:r w:rsidRPr="412D8FD9" w:rsidR="19BC1188">
        <w:rPr>
          <w:rFonts w:ascii="Times New Roman" w:hAnsi="Times New Roman" w:cs="Times New Roman"/>
          <w:sz w:val="24"/>
          <w:szCs w:val="24"/>
        </w:rPr>
        <w:t xml:space="preserve">de, setting methionine oxidation as dynamic and cysteine </w:t>
      </w:r>
      <w:r w:rsidRPr="412D8FD9" w:rsidR="19BC1188">
        <w:rPr>
          <w:rFonts w:ascii="Times New Roman" w:hAnsi="Times New Roman" w:cs="Times New Roman"/>
          <w:sz w:val="24"/>
          <w:szCs w:val="24"/>
        </w:rPr>
        <w:t>Carbamidomethylation</w:t>
      </w:r>
      <w:r w:rsidRPr="412D8FD9" w:rsidR="19BC1188">
        <w:rPr>
          <w:rFonts w:ascii="Times New Roman" w:hAnsi="Times New Roman" w:cs="Times New Roman"/>
          <w:sz w:val="24"/>
          <w:szCs w:val="24"/>
        </w:rPr>
        <w:t xml:space="preserve"> as fixed modifications. Subsequently, the data was </w:t>
      </w:r>
      <w:r w:rsidRPr="412D8FD9" w:rsidR="19BC1188">
        <w:rPr>
          <w:rFonts w:ascii="Times New Roman" w:hAnsi="Times New Roman" w:cs="Times New Roman"/>
          <w:sz w:val="24"/>
          <w:szCs w:val="24"/>
        </w:rPr>
        <w:t>submitted</w:t>
      </w:r>
      <w:r w:rsidRPr="412D8FD9" w:rsidR="19BC1188">
        <w:rPr>
          <w:rFonts w:ascii="Times New Roman" w:hAnsi="Times New Roman" w:cs="Times New Roman"/>
          <w:sz w:val="24"/>
          <w:szCs w:val="24"/>
        </w:rPr>
        <w:t xml:space="preserve"> to an intensity-based rescoring process </w:t>
      </w:r>
      <w:r w:rsidRPr="412D8FD9" w:rsidR="19BC1188">
        <w:rPr>
          <w:rFonts w:ascii="Times New Roman" w:hAnsi="Times New Roman" w:eastAsia="Times New Roman" w:cs="Times New Roman"/>
          <w:sz w:val="24"/>
          <w:szCs w:val="24"/>
        </w:rPr>
        <w:t>(INFERYS no</w:t>
      </w:r>
      <w:r w:rsidRPr="412D8FD9" w:rsidR="19BC1188">
        <w:rPr>
          <w:rFonts w:ascii="Times New Roman" w:hAnsi="Times New Roman" w:eastAsia="Times New Roman" w:cs="Times New Roman"/>
          <w:sz w:val="24"/>
          <w:szCs w:val="24"/>
        </w:rPr>
        <w:t xml:space="preserve">de in </w:t>
      </w:r>
      <w:r w:rsidRPr="412D8FD9" w:rsidR="19BC1188">
        <w:rPr>
          <w:rFonts w:ascii="Times New Roman" w:hAnsi="Times New Roman" w:eastAsia="Times New Roman" w:cs="Times New Roman"/>
          <w:sz w:val="24"/>
          <w:szCs w:val="24"/>
        </w:rPr>
        <w:t>PD) using a d</w:t>
      </w:r>
      <w:r w:rsidRPr="412D8FD9" w:rsidR="19BC1188">
        <w:rPr>
          <w:rFonts w:ascii="Times New Roman" w:hAnsi="Times New Roman" w:eastAsia="Times New Roman" w:cs="Times New Roman"/>
          <w:sz w:val="24"/>
          <w:szCs w:val="24"/>
        </w:rPr>
        <w:t xml:space="preserve">eep </w:t>
      </w:r>
      <w:r w:rsidRPr="412D8FD9" w:rsidR="19BC1188">
        <w:rPr>
          <w:rFonts w:ascii="Times New Roman" w:hAnsi="Times New Roman" w:eastAsia="Times New Roman" w:cs="Times New Roman"/>
          <w:sz w:val="24"/>
          <w:szCs w:val="24"/>
        </w:rPr>
        <w:t xml:space="preserve">learning </w:t>
      </w:r>
      <w:commentRangeStart w:id="225"/>
      <w:ins w:author="Janiszewski,Lara" w:date="2026-04-22T22:01:12.278Z" w16du:dateUtc="2026-04-22T22:01:12.278Z" w:id="1038523616">
        <w:r w:rsidRPr="412D8FD9" w:rsidR="78E0A982">
          <w:rPr>
            <w:rFonts w:ascii="Times New Roman" w:hAnsi="Times New Roman" w:eastAsia="Times New Roman" w:cs="Times New Roman"/>
            <w:sz w:val="24"/>
            <w:szCs w:val="24"/>
          </w:rPr>
          <w:t xml:space="preserve"> </w:t>
        </w:r>
      </w:ins>
      <w:ins w:author="Diaz,Gustavo" w:date="2026-03-16T20:53:00Z" w16du:dateUtc="2026-03-16T20:53:47Z" w:id="1534989883">
        <w:r w:rsidRPr="412D8FD9" w:rsidR="63F54DC5">
          <w:rPr>
            <w:rFonts w:ascii="Times New Roman" w:hAnsi="Times New Roman" w:eastAsia="Times New Roman" w:cs="Times New Roman"/>
            <w:sz w:val="24"/>
            <w:szCs w:val="24"/>
          </w:rPr>
          <w:t>method</w:t>
        </w:r>
      </w:ins>
      <w:commentRangeEnd w:id="225"/>
      <w:r>
        <w:rPr>
          <w:rStyle w:val="CommentReference"/>
        </w:rPr>
        <w:commentReference w:id="225"/>
      </w:r>
      <w:r w:rsidRPr="412D8FD9" w:rsidR="19BC1188">
        <w:rPr>
          <w:rFonts w:ascii="Times New Roman" w:hAnsi="Times New Roman" w:eastAsia="Times New Roman" w:cs="Times New Roman"/>
          <w:sz w:val="24"/>
          <w:szCs w:val="24"/>
        </w:rPr>
        <w:t xml:space="preserve"> to predict fragment ion intensities </w:t>
      </w:r>
      <w:commentRangeStart w:id="228"/>
      <w:commentRangeStart w:id="229"/>
      <w:r w:rsidRPr="412D8FD9" w:rsidR="19BC1188">
        <w:rPr>
          <w:rFonts w:ascii="Times New Roman" w:hAnsi="Times New Roman" w:eastAsia="Times New Roman" w:cs="Times New Roman"/>
          <w:sz w:val="24"/>
          <w:szCs w:val="24"/>
        </w:rPr>
        <w:t>[</w:t>
      </w:r>
      <w:r w:rsidRPr="412D8FD9" w:rsidR="19BC1188">
        <w:rPr>
          <w:rFonts w:ascii="Times New Roman" w:hAnsi="Times New Roman" w:eastAsia="Times New Roman" w:cs="Times New Roman"/>
          <w:sz w:val="24"/>
          <w:szCs w:val="24"/>
          <w:highlight w:val="yellow"/>
        </w:rPr>
        <w:t>4</w:t>
      </w:r>
      <w:r w:rsidRPr="412D8FD9" w:rsidR="19BC1188">
        <w:rPr>
          <w:rFonts w:ascii="Times New Roman" w:hAnsi="Times New Roman" w:eastAsia="Times New Roman" w:cs="Times New Roman"/>
          <w:sz w:val="24"/>
          <w:szCs w:val="24"/>
        </w:rPr>
        <w:t>].</w:t>
      </w:r>
      <w:commentRangeEnd w:id="228"/>
      <w:r>
        <w:rPr>
          <w:rStyle w:val="CommentReference"/>
        </w:rPr>
        <w:commentReference w:id="228"/>
      </w:r>
      <w:commentRangeEnd w:id="229"/>
      <w:r>
        <w:rPr>
          <w:rStyle w:val="CommentReference"/>
        </w:rPr>
        <w:commentReference w:id="229"/>
      </w:r>
      <w:r w:rsidRPr="412D8FD9" w:rsidR="19BC1188">
        <w:rPr>
          <w:rFonts w:ascii="Times New Roman" w:hAnsi="Times New Roman" w:eastAsia="Times New Roman" w:cs="Times New Roman"/>
          <w:sz w:val="24"/>
          <w:szCs w:val="24"/>
        </w:rPr>
        <w:t xml:space="preserve"> Raw data w</w:t>
      </w:r>
      <w:r w:rsidRPr="412D8FD9" w:rsidR="7868C540">
        <w:rPr>
          <w:rFonts w:ascii="Times New Roman" w:hAnsi="Times New Roman" w:eastAsia="Times New Roman" w:cs="Times New Roman"/>
          <w:sz w:val="24"/>
          <w:szCs w:val="24"/>
        </w:rPr>
        <w:t>ere</w:t>
      </w:r>
      <w:r w:rsidRPr="412D8FD9" w:rsidR="19BC1188">
        <w:rPr>
          <w:rFonts w:ascii="Times New Roman" w:hAnsi="Times New Roman" w:eastAsia="Times New Roman" w:cs="Times New Roman"/>
          <w:sz w:val="24"/>
          <w:szCs w:val="24"/>
        </w:rPr>
        <w:t xml:space="preserve"> interrogated against </w:t>
      </w:r>
      <w:r w:rsidRPr="412D8FD9" w:rsidR="63C87A99">
        <w:rPr>
          <w:rFonts w:ascii="Times New Roman" w:hAnsi="Times New Roman" w:eastAsia="Times New Roman" w:cs="Times New Roman"/>
          <w:sz w:val="24"/>
          <w:szCs w:val="24"/>
        </w:rPr>
        <w:t xml:space="preserve">customized </w:t>
      </w:r>
      <w:r w:rsidRPr="412D8FD9" w:rsidR="557EF131">
        <w:rPr>
          <w:rFonts w:ascii="Times New Roman" w:hAnsi="Times New Roman" w:eastAsia="Times New Roman" w:cs="Times New Roman"/>
          <w:sz w:val="24"/>
          <w:szCs w:val="24"/>
        </w:rPr>
        <w:t xml:space="preserve">amino acid </w:t>
      </w:r>
      <w:r w:rsidRPr="412D8FD9" w:rsidR="63C87A99">
        <w:rPr>
          <w:rFonts w:ascii="Times New Roman" w:hAnsi="Times New Roman" w:eastAsia="Times New Roman" w:cs="Times New Roman"/>
          <w:sz w:val="24"/>
          <w:szCs w:val="24"/>
        </w:rPr>
        <w:t xml:space="preserve">FASTA </w:t>
      </w:r>
      <w:r w:rsidRPr="412D8FD9" w:rsidR="150ED0FD">
        <w:rPr>
          <w:rFonts w:ascii="Times New Roman" w:hAnsi="Times New Roman" w:eastAsia="Times New Roman" w:cs="Times New Roman"/>
          <w:sz w:val="24"/>
          <w:szCs w:val="24"/>
        </w:rPr>
        <w:t xml:space="preserve"> </w:t>
      </w:r>
      <w:r w:rsidRPr="412D8FD9" w:rsidR="19BC1188">
        <w:rPr>
          <w:rFonts w:ascii="Times New Roman" w:hAnsi="Times New Roman" w:eastAsia="Times New Roman" w:cs="Times New Roman"/>
          <w:sz w:val="24"/>
          <w:szCs w:val="24"/>
        </w:rPr>
        <w:t>A</w:t>
      </w:r>
      <w:r w:rsidRPr="412D8FD9" w:rsidR="19BC1188">
        <w:rPr>
          <w:rFonts w:ascii="Times New Roman" w:hAnsi="Times New Roman" w:eastAsia="Times New Roman" w:cs="Times New Roman"/>
          <w:sz w:val="24"/>
          <w:szCs w:val="24"/>
        </w:rPr>
        <w:t xml:space="preserve"> data set </w:t>
      </w:r>
      <w:r w:rsidRPr="412D8FD9" w:rsidR="52EA7586">
        <w:rPr>
          <w:rFonts w:ascii="Times New Roman" w:hAnsi="Times New Roman" w:eastAsia="Times New Roman" w:cs="Times New Roman"/>
          <w:sz w:val="24"/>
          <w:szCs w:val="24"/>
        </w:rPr>
        <w:t>which</w:t>
      </w:r>
      <w:r w:rsidRPr="412D8FD9" w:rsidR="4EDBB1C5">
        <w:rPr>
          <w:rFonts w:ascii="Times New Roman" w:hAnsi="Times New Roman" w:eastAsia="Times New Roman" w:cs="Times New Roman"/>
          <w:sz w:val="24"/>
          <w:szCs w:val="24"/>
        </w:rPr>
        <w:t xml:space="preserve"> </w:t>
      </w:r>
      <w:r w:rsidRPr="412D8FD9" w:rsidR="516C89F0">
        <w:rPr>
          <w:rFonts w:ascii="Times New Roman" w:hAnsi="Times New Roman" w:eastAsia="Times New Roman" w:cs="Times New Roman"/>
          <w:sz w:val="24"/>
          <w:szCs w:val="24"/>
        </w:rPr>
        <w:t>merged</w:t>
      </w:r>
      <w:del w:author="Koslovsky,Matt" w:date="2026-02-27T19:40:00Z" w16du:dateUtc="2026-02-27T19:40:34Z" w:id="474121269">
        <w:r w:rsidRPr="412D8FD9" w:rsidDel="01904246">
          <w:rPr>
            <w:rFonts w:ascii="Times New Roman" w:hAnsi="Times New Roman" w:eastAsia="Times New Roman" w:cs="Times New Roman"/>
            <w:sz w:val="24"/>
            <w:szCs w:val="24"/>
          </w:rPr>
          <w:delText xml:space="preserve"> </w:delText>
        </w:r>
      </w:del>
      <w:r w:rsidRPr="412D8FD9" w:rsidR="516C89F0">
        <w:rPr>
          <w:rFonts w:ascii="Times New Roman" w:hAnsi="Times New Roman" w:eastAsia="Times New Roman" w:cs="Times New Roman"/>
          <w:sz w:val="24"/>
          <w:szCs w:val="24"/>
        </w:rPr>
        <w:t>:</w:t>
      </w:r>
      <w:r w:rsidRPr="412D8FD9" w:rsidR="19BC1188">
        <w:rPr>
          <w:rFonts w:ascii="Times New Roman" w:hAnsi="Times New Roman" w:eastAsia="Times New Roman" w:cs="Times New Roman"/>
          <w:sz w:val="24"/>
          <w:szCs w:val="24"/>
        </w:rPr>
        <w:t xml:space="preserve"> a. </w:t>
      </w:r>
      <w:r w:rsidRPr="412D8FD9" w:rsidR="19BC1188">
        <w:rPr>
          <w:rFonts w:ascii="Times New Roman" w:hAnsi="Times New Roman" w:eastAsia="Times New Roman" w:cs="Times New Roman"/>
          <w:sz w:val="24"/>
          <w:szCs w:val="24"/>
        </w:rPr>
        <w:t>UniprotKB</w:t>
      </w:r>
      <w:r w:rsidRPr="412D8FD9" w:rsidR="19BC1188">
        <w:rPr>
          <w:rFonts w:ascii="Times New Roman" w:hAnsi="Times New Roman" w:eastAsia="Times New Roman" w:cs="Times New Roman"/>
          <w:sz w:val="24"/>
          <w:szCs w:val="24"/>
        </w:rPr>
        <w:t xml:space="preserve"> filter using: "cytochrome </w:t>
      </w:r>
      <w:r w:rsidRPr="412D8FD9" w:rsidR="59AF5AF0">
        <w:rPr>
          <w:rFonts w:ascii="Times New Roman" w:hAnsi="Times New Roman" w:eastAsia="Times New Roman" w:cs="Times New Roman"/>
          <w:sz w:val="24"/>
          <w:szCs w:val="24"/>
        </w:rPr>
        <w:t>P450</w:t>
      </w:r>
      <w:r w:rsidRPr="412D8FD9" w:rsidR="19BC1188">
        <w:rPr>
          <w:rFonts w:ascii="Times New Roman" w:hAnsi="Times New Roman" w:eastAsia="Times New Roman" w:cs="Times New Roman"/>
          <w:sz w:val="24"/>
          <w:szCs w:val="24"/>
        </w:rPr>
        <w:t>" AND (taxonomy_id:2)” with 217,832 protein entries. b. A subset</w:t>
      </w:r>
      <w:r w:rsidRPr="412D8FD9" w:rsidR="7724A6F2">
        <w:rPr>
          <w:rFonts w:ascii="Times New Roman" w:hAnsi="Times New Roman" w:eastAsia="Times New Roman" w:cs="Times New Roman"/>
          <w:sz w:val="24"/>
          <w:szCs w:val="24"/>
        </w:rPr>
        <w:t xml:space="preserve"> of</w:t>
      </w:r>
      <w:r w:rsidRPr="412D8FD9" w:rsidR="19BC1188">
        <w:rPr>
          <w:rFonts w:ascii="Times New Roman" w:hAnsi="Times New Roman" w:eastAsia="Times New Roman" w:cs="Times New Roman"/>
          <w:sz w:val="24"/>
          <w:szCs w:val="24"/>
        </w:rPr>
        <w:t xml:space="preserve"> data from the Universal bacteria collection of reference proteomes from </w:t>
      </w:r>
      <w:r w:rsidRPr="412D8FD9" w:rsidR="19BC1188">
        <w:rPr>
          <w:rFonts w:ascii="Times New Roman" w:hAnsi="Times New Roman" w:eastAsia="Times New Roman" w:cs="Times New Roman"/>
          <w:sz w:val="24"/>
          <w:szCs w:val="24"/>
        </w:rPr>
        <w:t>Uniprot</w:t>
      </w:r>
      <w:r w:rsidRPr="412D8FD9" w:rsidR="19BC1188">
        <w:rPr>
          <w:rFonts w:ascii="Times New Roman" w:hAnsi="Times New Roman" w:eastAsia="Times New Roman" w:cs="Times New Roman"/>
          <w:sz w:val="24"/>
          <w:szCs w:val="24"/>
        </w:rPr>
        <w:t xml:space="preserve"> selecting only entries with the key word “Cytochrome </w:t>
      </w:r>
      <w:r w:rsidRPr="412D8FD9" w:rsidR="59AF5AF0">
        <w:rPr>
          <w:rFonts w:ascii="Times New Roman" w:hAnsi="Times New Roman" w:eastAsia="Times New Roman" w:cs="Times New Roman"/>
          <w:sz w:val="24"/>
          <w:szCs w:val="24"/>
        </w:rPr>
        <w:t>P450</w:t>
      </w:r>
      <w:r w:rsidRPr="412D8FD9" w:rsidR="19BC1188">
        <w:rPr>
          <w:rFonts w:ascii="Times New Roman" w:hAnsi="Times New Roman" w:eastAsia="Times New Roman" w:cs="Times New Roman"/>
          <w:sz w:val="24"/>
          <w:szCs w:val="24"/>
        </w:rPr>
        <w:t xml:space="preserve">”, 33,989 </w:t>
      </w:r>
      <w:r w:rsidRPr="412D8FD9" w:rsidR="11BEC7EC">
        <w:rPr>
          <w:rFonts w:ascii="Times New Roman" w:hAnsi="Times New Roman" w:eastAsia="Times New Roman" w:cs="Times New Roman"/>
          <w:sz w:val="24"/>
          <w:szCs w:val="24"/>
        </w:rPr>
        <w:t xml:space="preserve">protein </w:t>
      </w:r>
      <w:r w:rsidRPr="412D8FD9" w:rsidR="19BC1188">
        <w:rPr>
          <w:rFonts w:ascii="Times New Roman" w:hAnsi="Times New Roman" w:eastAsia="Times New Roman" w:cs="Times New Roman"/>
          <w:sz w:val="24"/>
          <w:szCs w:val="24"/>
        </w:rPr>
        <w:t>entries</w:t>
      </w:r>
      <w:r w:rsidRPr="412D8FD9" w:rsidR="19BC1188">
        <w:rPr>
          <w:rFonts w:ascii="Times New Roman" w:hAnsi="Times New Roman" w:eastAsia="Times New Roman" w:cs="Times New Roman"/>
          <w:sz w:val="24"/>
          <w:szCs w:val="24"/>
        </w:rPr>
        <w:t xml:space="preserve">.  </w:t>
      </w:r>
      <w:r w:rsidRPr="412D8FD9" w:rsidR="19BC1188">
        <w:rPr>
          <w:rFonts w:ascii="Times New Roman" w:hAnsi="Times New Roman" w:eastAsia="Times New Roman" w:cs="Times New Roman"/>
          <w:sz w:val="24"/>
          <w:szCs w:val="24"/>
        </w:rPr>
        <w:t>c. Two metagenomic derived FASTA</w:t>
      </w:r>
      <w:r w:rsidRPr="412D8FD9" w:rsidR="5B510B63">
        <w:rPr>
          <w:rFonts w:ascii="Times New Roman" w:hAnsi="Times New Roman" w:eastAsia="Times New Roman" w:cs="Times New Roman"/>
          <w:sz w:val="24"/>
          <w:szCs w:val="24"/>
        </w:rPr>
        <w:t>s</w:t>
      </w:r>
      <w:r w:rsidRPr="412D8FD9" w:rsidR="19BC1188">
        <w:rPr>
          <w:rFonts w:ascii="Times New Roman" w:hAnsi="Times New Roman" w:eastAsia="Times New Roman" w:cs="Times New Roman"/>
          <w:sz w:val="24"/>
          <w:szCs w:val="24"/>
        </w:rPr>
        <w:t xml:space="preserve"> from the </w:t>
      </w:r>
      <w:r w:rsidRPr="412D8FD9" w:rsidR="44874FA8">
        <w:rPr>
          <w:rFonts w:ascii="Times New Roman" w:hAnsi="Times New Roman" w:eastAsia="Times New Roman" w:cs="Times New Roman"/>
          <w:sz w:val="24"/>
          <w:szCs w:val="24"/>
        </w:rPr>
        <w:t>AS and SD metagenomes</w:t>
      </w:r>
      <w:r w:rsidRPr="412D8FD9" w:rsidR="00E56D7F">
        <w:rPr>
          <w:rFonts w:ascii="Times New Roman" w:hAnsi="Times New Roman" w:eastAsia="Times New Roman" w:cs="Times New Roman"/>
          <w:sz w:val="24"/>
          <w:szCs w:val="24"/>
        </w:rPr>
        <w:t>; a</w:t>
      </w:r>
      <w:r w:rsidRPr="412D8FD9" w:rsidR="19BC1188">
        <w:rPr>
          <w:rFonts w:ascii="Times New Roman" w:hAnsi="Times New Roman" w:eastAsia="Times New Roman" w:cs="Times New Roman"/>
          <w:sz w:val="24"/>
          <w:szCs w:val="24"/>
        </w:rPr>
        <w:t xml:space="preserve">fter merging and removing duplicates the final data set </w:t>
      </w:r>
      <w:r w:rsidRPr="412D8FD9" w:rsidR="19BC1188">
        <w:rPr>
          <w:rFonts w:ascii="Times New Roman" w:hAnsi="Times New Roman" w:eastAsia="Times New Roman" w:cs="Times New Roman"/>
          <w:sz w:val="24"/>
          <w:szCs w:val="24"/>
        </w:rPr>
        <w:t>contained</w:t>
      </w:r>
      <w:r w:rsidRPr="412D8FD9" w:rsidR="19BC1188">
        <w:rPr>
          <w:rFonts w:ascii="Times New Roman" w:hAnsi="Times New Roman" w:eastAsia="Times New Roman" w:cs="Times New Roman"/>
          <w:sz w:val="24"/>
          <w:szCs w:val="24"/>
        </w:rPr>
        <w:t xml:space="preserve"> 630,798 sequences out of which 110,881 were bacterial </w:t>
      </w:r>
      <w:r w:rsidRPr="412D8FD9" w:rsidR="59AF5AF0">
        <w:rPr>
          <w:rFonts w:ascii="Times New Roman" w:hAnsi="Times New Roman" w:eastAsia="Times New Roman" w:cs="Times New Roman"/>
          <w:sz w:val="24"/>
          <w:szCs w:val="24"/>
        </w:rPr>
        <w:t>P450</w:t>
      </w:r>
      <w:r w:rsidRPr="412D8FD9" w:rsidR="150ED0FD">
        <w:rPr>
          <w:rFonts w:ascii="Times New Roman" w:hAnsi="Times New Roman" w:eastAsia="Times New Roman" w:cs="Times New Roman"/>
          <w:sz w:val="24"/>
          <w:szCs w:val="24"/>
        </w:rPr>
        <w:t xml:space="preserve">; (3) </w:t>
      </w:r>
      <w:r w:rsidRPr="412D8FD9" w:rsidR="19BC1188">
        <w:rPr>
          <w:rFonts w:ascii="Times New Roman" w:hAnsi="Times New Roman" w:eastAsia="Times New Roman" w:cs="Times New Roman"/>
          <w:sz w:val="24"/>
          <w:szCs w:val="24"/>
        </w:rPr>
        <w:t xml:space="preserve">Additionally, the </w:t>
      </w:r>
      <w:r w:rsidRPr="412D8FD9" w:rsidR="19BC1188">
        <w:rPr>
          <w:rFonts w:ascii="Times New Roman" w:hAnsi="Times New Roman" w:eastAsia="Times New Roman" w:cs="Times New Roman"/>
          <w:sz w:val="24"/>
          <w:szCs w:val="24"/>
        </w:rPr>
        <w:t>cRAP</w:t>
      </w:r>
      <w:r w:rsidRPr="412D8FD9" w:rsidR="19BC1188">
        <w:rPr>
          <w:rFonts w:ascii="Times New Roman" w:hAnsi="Times New Roman" w:eastAsia="Times New Roman" w:cs="Times New Roman"/>
          <w:sz w:val="24"/>
          <w:szCs w:val="24"/>
        </w:rPr>
        <w:t xml:space="preserve"> proteome was </w:t>
      </w:r>
      <w:r w:rsidRPr="412D8FD9" w:rsidR="5B9C1F14">
        <w:rPr>
          <w:rFonts w:ascii="Times New Roman" w:hAnsi="Times New Roman" w:eastAsia="Times New Roman" w:cs="Times New Roman"/>
          <w:sz w:val="24"/>
          <w:szCs w:val="24"/>
        </w:rPr>
        <w:t>interrogated</w:t>
      </w:r>
      <w:r w:rsidRPr="412D8FD9" w:rsidR="7EB48127">
        <w:rPr>
          <w:rFonts w:ascii="Times New Roman" w:hAnsi="Times New Roman" w:eastAsia="Times New Roman" w:cs="Times New Roman"/>
          <w:sz w:val="24"/>
          <w:szCs w:val="24"/>
        </w:rPr>
        <w:t xml:space="preserve">. </w:t>
      </w:r>
      <w:r w:rsidRPr="412D8FD9" w:rsidR="19BC1188">
        <w:rPr>
          <w:rFonts w:ascii="Times New Roman" w:hAnsi="Times New Roman" w:eastAsia="Times New Roman" w:cs="Times New Roman"/>
          <w:sz w:val="24"/>
          <w:szCs w:val="24"/>
        </w:rPr>
        <w:t xml:space="preserve"> </w:t>
      </w:r>
      <w:r w:rsidRPr="412D8FD9" w:rsidR="19BC1188">
        <w:rPr>
          <w:rFonts w:ascii="Times New Roman" w:hAnsi="Times New Roman" w:eastAsia="Times New Roman" w:cs="Times New Roman"/>
          <w:sz w:val="24"/>
          <w:szCs w:val="24"/>
        </w:rPr>
        <w:t>(The common Repository of Adventitious Proteins -</w:t>
      </w:r>
      <w:r w:rsidRPr="412D8FD9" w:rsidR="19BC1188">
        <w:rPr>
          <w:rFonts w:ascii="Times New Roman" w:hAnsi="Times New Roman" w:eastAsia="Times New Roman" w:cs="Times New Roman"/>
          <w:sz w:val="24"/>
          <w:szCs w:val="24"/>
        </w:rPr>
        <w:t>cRAP</w:t>
      </w:r>
      <w:r w:rsidRPr="412D8FD9" w:rsidR="19BC1188">
        <w:rPr>
          <w:rFonts w:ascii="Times New Roman" w:hAnsi="Times New Roman" w:eastAsia="Times New Roman" w:cs="Times New Roman"/>
          <w:sz w:val="24"/>
          <w:szCs w:val="24"/>
        </w:rPr>
        <w:t xml:space="preserve">- </w:t>
      </w:r>
      <w:r w:rsidRPr="412D8FD9" w:rsidR="19BC1188">
        <w:rPr>
          <w:rFonts w:ascii="Times New Roman" w:hAnsi="Times New Roman" w:eastAsia="Times New Roman" w:cs="Times New Roman"/>
          <w:sz w:val="24"/>
          <w:szCs w:val="24"/>
        </w:rPr>
        <w:t>contains</w:t>
      </w:r>
      <w:r w:rsidRPr="412D8FD9" w:rsidR="19BC1188">
        <w:rPr>
          <w:rFonts w:ascii="Times New Roman" w:hAnsi="Times New Roman" w:eastAsia="Times New Roman" w:cs="Times New Roman"/>
          <w:sz w:val="24"/>
          <w:szCs w:val="24"/>
        </w:rPr>
        <w:t xml:space="preserve"> commonly found contaminant proteins in proteomics </w:t>
      </w:r>
      <w:r w:rsidRPr="412D8FD9" w:rsidR="19BC1188">
        <w:rPr>
          <w:rFonts w:ascii="Times New Roman" w:hAnsi="Times New Roman" w:eastAsia="Times New Roman" w:cs="Times New Roman"/>
          <w:sz w:val="24"/>
          <w:szCs w:val="24"/>
        </w:rPr>
        <w:t>experiments</w:t>
      </w:r>
      <w:ins w:author="Janiszewski,Lara" w:date="2026-04-22T10:19:39.934Z" w16du:dateUtc="2026-04-22T10:19:39.934Z" w:id="226110992">
        <w:r w:rsidRPr="412D8FD9" w:rsidR="6F328E17">
          <w:rPr>
            <w:rFonts w:ascii="Times New Roman" w:hAnsi="Times New Roman" w:eastAsia="Times New Roman" w:cs="Times New Roman"/>
            <w:sz w:val="24"/>
            <w:szCs w:val="24"/>
          </w:rPr>
          <w:t>.</w:t>
        </w:r>
      </w:ins>
      <w:r w:rsidRPr="412D8FD9" w:rsidR="19BC1188">
        <w:rPr>
          <w:rFonts w:ascii="Times New Roman" w:hAnsi="Times New Roman" w:eastAsia="Times New Roman" w:cs="Times New Roman"/>
          <w:sz w:val="24"/>
          <w:szCs w:val="24"/>
        </w:rPr>
        <w:t>)</w:t>
      </w:r>
      <w:del w:author="Janiszewski,Lara" w:date="2026-04-22T10:19:31.775Z" w16du:dateUtc="2026-04-22T10:19:31.775Z" w:id="1661445890">
        <w:r w:rsidRPr="412D8FD9" w:rsidDel="14410942">
          <w:rPr>
            <w:rFonts w:ascii="Times New Roman" w:hAnsi="Times New Roman" w:eastAsia="Times New Roman" w:cs="Times New Roman"/>
            <w:sz w:val="24"/>
            <w:szCs w:val="24"/>
          </w:rPr>
          <w:delText>.</w:delText>
        </w:r>
      </w:del>
      <w:r w:rsidRPr="412D8FD9" w:rsidR="19BC1188">
        <w:rPr>
          <w:rFonts w:ascii="Times New Roman" w:hAnsi="Times New Roman" w:eastAsia="Times New Roman" w:cs="Times New Roman"/>
          <w:sz w:val="24"/>
          <w:szCs w:val="24"/>
        </w:rPr>
        <w:t xml:space="preserve"> </w:t>
      </w:r>
      <w:r w:rsidRPr="412D8FD9" w:rsidR="19BC1188">
        <w:rPr>
          <w:rFonts w:ascii="Times New Roman" w:hAnsi="Times New Roman" w:eastAsia="Times New Roman" w:cs="Times New Roman"/>
          <w:sz w:val="24"/>
          <w:szCs w:val="24"/>
        </w:rPr>
        <w:t>Sequest</w:t>
      </w:r>
      <w:r w:rsidRPr="412D8FD9" w:rsidR="19BC1188">
        <w:rPr>
          <w:rFonts w:ascii="Times New Roman" w:hAnsi="Times New Roman" w:eastAsia="Times New Roman" w:cs="Times New Roman"/>
          <w:sz w:val="24"/>
          <w:szCs w:val="24"/>
        </w:rPr>
        <w:t xml:space="preserve"> HT was searched with a fragment ion mass tolerance of 0.60 Da and a parent ion tolerance of 10 PPM. Peptide spectral matches (PSMs) were </w:t>
      </w:r>
      <w:r w:rsidRPr="412D8FD9" w:rsidR="19BC1188">
        <w:rPr>
          <w:rFonts w:ascii="Times New Roman" w:hAnsi="Times New Roman" w:eastAsia="Times New Roman" w:cs="Times New Roman"/>
          <w:sz w:val="24"/>
          <w:szCs w:val="24"/>
        </w:rPr>
        <w:t>validated</w:t>
      </w:r>
      <w:r w:rsidRPr="412D8FD9" w:rsidR="19BC1188">
        <w:rPr>
          <w:rFonts w:ascii="Times New Roman" w:hAnsi="Times New Roman" w:eastAsia="Times New Roman" w:cs="Times New Roman"/>
          <w:sz w:val="24"/>
          <w:szCs w:val="24"/>
        </w:rPr>
        <w:t xml:space="preserve"> using the Percolator node [5]. Thresholds were set such that a false discovery rate </w:t>
      </w:r>
      <w:r w:rsidRPr="412D8FD9" w:rsidR="19BC1188">
        <w:rPr>
          <w:rFonts w:ascii="Times New Roman" w:hAnsi="Times New Roman" w:eastAsia="Times New Roman" w:cs="Times New Roman"/>
          <w:sz w:val="24"/>
          <w:szCs w:val="24"/>
        </w:rPr>
        <w:t>of ≤1% and protein identification was defined with at least one peptide.</w:t>
      </w:r>
    </w:p>
    <w:p w:rsidRPr="00EB3EB7" w:rsidR="002D085C" w:rsidP="00A63F7B" w:rsidRDefault="002D085C" w14:paraId="32717742" w14:textId="77777777">
      <w:pPr>
        <w:pStyle w:val="ListParagraph"/>
        <w:numPr>
          <w:ilvl w:val="1"/>
          <w:numId w:val="3"/>
        </w:numPr>
        <w:spacing w:after="0" w:line="480" w:lineRule="auto"/>
        <w:rPr>
          <w:rFonts w:ascii="Times New Roman" w:hAnsi="Times New Roman" w:cs="Times New Roman"/>
          <w:b/>
          <w:bCs/>
          <w:sz w:val="24"/>
          <w:szCs w:val="24"/>
        </w:rPr>
      </w:pPr>
      <w:r w:rsidRPr="00EB3EB7">
        <w:rPr>
          <w:rFonts w:ascii="Times New Roman" w:hAnsi="Times New Roman" w:cs="Times New Roman"/>
          <w:b/>
          <w:bCs/>
          <w:sz w:val="24"/>
          <w:szCs w:val="24"/>
        </w:rPr>
        <w:t xml:space="preserve"> FASt assay development</w:t>
      </w:r>
    </w:p>
    <w:p w:rsidR="0070008A" w:rsidP="00570CC5" w:rsidRDefault="3A28457C" w14:paraId="7B2311E7" w14:textId="68C708F7">
      <w:pPr>
        <w:spacing w:after="0" w:line="480" w:lineRule="auto"/>
        <w:rPr>
          <w:ins w:author="De Long,Susan" w:date="2026-02-24T12:54:00Z" w16du:dateUtc="2026-02-24T19:54:00Z" w:id="960279494"/>
          <w:rFonts w:ascii="Times New Roman" w:hAnsi="Times New Roman" w:eastAsia="Aptos" w:cs="Times New Roman"/>
          <w:sz w:val="24"/>
          <w:szCs w:val="24"/>
        </w:rPr>
      </w:pPr>
      <w:r w:rsidRPr="412D8FD9" w:rsidR="3A28457C">
        <w:rPr>
          <w:rFonts w:ascii="Times New Roman" w:hAnsi="Times New Roman" w:eastAsia="Aptos" w:cs="Times New Roman"/>
          <w:sz w:val="24"/>
          <w:szCs w:val="24"/>
        </w:rPr>
        <w:t xml:space="preserve">Metagenomic shotgun sequencing was performed on </w:t>
      </w:r>
      <w:ins w:author="Prenni,Jessica" w:date="2026-03-09T22:22:00Z" w16du:dateUtc="2026-03-09T22:22:33Z" w:id="822879141">
        <w:r w:rsidRPr="412D8FD9" w:rsidR="32154A68">
          <w:rPr>
            <w:rFonts w:ascii="Times New Roman" w:hAnsi="Times New Roman" w:eastAsia="Aptos" w:cs="Times New Roman"/>
            <w:sz w:val="24"/>
            <w:szCs w:val="24"/>
          </w:rPr>
          <w:t>b</w:t>
        </w:r>
      </w:ins>
      <w:r w:rsidRPr="412D8FD9" w:rsidR="09CE4CAE">
        <w:rPr>
          <w:rFonts w:ascii="Times New Roman" w:hAnsi="Times New Roman" w:eastAsia="Aptos" w:cs="Times New Roman"/>
          <w:sz w:val="24"/>
          <w:szCs w:val="24"/>
        </w:rPr>
        <w:t xml:space="preserve">iomass samples from acclimation </w:t>
      </w:r>
      <w:r w:rsidRPr="412D8FD9" w:rsidR="27A2040F">
        <w:rPr>
          <w:rFonts w:ascii="Times New Roman" w:hAnsi="Times New Roman" w:eastAsia="Aptos" w:cs="Times New Roman"/>
          <w:sz w:val="24"/>
          <w:szCs w:val="24"/>
        </w:rPr>
        <w:t>week 6</w:t>
      </w:r>
      <w:r w:rsidRPr="412D8FD9" w:rsidR="09CE4CAE">
        <w:rPr>
          <w:rFonts w:ascii="Times New Roman" w:hAnsi="Times New Roman" w:eastAsia="Aptos" w:cs="Times New Roman"/>
          <w:sz w:val="24"/>
          <w:szCs w:val="24"/>
        </w:rPr>
        <w:t xml:space="preserve"> </w:t>
      </w:r>
      <w:r w:rsidRPr="412D8FD9" w:rsidR="02A3555F">
        <w:rPr>
          <w:rFonts w:ascii="Times New Roman" w:hAnsi="Times New Roman" w:eastAsia="Aptos" w:cs="Times New Roman"/>
          <w:sz w:val="24"/>
          <w:szCs w:val="24"/>
        </w:rPr>
        <w:t>containing</w:t>
      </w:r>
      <w:r w:rsidRPr="412D8FD9" w:rsidR="09CE4CAE">
        <w:rPr>
          <w:rFonts w:ascii="Times New Roman" w:hAnsi="Times New Roman" w:eastAsia="Aptos" w:cs="Times New Roman"/>
          <w:sz w:val="24"/>
          <w:szCs w:val="24"/>
        </w:rPr>
        <w:t xml:space="preserve"> the highest DNA concentrations</w:t>
      </w:r>
      <w:r w:rsidRPr="412D8FD9" w:rsidR="67494A80">
        <w:rPr>
          <w:rFonts w:ascii="Times New Roman" w:hAnsi="Times New Roman" w:eastAsia="Aptos" w:cs="Times New Roman"/>
          <w:sz w:val="24"/>
          <w:szCs w:val="24"/>
        </w:rPr>
        <w:t xml:space="preserve"> (</w:t>
      </w:r>
      <w:commentRangeStart w:id="249"/>
      <w:r w:rsidRPr="412D8FD9" w:rsidR="67494A80">
        <w:rPr>
          <w:rFonts w:ascii="Times New Roman" w:hAnsi="Times New Roman" w:eastAsia="Aptos" w:cs="Times New Roman"/>
          <w:sz w:val="24"/>
          <w:szCs w:val="24"/>
        </w:rPr>
        <w:t>Figure S</w:t>
      </w:r>
      <w:ins w:author="Janiszewski,Lara" w:date="2026-04-22T10:45:31.476Z" w16du:dateUtc="2026-04-22T10:45:31.476Z" w:id="144296254">
        <w:r w:rsidRPr="412D8FD9" w:rsidR="0AE9760F">
          <w:rPr>
            <w:rFonts w:ascii="Times New Roman" w:hAnsi="Times New Roman" w:eastAsia="Aptos" w:cs="Times New Roman"/>
            <w:sz w:val="24"/>
            <w:szCs w:val="24"/>
          </w:rPr>
          <w:t>1</w:t>
        </w:r>
      </w:ins>
      <w:del w:author="Janiszewski,Lara" w:date="2026-04-22T10:45:29.092Z" w16du:dateUtc="2026-04-22T10:45:29.092Z" w:id="939523766">
        <w:r w:rsidRPr="412D8FD9" w:rsidDel="67494A80">
          <w:rPr>
            <w:rFonts w:ascii="Times New Roman" w:hAnsi="Times New Roman" w:eastAsia="Aptos" w:cs="Times New Roman"/>
            <w:sz w:val="24"/>
            <w:szCs w:val="24"/>
          </w:rPr>
          <w:delText>X</w:delText>
        </w:r>
      </w:del>
      <w:commentRangeEnd w:id="249"/>
      <w:r>
        <w:rPr>
          <w:rStyle w:val="CommentReference"/>
        </w:rPr>
        <w:commentReference w:id="249"/>
      </w:r>
      <w:r w:rsidRPr="412D8FD9" w:rsidR="67494A80">
        <w:rPr>
          <w:rFonts w:ascii="Times New Roman" w:hAnsi="Times New Roman" w:eastAsia="Aptos" w:cs="Times New Roman"/>
          <w:sz w:val="24"/>
          <w:szCs w:val="24"/>
        </w:rPr>
        <w:t>)</w:t>
      </w:r>
      <w:commentRangeStart w:id="251"/>
      <w:r w:rsidRPr="412D8FD9" w:rsidR="2A9EA66C">
        <w:rPr>
          <w:rFonts w:ascii="Times New Roman" w:hAnsi="Times New Roman" w:eastAsia="Aptos" w:cs="Times New Roman"/>
          <w:sz w:val="24"/>
          <w:szCs w:val="24"/>
        </w:rPr>
        <w:t>.</w:t>
      </w:r>
      <w:commentRangeEnd w:id="251"/>
      <w:r>
        <w:rPr>
          <w:rStyle w:val="CommentReference"/>
        </w:rPr>
        <w:commentReference w:id="251"/>
      </w:r>
      <w:r w:rsidRPr="412D8FD9" w:rsidR="778693E1">
        <w:rPr>
          <w:rFonts w:ascii="Times New Roman" w:hAnsi="Times New Roman" w:eastAsia="Aptos" w:cs="Times New Roman"/>
          <w:sz w:val="24"/>
          <w:szCs w:val="24"/>
        </w:rPr>
        <w:t xml:space="preserve"> </w:t>
      </w:r>
      <w:r w:rsidRPr="412D8FD9" w:rsidR="7227BD12">
        <w:rPr>
          <w:rFonts w:ascii="Times New Roman" w:hAnsi="Times New Roman" w:eastAsia="Aptos" w:cs="Times New Roman"/>
          <w:sz w:val="24"/>
          <w:szCs w:val="24"/>
        </w:rPr>
        <w:t>Metagenomes were assembled and annotated using Metagenomic Rapid Annotations using Subsystems Technology (MG-RAST)</w:t>
      </w:r>
      <w:r w:rsidRPr="412D8FD9">
        <w:rPr>
          <w:rFonts w:ascii="Times New Roman" w:hAnsi="Times New Roman" w:eastAsia="Aptos" w:cs="Times New Roman"/>
          <w:sz w:val="24"/>
          <w:szCs w:val="24"/>
        </w:rPr>
        <w:fldChar w:fldCharType="begin"/>
      </w:r>
      <w:r w:rsidRPr="412D8FD9">
        <w:rPr>
          <w:rFonts w:ascii="Times New Roman" w:hAnsi="Times New Roman" w:eastAsia="Aptos" w:cs="Times New Roman"/>
          <w:sz w:val="24"/>
          <w:szCs w:val="24"/>
        </w:rPr>
        <w:instrText xml:space="preserve"> ADDIN ZOTERO_ITEM CSL_CITATION {"citationID":"KUkhW7l2","properties":{"formattedCitation":"\\super 15\\uc0\\u8211{}17\\nosupersub{}","plainCitation":"15–17","noteIndex":0},"citationItems":[{"id":1065,"uris":["http://zotero.org/users/14268208/items/EH5VNDKC"],"itemData":{"id":1065,"type":"chapter","abstract":"Approaches in molecular biology, particularly those that deal with high-throughput sequencing of entire microbial communities (the field of metagenomics), are rapidly advancing our understanding of the composition and functional content of microbial communities involved in climate change, environmental pollution, human health, biotechnology, etc. Metagenomics provides researchers with the most complete picture of the taxonomic (i.e., what organisms are there) and functional (i.e., what are those organisms doing) composition of natively sampled microbial communities, making it possible to perform investigations that include organisms that were previously intractable to laboratory-controlled culturing; currently, these constitute the vast majority of all microbes on the planet. All organisms contained in environmental samples are sequenced in a culture-independent manner, most often with 16S ribosomal amplicon methods to investigate the taxonomic or whole-genome shotgun-based methods to investigate the functional content of sampled communities. Metagenomics allows researchers to characterize the community composition and functional content of microbial communities, but it cannot show which functional processes are active; however, near parallel developments in transcriptomics promise a dramatic increase in our knowledge in this area as well.","container-title":"Microbial Environmental Genomics (MEG)","event-place":"New York, NY","ISBN":"978-1-4939-3369-3","language":"en","note":"DOI: 10.1007/978-1-4939-3369-3_13","page":"207-233","publisher":"Springer","publisher-place":"New York, NY","source":"Springer Link","title":"MG-RAST, a Metagenomics Service for Analysis of Microbial Community Structure and Function","URL":"https://doi.org/10.1007/978-1-4939-3369-3_13","author":[{"family":"Keegan","given":"Kevin P."},{"family":"Glass","given":"Elizabeth M."},{"family":"Meyer","given":"Folker"}],"editor":[{"family":"Martin","given":"Francis"},{"family":"Uroz","given":"Stephane"}],"accessed":{"date-parts":[["2025",7,9]]},"issued":{"date-parts":[["2016"]]}},"label":"page"},{"id":1107,"uris":["http://zotero.org/users/14268208/items/TVJ39G3Y"],"itemData":{"id":1107,"type":"article-journal","abstract":"As technologies change, MG-RAST is adapting. Newly available software is being included to improve accuracy and performance. As a computational service constantly running large volume scientific workflows, MG-RAST is the right location to perform benchmarking and implement algorithmic or platform improvements, in many cases involving trade-offs between specificity, sensitivity and run-time cost. The work in [Glass EM, Dribinsky Y, Yilmaz P, et al. ISME J 2014;8:1–3] is an example; we use existing well-studied data sets as gold standards representing different environments and different technologies to evaluate any changes to the pipeline. Currently, we use well-understood data sets in MG-RAST as platform for benchmarking. The use of artificial data sets for pipeline performance optimization has not added value, as these data sets are not presenting the same challenges as real-world data sets. In addition, the MG-RAST team welcomes suggestions for improvements of the workflow. We are currently working on versions 4.02 and 4.1, both of which contain significant input from the community and our partners that will enable double barcoding, stronger inferences supported by longer-read technologies, and will increase throughput while maintaining sensitivity by using Diamond and SortMeRNA. On the technical platform side, the MG-RAST team intends to support the Common Workflow Language as a standard to specify bioinformatics workflows, both to facilitate development and efficient high-performance implementation of the community’s data analysis tasks.","container-title":"Briefings in Bioinformatics","DOI":"10.1093/bib/bbx105","ISSN":"1477-4054","issue":"4","journalAbbreviation":"Briefings in Bioinformatics","page":"1151-1159","source":"Silverchair","title":"MG-RAST version 4—lessons learned from a decade of low-budget ultra-high-throughput metagenome analysis","volume":"20","author":[{"family":"Meyer","given":"Folker"},{"family":"Bagchi","given":"Saurabh"},{"family":"Chaterji","given":"Somali"},{"family":"Gerlach","given":"Wolfgang"},{"family":"Grama","given":"Ananth"},{"family":"Harrison","given":"Travis"},{"family":"Paczian","given":"Tobias"},{"family":"Trimble","given":"William L"},{"family":"Wilke","given":"Andreas"}],"issued":{"date-parts":[["2019",7,19]]}},"label":"page"},{"id":986,"uris":["http://zotero.org/users/14268208/items/EPPPUVM8"],"itemData":{"id":986,"type":"article-journal","abstract":"Random community genomes (metagenomes) are now commonly used to study microbes in different environments. Over the past few years, the major challenge associated with metagenomics shifted from generating to analyzing sequences. High-throughput, low-cost next-generation sequencing has provided access to metagenomics to a wide range of researchers.","container-title":"BMC Bioinformatics","DOI":"10.1186/1471-2105-9-386","ISSN":"1471-2105","issue":"1","journalAbbreviation":"BMC Bioinformatics","page":"386","source":"BioMed Central","title":"The metagenomics RAST server – a public resource for the automatic phylogenetic and functional analysis of metagenomes","volume":"9","author":[{"family":"Meyer","given":"F."},{"family":"Paarmann","given":"D."},{"family":"D'Souza","given":"M."},{"family":"Olson","given":"R."},{"family":"Glass","given":"EM"},{"family":"Kubal","given":"M."},{"family":"Paczian","given":"T."},{"family":"Rodriguez","given":"A."},{"family":"Stevens","given":"R."},{"family":"Wilke","given":"A."},{"family":"Wilkening","given":"J."},{"family":"Edwards","given":"RA"}],"issued":{"date-parts":[["2008",9,19]]}},"label":"page"}],"schema":"https://github.com/citation-style-language/schema/raw/master/csl-citation.json"} </w:instrText>
      </w:r>
      <w:r w:rsidRPr="412D8FD9">
        <w:rPr>
          <w:rFonts w:ascii="Times New Roman" w:hAnsi="Times New Roman" w:eastAsia="Aptos" w:cs="Times New Roman"/>
          <w:sz w:val="24"/>
          <w:szCs w:val="24"/>
        </w:rPr>
        <w:fldChar w:fldCharType="separate"/>
      </w:r>
      <w:r w:rsidRPr="412D8FD9" w:rsidR="3042AED8">
        <w:rPr>
          <w:rFonts w:ascii="Times New Roman" w:hAnsi="Times New Roman" w:cs="Times New Roman"/>
          <w:sz w:val="24"/>
          <w:szCs w:val="24"/>
          <w:vertAlign w:val="superscript"/>
        </w:rPr>
        <w:t>15–17</w:t>
      </w:r>
      <w:r w:rsidRPr="412D8FD9">
        <w:rPr>
          <w:rFonts w:ascii="Times New Roman" w:hAnsi="Times New Roman" w:eastAsia="Aptos" w:cs="Times New Roman"/>
          <w:sz w:val="24"/>
          <w:szCs w:val="24"/>
        </w:rPr>
        <w:fldChar w:fldCharType="end"/>
      </w:r>
      <w:r w:rsidRPr="412D8FD9" w:rsidR="7227BD12">
        <w:rPr>
          <w:rFonts w:ascii="Times New Roman" w:hAnsi="Times New Roman" w:eastAsia="Aptos" w:cs="Times New Roman"/>
          <w:sz w:val="24"/>
          <w:szCs w:val="24"/>
        </w:rPr>
        <w:t xml:space="preserve">. </w:t>
      </w:r>
      <w:r w:rsidRPr="412D8FD9" w:rsidR="4B0B84A1">
        <w:rPr>
          <w:rFonts w:ascii="Times New Roman" w:hAnsi="Times New Roman" w:eastAsia="Aptos" w:cs="Times New Roman"/>
          <w:sz w:val="24"/>
          <w:szCs w:val="24"/>
        </w:rPr>
        <w:t>Sequences were classified with the ‘best hit’ method</w:t>
      </w:r>
      <w:r w:rsidRPr="412D8FD9" w:rsidR="7053D4D5">
        <w:rPr>
          <w:rFonts w:ascii="Times New Roman" w:hAnsi="Times New Roman" w:eastAsia="Aptos" w:cs="Times New Roman"/>
          <w:sz w:val="24"/>
          <w:szCs w:val="24"/>
        </w:rPr>
        <w:t xml:space="preserve"> and </w:t>
      </w:r>
      <w:r w:rsidRPr="412D8FD9" w:rsidR="43185C47">
        <w:rPr>
          <w:rFonts w:ascii="Times New Roman" w:hAnsi="Times New Roman" w:eastAsia="Aptos" w:cs="Times New Roman"/>
          <w:sz w:val="24"/>
          <w:szCs w:val="24"/>
        </w:rPr>
        <w:t xml:space="preserve">filtered to </w:t>
      </w:r>
      <w:r w:rsidRPr="412D8FD9" w:rsidR="0D6A07DE">
        <w:rPr>
          <w:rFonts w:ascii="Times New Roman" w:hAnsi="Times New Roman" w:eastAsia="Aptos" w:cs="Times New Roman"/>
          <w:sz w:val="24"/>
          <w:szCs w:val="24"/>
        </w:rPr>
        <w:t xml:space="preserve">only </w:t>
      </w:r>
      <w:r w:rsidRPr="412D8FD9" w:rsidR="43185C47">
        <w:rPr>
          <w:rFonts w:ascii="Times New Roman" w:hAnsi="Times New Roman" w:eastAsia="Aptos" w:cs="Times New Roman"/>
          <w:sz w:val="24"/>
          <w:szCs w:val="24"/>
        </w:rPr>
        <w:t xml:space="preserve">include </w:t>
      </w:r>
      <w:r w:rsidRPr="412D8FD9" w:rsidR="0D6A07DE">
        <w:rPr>
          <w:rFonts w:ascii="Times New Roman" w:hAnsi="Times New Roman" w:eastAsia="Aptos" w:cs="Times New Roman"/>
          <w:sz w:val="24"/>
          <w:szCs w:val="24"/>
        </w:rPr>
        <w:t xml:space="preserve">those labeled as </w:t>
      </w:r>
      <w:commentRangeStart w:id="252"/>
      <w:r w:rsidRPr="412D8FD9" w:rsidR="0D6A07DE">
        <w:rPr>
          <w:rFonts w:ascii="Times New Roman" w:hAnsi="Times New Roman" w:eastAsia="Aptos" w:cs="Times New Roman"/>
          <w:sz w:val="24"/>
          <w:szCs w:val="24"/>
        </w:rPr>
        <w:t>“monooxygenase</w:t>
      </w:r>
      <w:r w:rsidRPr="412D8FD9" w:rsidR="0D6A07DE">
        <w:rPr>
          <w:rFonts w:ascii="Times New Roman" w:hAnsi="Times New Roman" w:eastAsia="Aptos" w:cs="Times New Roman"/>
          <w:sz w:val="24"/>
          <w:szCs w:val="24"/>
        </w:rPr>
        <w:t>”,</w:t>
      </w:r>
      <w:r w:rsidRPr="412D8FD9" w:rsidR="0D6A07DE">
        <w:rPr>
          <w:rFonts w:ascii="Times New Roman" w:hAnsi="Times New Roman" w:eastAsia="Aptos" w:cs="Times New Roman"/>
          <w:sz w:val="24"/>
          <w:szCs w:val="24"/>
        </w:rPr>
        <w:t xml:space="preserve"> “dioxygenase</w:t>
      </w:r>
      <w:r w:rsidRPr="412D8FD9" w:rsidR="0D6A07DE">
        <w:rPr>
          <w:rFonts w:ascii="Times New Roman" w:hAnsi="Times New Roman" w:eastAsia="Aptos" w:cs="Times New Roman"/>
          <w:sz w:val="24"/>
          <w:szCs w:val="24"/>
        </w:rPr>
        <w:t>”,</w:t>
      </w:r>
      <w:r w:rsidRPr="412D8FD9" w:rsidR="0D6A07DE">
        <w:rPr>
          <w:rFonts w:ascii="Times New Roman" w:hAnsi="Times New Roman" w:eastAsia="Aptos" w:cs="Times New Roman"/>
          <w:sz w:val="24"/>
          <w:szCs w:val="24"/>
        </w:rPr>
        <w:t xml:space="preserve"> </w:t>
      </w:r>
      <w:commentRangeEnd w:id="252"/>
      <w:r>
        <w:rPr>
          <w:rStyle w:val="CommentReference"/>
        </w:rPr>
        <w:commentReference w:id="252"/>
      </w:r>
      <w:r w:rsidRPr="412D8FD9" w:rsidR="0D6A07DE">
        <w:rPr>
          <w:rFonts w:ascii="Times New Roman" w:hAnsi="Times New Roman" w:eastAsia="Aptos" w:cs="Times New Roman"/>
          <w:sz w:val="24"/>
          <w:szCs w:val="24"/>
        </w:rPr>
        <w:t>or “</w:t>
      </w:r>
      <w:r w:rsidRPr="412D8FD9" w:rsidR="737D2C7B">
        <w:rPr>
          <w:rFonts w:ascii="Times New Roman" w:hAnsi="Times New Roman" w:eastAsia="Aptos" w:cs="Times New Roman"/>
          <w:sz w:val="24"/>
          <w:szCs w:val="24"/>
        </w:rPr>
        <w:t>P450</w:t>
      </w:r>
      <w:r w:rsidRPr="412D8FD9" w:rsidR="0D6A07DE">
        <w:rPr>
          <w:rFonts w:ascii="Times New Roman" w:hAnsi="Times New Roman" w:eastAsia="Aptos" w:cs="Times New Roman"/>
          <w:sz w:val="24"/>
          <w:szCs w:val="24"/>
        </w:rPr>
        <w:t xml:space="preserve">”. These were </w:t>
      </w:r>
      <w:r w:rsidRPr="412D8FD9" w:rsidR="7E0489F6">
        <w:rPr>
          <w:rFonts w:ascii="Times New Roman" w:hAnsi="Times New Roman" w:eastAsia="Aptos" w:cs="Times New Roman"/>
          <w:sz w:val="24"/>
          <w:szCs w:val="24"/>
        </w:rPr>
        <w:t>filtered for quality as well, with final gene targets having a</w:t>
      </w:r>
      <w:r w:rsidRPr="412D8FD9" w:rsidR="647DAD16">
        <w:rPr>
          <w:rFonts w:ascii="Times New Roman" w:hAnsi="Times New Roman" w:eastAsia="Aptos" w:cs="Times New Roman"/>
          <w:sz w:val="24"/>
          <w:szCs w:val="24"/>
        </w:rPr>
        <w:t xml:space="preserve"> minimum e-value of 1, </w:t>
      </w:r>
      <w:r w:rsidRPr="412D8FD9" w:rsidR="647DAD16">
        <w:rPr>
          <w:rFonts w:ascii="Times New Roman" w:hAnsi="Times New Roman" w:eastAsia="Aptos" w:cs="Times New Roman"/>
          <w:sz w:val="24"/>
          <w:szCs w:val="24"/>
        </w:rPr>
        <w:t>minimum</w:t>
      </w:r>
      <w:r w:rsidRPr="412D8FD9" w:rsidR="647DAD16">
        <w:rPr>
          <w:rFonts w:ascii="Times New Roman" w:hAnsi="Times New Roman" w:eastAsia="Aptos" w:cs="Times New Roman"/>
          <w:sz w:val="24"/>
          <w:szCs w:val="24"/>
        </w:rPr>
        <w:t xml:space="preserve"> percent identity of 95%, minimum abundance of 1, </w:t>
      </w:r>
      <w:r w:rsidRPr="412D8FD9" w:rsidR="7053D4D5">
        <w:rPr>
          <w:rFonts w:ascii="Times New Roman" w:hAnsi="Times New Roman" w:eastAsia="Aptos" w:cs="Times New Roman"/>
          <w:sz w:val="24"/>
          <w:szCs w:val="24"/>
        </w:rPr>
        <w:t xml:space="preserve">and </w:t>
      </w:r>
      <w:r w:rsidRPr="412D8FD9" w:rsidR="647DAD16">
        <w:rPr>
          <w:rFonts w:ascii="Times New Roman" w:hAnsi="Times New Roman" w:eastAsia="Aptos" w:cs="Times New Roman"/>
          <w:sz w:val="24"/>
          <w:szCs w:val="24"/>
        </w:rPr>
        <w:t xml:space="preserve">minimum alignment length of 100 </w:t>
      </w:r>
      <w:r w:rsidRPr="412D8FD9" w:rsidR="1C07C6D1">
        <w:rPr>
          <w:rFonts w:ascii="Times New Roman" w:hAnsi="Times New Roman" w:eastAsia="Aptos" w:cs="Times New Roman"/>
          <w:sz w:val="24"/>
          <w:szCs w:val="24"/>
        </w:rPr>
        <w:t>nucleotide</w:t>
      </w:r>
      <w:r w:rsidRPr="412D8FD9" w:rsidR="7E0489F6">
        <w:rPr>
          <w:rFonts w:ascii="Times New Roman" w:hAnsi="Times New Roman" w:eastAsia="Aptos" w:cs="Times New Roman"/>
          <w:sz w:val="24"/>
          <w:szCs w:val="24"/>
        </w:rPr>
        <w:t>s</w:t>
      </w:r>
      <w:r w:rsidRPr="412D8FD9" w:rsidR="647DAD16">
        <w:rPr>
          <w:rFonts w:ascii="Times New Roman" w:hAnsi="Times New Roman" w:eastAsia="Aptos" w:cs="Times New Roman"/>
          <w:sz w:val="24"/>
          <w:szCs w:val="24"/>
        </w:rPr>
        <w:t xml:space="preserve">. </w:t>
      </w:r>
      <w:r w:rsidRPr="412D8FD9" w:rsidR="3F81872F">
        <w:rPr>
          <w:rFonts w:ascii="Times New Roman" w:hAnsi="Times New Roman" w:eastAsia="Aptos" w:cs="Times New Roman"/>
          <w:sz w:val="24"/>
          <w:szCs w:val="24"/>
        </w:rPr>
        <w:t>Ultimately targets</w:t>
      </w:r>
      <w:r w:rsidRPr="412D8FD9" w:rsidR="3F81872F">
        <w:rPr>
          <w:rFonts w:ascii="Times New Roman" w:hAnsi="Times New Roman" w:eastAsia="Aptos" w:cs="Times New Roman"/>
          <w:sz w:val="24"/>
          <w:szCs w:val="24"/>
        </w:rPr>
        <w:t xml:space="preserve"> were narrowed to </w:t>
      </w:r>
      <w:r w:rsidRPr="412D8FD9" w:rsidR="737D2C7B">
        <w:rPr>
          <w:rFonts w:ascii="Times New Roman" w:hAnsi="Times New Roman" w:eastAsia="Aptos" w:cs="Times New Roman"/>
          <w:sz w:val="24"/>
          <w:szCs w:val="24"/>
        </w:rPr>
        <w:t>P450</w:t>
      </w:r>
      <w:r w:rsidRPr="412D8FD9" w:rsidR="71B40231">
        <w:rPr>
          <w:rFonts w:ascii="Times New Roman" w:hAnsi="Times New Roman" w:eastAsia="Aptos" w:cs="Times New Roman"/>
          <w:sz w:val="24"/>
          <w:szCs w:val="24"/>
        </w:rPr>
        <w:t xml:space="preserve"> genes.</w:t>
      </w:r>
      <w:r w:rsidRPr="412D8FD9" w:rsidR="0F46B650">
        <w:rPr>
          <w:rFonts w:ascii="Times New Roman" w:hAnsi="Times New Roman" w:eastAsia="Aptos" w:cs="Times New Roman"/>
          <w:sz w:val="24"/>
          <w:szCs w:val="24"/>
        </w:rPr>
        <w:t xml:space="preserve"> </w:t>
      </w:r>
      <w:commentRangeStart w:id="253"/>
      <w:r w:rsidRPr="412D8FD9" w:rsidR="300BF293">
        <w:rPr>
          <w:rFonts w:ascii="Times New Roman" w:hAnsi="Times New Roman" w:eastAsia="Aptos" w:cs="Times New Roman"/>
          <w:sz w:val="24"/>
          <w:szCs w:val="24"/>
        </w:rPr>
        <w:t xml:space="preserve">These targets </w:t>
      </w:r>
      <w:r w:rsidRPr="412D8FD9" w:rsidR="51A3C0EB">
        <w:rPr>
          <w:rFonts w:ascii="Times New Roman" w:hAnsi="Times New Roman" w:eastAsia="Aptos" w:cs="Times New Roman"/>
          <w:sz w:val="24"/>
          <w:szCs w:val="24"/>
        </w:rPr>
        <w:t xml:space="preserve">were used by IDT </w:t>
      </w:r>
      <w:r w:rsidRPr="412D8FD9" w:rsidR="22E75B5A">
        <w:rPr>
          <w:rFonts w:ascii="Times New Roman" w:hAnsi="Times New Roman" w:eastAsia="Aptos" w:cs="Times New Roman"/>
          <w:sz w:val="24"/>
          <w:szCs w:val="24"/>
        </w:rPr>
        <w:t xml:space="preserve">to create novel </w:t>
      </w:r>
      <w:r w:rsidRPr="412D8FD9" w:rsidR="22E75B5A">
        <w:rPr>
          <w:rFonts w:ascii="Times New Roman" w:hAnsi="Times New Roman" w:eastAsia="Aptos" w:cs="Times New Roman"/>
          <w:sz w:val="24"/>
          <w:szCs w:val="24"/>
        </w:rPr>
        <w:t>RhAmpSeq</w:t>
      </w:r>
      <w:r w:rsidRPr="412D8FD9" w:rsidR="22E75B5A">
        <w:rPr>
          <w:rFonts w:ascii="Times New Roman" w:hAnsi="Times New Roman" w:eastAsia="Aptos" w:cs="Times New Roman"/>
          <w:sz w:val="24"/>
          <w:szCs w:val="24"/>
        </w:rPr>
        <w:t xml:space="preserve"> primer sets. </w:t>
      </w:r>
      <w:commentRangeEnd w:id="253"/>
      <w:r>
        <w:rPr>
          <w:rStyle w:val="CommentReference"/>
        </w:rPr>
        <w:commentReference w:id="253"/>
      </w:r>
      <w:r w:rsidRPr="412D8FD9" w:rsidR="7227BD12">
        <w:rPr>
          <w:rFonts w:ascii="Times New Roman" w:hAnsi="Times New Roman" w:eastAsia="Aptos" w:cs="Times New Roman"/>
          <w:sz w:val="24"/>
          <w:szCs w:val="24"/>
        </w:rPr>
        <w:t>In total, 415 primer pairs</w:t>
      </w:r>
      <w:r w:rsidRPr="412D8FD9" w:rsidR="41728F9F">
        <w:rPr>
          <w:rFonts w:ascii="Times New Roman" w:hAnsi="Times New Roman" w:eastAsia="Aptos" w:cs="Times New Roman"/>
          <w:sz w:val="24"/>
          <w:szCs w:val="24"/>
        </w:rPr>
        <w:t xml:space="preserve"> (assays)</w:t>
      </w:r>
      <w:r w:rsidRPr="412D8FD9" w:rsidR="7227BD12">
        <w:rPr>
          <w:rFonts w:ascii="Times New Roman" w:hAnsi="Times New Roman" w:eastAsia="Aptos" w:cs="Times New Roman"/>
          <w:sz w:val="24"/>
          <w:szCs w:val="24"/>
        </w:rPr>
        <w:t xml:space="preserve"> were pooled into 2 multiplexed master mixes </w:t>
      </w:r>
      <w:r w:rsidRPr="412D8FD9" w:rsidR="69581F1F">
        <w:rPr>
          <w:rFonts w:ascii="Times New Roman" w:hAnsi="Times New Roman" w:eastAsia="Aptos" w:cs="Times New Roman"/>
          <w:sz w:val="24"/>
          <w:szCs w:val="24"/>
        </w:rPr>
        <w:t xml:space="preserve">with </w:t>
      </w:r>
      <w:r w:rsidRPr="412D8FD9" w:rsidR="7227BD12">
        <w:rPr>
          <w:rFonts w:ascii="Times New Roman" w:hAnsi="Times New Roman" w:eastAsia="Aptos" w:cs="Times New Roman"/>
          <w:sz w:val="24"/>
          <w:szCs w:val="24"/>
        </w:rPr>
        <w:t>280 and 35</w:t>
      </w:r>
      <w:r w:rsidRPr="412D8FD9" w:rsidR="4D8F95AC">
        <w:rPr>
          <w:rFonts w:ascii="Times New Roman" w:hAnsi="Times New Roman" w:eastAsia="Aptos" w:cs="Times New Roman"/>
          <w:sz w:val="24"/>
          <w:szCs w:val="24"/>
        </w:rPr>
        <w:t xml:space="preserve"> </w:t>
      </w:r>
      <w:r w:rsidRPr="412D8FD9" w:rsidR="4D8F95AC">
        <w:rPr>
          <w:rFonts w:ascii="Times New Roman" w:hAnsi="Times New Roman" w:eastAsia="Aptos" w:cs="Times New Roman"/>
          <w:sz w:val="24"/>
          <w:szCs w:val="24"/>
        </w:rPr>
        <w:t>assays</w:t>
      </w:r>
      <w:r w:rsidRPr="412D8FD9" w:rsidR="4D8F95AC">
        <w:rPr>
          <w:rFonts w:ascii="Times New Roman" w:hAnsi="Times New Roman" w:eastAsia="Aptos" w:cs="Times New Roman"/>
          <w:sz w:val="24"/>
          <w:szCs w:val="24"/>
        </w:rPr>
        <w:t xml:space="preserve"> </w:t>
      </w:r>
      <w:commentRangeStart w:id="254"/>
      <w:r w:rsidRPr="412D8FD9" w:rsidR="7227BD12">
        <w:rPr>
          <w:rFonts w:ascii="Times New Roman" w:hAnsi="Times New Roman" w:eastAsia="Aptos" w:cs="Times New Roman"/>
          <w:sz w:val="24"/>
          <w:szCs w:val="24"/>
        </w:rPr>
        <w:t>respectively</w:t>
      </w:r>
      <w:commentRangeEnd w:id="254"/>
      <w:r>
        <w:rPr>
          <w:rStyle w:val="CommentReference"/>
        </w:rPr>
        <w:commentReference w:id="254"/>
      </w:r>
      <w:r w:rsidRPr="412D8FD9" w:rsidR="7227BD12">
        <w:rPr>
          <w:rFonts w:ascii="Times New Roman" w:hAnsi="Times New Roman" w:eastAsia="Aptos" w:cs="Times New Roman"/>
          <w:sz w:val="24"/>
          <w:szCs w:val="24"/>
        </w:rPr>
        <w:t>.</w:t>
      </w:r>
      <w:r w:rsidRPr="412D8FD9" w:rsidR="0074C538">
        <w:rPr>
          <w:rFonts w:ascii="Times New Roman" w:hAnsi="Times New Roman" w:eastAsia="Aptos" w:cs="Times New Roman"/>
          <w:sz w:val="24"/>
          <w:szCs w:val="24"/>
        </w:rPr>
        <w:t xml:space="preserve"> </w:t>
      </w:r>
    </w:p>
    <w:p w:rsidRPr="00EB3EB7" w:rsidR="006F30A1" w:rsidP="412D8FD9" w:rsidRDefault="006F30A1" w14:paraId="037525BF" w14:textId="23170F75">
      <w:pPr>
        <w:pStyle w:val="Normal"/>
        <w:spacing w:after="0" w:line="480" w:lineRule="auto"/>
        <w:rPr>
          <w:ins w:author="Janiszewski,Lara" w:date="2026-04-22T10:46:34.265Z" w16du:dateUtc="2026-04-22T10:46:34.265Z" w:id="1538876451"/>
        </w:rPr>
      </w:pPr>
      <w:commentRangeStart w:id="381564230"/>
      <w:ins w:author="Janiszewski,Lara" w:date="2026-04-22T10:34:55.511Z" w16du:dateUtc="2026-04-22T10:34:55.511Z" w:id="497528077">
        <w:r w:rsidRPr="412D8FD9" w:rsidR="40445360">
          <w:rPr>
            <w:rFonts w:ascii="Times New Roman" w:hAnsi="Times New Roman" w:eastAsia="Aptos" w:cs="Times New Roman"/>
            <w:sz w:val="24"/>
            <w:szCs w:val="24"/>
          </w:rPr>
          <w:t xml:space="preserve">Library amplification was first </w:t>
        </w:r>
        <w:r w:rsidRPr="412D8FD9" w:rsidR="40445360">
          <w:rPr>
            <w:rFonts w:ascii="Times New Roman" w:hAnsi="Times New Roman" w:eastAsia="Aptos" w:cs="Times New Roman"/>
            <w:sz w:val="24"/>
            <w:szCs w:val="24"/>
          </w:rPr>
          <w:t>attempted</w:t>
        </w:r>
        <w:r w:rsidRPr="412D8FD9" w:rsidR="40445360">
          <w:rPr>
            <w:rFonts w:ascii="Times New Roman" w:hAnsi="Times New Roman" w:eastAsia="Aptos" w:cs="Times New Roman"/>
            <w:sz w:val="24"/>
            <w:szCs w:val="24"/>
          </w:rPr>
          <w:t xml:space="preserve"> with the </w:t>
        </w:r>
      </w:ins>
      <w:ins w:author="Janiszewski,Lara" w:date="2026-04-22T10:35:04.741Z" w16du:dateUtc="2026-04-22T10:35:04.741Z" w:id="824154155">
        <w:r w:rsidRPr="412D8FD9" w:rsidR="40445360">
          <w:rPr>
            <w:rFonts w:ascii="Times New Roman" w:hAnsi="Times New Roman" w:eastAsia="Aptos" w:cs="Times New Roman"/>
            <w:sz w:val="24"/>
            <w:szCs w:val="24"/>
          </w:rPr>
          <w:t xml:space="preserve">SNP </w:t>
        </w:r>
      </w:ins>
      <w:ins w:author="Janiszewski,Lara" w:date="2026-04-22T10:25:58.224Z" w16du:dateUtc="2026-04-22T10:25:58.224Z" w:id="2076709642">
        <w:r w:rsidRPr="412D8FD9" w:rsidR="077F1CD1">
          <w:rPr>
            <w:rFonts w:ascii="Times New Roman" w:hAnsi="Times New Roman" w:eastAsia="Aptos" w:cs="Times New Roman"/>
            <w:sz w:val="24"/>
            <w:szCs w:val="24"/>
          </w:rPr>
          <w:t>protocol</w:t>
        </w:r>
      </w:ins>
      <w:ins w:author="Janiszewski,Lara" w:date="2026-04-22T10:35:25.527Z" w16du:dateUtc="2026-04-22T10:35:25.527Z" w:id="1079933638">
        <w:r w:rsidRPr="412D8FD9" w:rsidR="5848ED35">
          <w:rPr>
            <w:rFonts w:ascii="Times New Roman" w:hAnsi="Times New Roman" w:eastAsia="Aptos" w:cs="Times New Roman"/>
            <w:sz w:val="24"/>
            <w:szCs w:val="24"/>
          </w:rPr>
          <w:t>, which</w:t>
        </w:r>
      </w:ins>
      <w:ins w:author="Janiszewski,Lara" w:date="2026-04-22T10:26:47.219Z" w16du:dateUtc="2026-04-22T10:26:47.219Z" w:id="1369941189">
        <w:r w:rsidRPr="412D8FD9" w:rsidR="438B0CD3">
          <w:rPr>
            <w:rFonts w:ascii="Times New Roman" w:hAnsi="Times New Roman" w:eastAsia="Aptos" w:cs="Times New Roman"/>
            <w:sz w:val="24"/>
            <w:szCs w:val="24"/>
          </w:rPr>
          <w:t xml:space="preserve"> </w:t>
        </w:r>
        <w:r w:rsidRPr="412D8FD9" w:rsidR="438B0CD3">
          <w:rPr>
            <w:rFonts w:ascii="Times New Roman" w:hAnsi="Times New Roman" w:eastAsia="Aptos" w:cs="Times New Roman"/>
            <w:sz w:val="24"/>
            <w:szCs w:val="24"/>
          </w:rPr>
          <w:t>indicated</w:t>
        </w:r>
        <w:r w:rsidRPr="412D8FD9" w:rsidR="438B0CD3">
          <w:rPr>
            <w:rFonts w:ascii="Times New Roman" w:hAnsi="Times New Roman" w:eastAsia="Aptos" w:cs="Times New Roman"/>
            <w:sz w:val="24"/>
            <w:szCs w:val="24"/>
          </w:rPr>
          <w:t xml:space="preserve"> 10 rounds of amplification with targeted primers.</w:t>
        </w:r>
      </w:ins>
      <w:ins w:author="Janiszewski,Lara" w:date="2026-04-22T10:25:58.224Z" w16du:dateUtc="2026-04-22T10:25:58.224Z" w:id="1989059323">
        <w:r w:rsidRPr="412D8FD9" w:rsidR="077F1CD1">
          <w:rPr>
            <w:rFonts w:ascii="Times New Roman" w:hAnsi="Times New Roman" w:eastAsia="Aptos" w:cs="Times New Roman"/>
            <w:sz w:val="24"/>
            <w:szCs w:val="24"/>
          </w:rPr>
          <w:t xml:space="preserve"> </w:t>
        </w:r>
      </w:ins>
      <w:ins w:author="Janiszewski,Lara" w:date="2026-04-22T10:26:57.295Z" w16du:dateUtc="2026-04-22T10:26:57.295Z" w:id="997482360">
        <w:r w:rsidRPr="412D8FD9" w:rsidR="4DA5A4A9">
          <w:rPr>
            <w:rFonts w:ascii="Times New Roman" w:hAnsi="Times New Roman" w:eastAsia="Aptos" w:cs="Times New Roman"/>
            <w:sz w:val="24"/>
            <w:szCs w:val="24"/>
          </w:rPr>
          <w:t xml:space="preserve">However, this </w:t>
        </w:r>
      </w:ins>
      <w:ins w:author="Janiszewski,Lara" w:date="2026-04-22T10:27:54.307Z" w16du:dateUtc="2026-04-22T10:27:54.307Z" w:id="907401883">
        <w:r w:rsidRPr="412D8FD9" w:rsidR="1E37BE12">
          <w:rPr>
            <w:rFonts w:ascii="Times New Roman" w:hAnsi="Times New Roman" w:eastAsia="Aptos" w:cs="Times New Roman"/>
            <w:sz w:val="24"/>
            <w:szCs w:val="24"/>
          </w:rPr>
          <w:t xml:space="preserve">produced </w:t>
        </w:r>
      </w:ins>
      <w:ins w:author="Janiszewski,Lara" w:date="2026-04-22T10:39:58.726Z" w16du:dateUtc="2026-04-22T10:39:58.726Z" w:id="935099092">
        <w:r w:rsidRPr="412D8FD9" w:rsidR="5A5C03EB">
          <w:rPr>
            <w:rFonts w:ascii="Times New Roman" w:hAnsi="Times New Roman" w:eastAsia="Aptos" w:cs="Times New Roman"/>
            <w:sz w:val="24"/>
            <w:szCs w:val="24"/>
          </w:rPr>
          <w:t>amplicons smaller than</w:t>
        </w:r>
      </w:ins>
      <w:ins w:author="Janiszewski,Lara" w:date="2026-04-22T10:40:53.854Z" w16du:dateUtc="2026-04-22T10:40:53.854Z" w:id="54317823">
        <w:r w:rsidRPr="412D8FD9" w:rsidR="5A5C03EB">
          <w:rPr>
            <w:rFonts w:ascii="Times New Roman" w:hAnsi="Times New Roman" w:eastAsia="Aptos" w:cs="Times New Roman"/>
            <w:sz w:val="24"/>
            <w:szCs w:val="24"/>
          </w:rPr>
          <w:t xml:space="preserve"> the designed ra</w:t>
        </w:r>
        <w:r w:rsidRPr="412D8FD9" w:rsidR="120DA673">
          <w:rPr>
            <w:rFonts w:ascii="Times New Roman" w:hAnsi="Times New Roman" w:eastAsia="Aptos" w:cs="Times New Roman"/>
            <w:sz w:val="24"/>
            <w:szCs w:val="24"/>
          </w:rPr>
          <w:t>nge</w:t>
        </w:r>
      </w:ins>
      <w:ins w:author="Janiszewski,Lara" w:date="2026-04-22T10:46:26.996Z" w16du:dateUtc="2026-04-22T10:46:26.996Z" w:id="2042358580">
        <w:r w:rsidRPr="412D8FD9" w:rsidR="2A502135">
          <w:rPr>
            <w:rFonts w:ascii="Times New Roman" w:hAnsi="Times New Roman" w:eastAsia="Aptos" w:cs="Times New Roman"/>
            <w:sz w:val="24"/>
            <w:szCs w:val="24"/>
          </w:rPr>
          <w:t xml:space="preserve"> (figure 1)</w:t>
        </w:r>
      </w:ins>
      <w:ins w:author="Janiszewski,Lara" w:date="2026-04-22T10:28:59.896Z" w16du:dateUtc="2026-04-22T10:28:59.896Z" w:id="1114520476">
        <w:r w:rsidRPr="412D8FD9" w:rsidR="0D4F0ED9">
          <w:rPr>
            <w:rFonts w:ascii="Times New Roman" w:hAnsi="Times New Roman" w:eastAsia="Aptos" w:cs="Times New Roman"/>
            <w:sz w:val="24"/>
            <w:szCs w:val="24"/>
          </w:rPr>
          <w:t xml:space="preserve">. [I have </w:t>
        </w:r>
      </w:ins>
      <w:ins w:author="Janiszewski,Lara" w:date="2026-04-22T10:30:21.346Z" w16du:dateUtc="2026-04-22T10:30:21.346Z" w:id="1189811321">
        <w:r w:rsidRPr="412D8FD9" w:rsidR="3992D16F">
          <w:rPr>
            <w:rFonts w:ascii="Times New Roman" w:hAnsi="Times New Roman" w:eastAsia="Aptos" w:cs="Times New Roman"/>
            <w:sz w:val="24"/>
            <w:szCs w:val="24"/>
          </w:rPr>
          <w:t xml:space="preserve">gel </w:t>
        </w:r>
      </w:ins>
      <w:ins w:author="Janiszewski,Lara" w:date="2026-04-22T10:28:59.896Z" w16du:dateUtc="2026-04-22T10:28:59.896Z" w:id="668964395">
        <w:r w:rsidRPr="412D8FD9" w:rsidR="0D4F0ED9">
          <w:rPr>
            <w:rFonts w:ascii="Times New Roman" w:hAnsi="Times New Roman" w:eastAsia="Aptos" w:cs="Times New Roman"/>
            <w:sz w:val="24"/>
            <w:szCs w:val="24"/>
          </w:rPr>
          <w:t>data showing this</w:t>
        </w:r>
      </w:ins>
      <w:ins w:author="Janiszewski,Lara" w:date="2026-04-22T11:00:58.408Z" w16du:dateUtc="2026-04-22T11:00:58.408Z" w:id="1984525606">
        <w:r w:rsidRPr="412D8FD9" w:rsidR="5E100C5A">
          <w:rPr>
            <w:rFonts w:ascii="Times New Roman" w:hAnsi="Times New Roman" w:eastAsia="Aptos" w:cs="Times New Roman"/>
            <w:sz w:val="24"/>
            <w:szCs w:val="24"/>
          </w:rPr>
          <w:t>, do we want it?</w:t>
        </w:r>
      </w:ins>
      <w:ins w:author="Janiszewski,Lara" w:date="2026-04-22T10:29:06.233Z" w16du:dateUtc="2026-04-22T10:29:06.233Z" w:id="1484237745">
        <w:r w:rsidRPr="412D8FD9" w:rsidR="0D4F0ED9">
          <w:rPr>
            <w:rFonts w:ascii="Times New Roman" w:hAnsi="Times New Roman" w:eastAsia="Aptos" w:cs="Times New Roman"/>
            <w:sz w:val="24"/>
            <w:szCs w:val="24"/>
          </w:rPr>
          <w:t>]</w:t>
        </w:r>
      </w:ins>
      <w:ins w:author="Janiszewski,Lara" w:date="2026-04-22T10:26:12.906Z" w16du:dateUtc="2026-04-22T10:26:12.906Z" w:id="141382057">
        <w:r w:rsidRPr="412D8FD9" w:rsidR="1038318D">
          <w:rPr>
            <w:rFonts w:ascii="Times New Roman" w:hAnsi="Times New Roman" w:eastAsia="Aptos" w:cs="Times New Roman"/>
            <w:sz w:val="24"/>
            <w:szCs w:val="24"/>
          </w:rPr>
          <w:t xml:space="preserve"> </w:t>
        </w:r>
      </w:ins>
      <w:ins w:author="Janiszewski,Lara" w:date="2026-04-22T10:29:46.62Z" w16du:dateUtc="2026-04-22T10:29:46.62Z" w:id="1442055179">
        <w:r w:rsidRPr="412D8FD9" w:rsidR="3856EAF1">
          <w:rPr>
            <w:rFonts w:ascii="Times New Roman" w:hAnsi="Times New Roman" w:eastAsia="Aptos" w:cs="Times New Roman"/>
            <w:sz w:val="24"/>
            <w:szCs w:val="24"/>
          </w:rPr>
          <w:t>Both 20 and 30 cycles of PCR were tested,</w:t>
        </w:r>
      </w:ins>
      <w:ins w:author="Janiszewski,Lara" w:date="2026-04-22T10:30:53.776Z" w16du:dateUtc="2026-04-22T10:30:53.776Z" w:id="1072901569">
        <w:r w:rsidRPr="412D8FD9" w:rsidR="5BB3B90D">
          <w:rPr>
            <w:rFonts w:ascii="Times New Roman" w:hAnsi="Times New Roman" w:eastAsia="Aptos" w:cs="Times New Roman"/>
            <w:sz w:val="24"/>
            <w:szCs w:val="24"/>
          </w:rPr>
          <w:t xml:space="preserve"> </w:t>
        </w:r>
      </w:ins>
      <w:ins w:author="Janiszewski,Lara" w:date="2026-04-22T11:01:59.086Z" w16du:dateUtc="2026-04-22T11:01:59.086Z" w:id="2074786937">
        <w:r w:rsidRPr="412D8FD9" w:rsidR="0978C6DE">
          <w:rPr>
            <w:rFonts w:ascii="Times New Roman" w:hAnsi="Times New Roman" w:eastAsia="Aptos" w:cs="Times New Roman"/>
            <w:sz w:val="24"/>
            <w:szCs w:val="24"/>
          </w:rPr>
          <w:t xml:space="preserve">and both resulted in amplicons in the </w:t>
        </w:r>
      </w:ins>
      <w:ins w:author="Janiszewski,Lara" w:date="2026-04-22T11:02:15.11Z" w16du:dateUtc="2026-04-22T11:02:15.11Z" w:id="11142466">
        <w:r w:rsidRPr="412D8FD9" w:rsidR="0978C6DE">
          <w:rPr>
            <w:rFonts w:ascii="Times New Roman" w:hAnsi="Times New Roman" w:eastAsia="Aptos" w:cs="Times New Roman"/>
            <w:sz w:val="24"/>
            <w:szCs w:val="24"/>
          </w:rPr>
          <w:t>desired range. However,</w:t>
        </w:r>
      </w:ins>
      <w:ins w:author="Janiszewski,Lara" w:date="2026-04-22T10:30:53.776Z" w16du:dateUtc="2026-04-22T10:30:53.776Z" w:id="328834789">
        <w:r w:rsidRPr="412D8FD9" w:rsidR="5BB3B90D">
          <w:rPr>
            <w:rFonts w:ascii="Times New Roman" w:hAnsi="Times New Roman" w:eastAsia="Aptos" w:cs="Times New Roman"/>
            <w:sz w:val="24"/>
            <w:szCs w:val="24"/>
          </w:rPr>
          <w:t xml:space="preserve"> 30</w:t>
        </w:r>
      </w:ins>
      <w:ins w:author="Janiszewski,Lara" w:date="2026-04-22T11:02:19.794Z" w16du:dateUtc="2026-04-22T11:02:19.794Z" w:id="235370145">
        <w:r w:rsidRPr="412D8FD9" w:rsidR="1DC0E84E">
          <w:rPr>
            <w:rFonts w:ascii="Times New Roman" w:hAnsi="Times New Roman" w:eastAsia="Aptos" w:cs="Times New Roman"/>
            <w:sz w:val="24"/>
            <w:szCs w:val="24"/>
          </w:rPr>
          <w:t xml:space="preserve"> cycles</w:t>
        </w:r>
      </w:ins>
      <w:ins w:author="Janiszewski,Lara" w:date="2026-04-22T10:30:53.776Z" w16du:dateUtc="2026-04-22T10:30:53.776Z" w:id="1486580151">
        <w:r w:rsidRPr="412D8FD9" w:rsidR="5BB3B90D">
          <w:rPr>
            <w:rFonts w:ascii="Times New Roman" w:hAnsi="Times New Roman" w:eastAsia="Aptos" w:cs="Times New Roman"/>
            <w:sz w:val="24"/>
            <w:szCs w:val="24"/>
          </w:rPr>
          <w:t xml:space="preserve"> </w:t>
        </w:r>
        <w:r w:rsidRPr="412D8FD9" w:rsidR="5BB3B90D">
          <w:rPr>
            <w:rFonts w:ascii="Times New Roman" w:hAnsi="Times New Roman" w:eastAsia="Aptos" w:cs="Times New Roman"/>
            <w:sz w:val="24"/>
            <w:szCs w:val="24"/>
          </w:rPr>
          <w:t>produce</w:t>
        </w:r>
      </w:ins>
      <w:ins w:author="Janiszewski,Lara" w:date="2026-04-22T10:36:40.096Z" w16du:dateUtc="2026-04-22T10:36:40.096Z" w:id="1213733349">
        <w:r w:rsidRPr="412D8FD9" w:rsidR="5ACF425A">
          <w:rPr>
            <w:rFonts w:ascii="Times New Roman" w:hAnsi="Times New Roman" w:eastAsia="Aptos" w:cs="Times New Roman"/>
            <w:sz w:val="24"/>
            <w:szCs w:val="24"/>
          </w:rPr>
          <w:t xml:space="preserve">d </w:t>
        </w:r>
        <w:r w:rsidRPr="412D8FD9" w:rsidR="5ACF425A">
          <w:rPr>
            <w:rFonts w:ascii="Times New Roman" w:hAnsi="Times New Roman" w:eastAsia="Aptos" w:cs="Times New Roman"/>
            <w:sz w:val="24"/>
            <w:szCs w:val="24"/>
          </w:rPr>
          <w:t>additional</w:t>
        </w:r>
      </w:ins>
      <w:ins w:author="Janiszewski,Lara" w:date="2026-04-22T10:31:27.575Z" w16du:dateUtc="2026-04-22T10:31:27.575Z" w:id="1411269903">
        <w:r w:rsidRPr="412D8FD9" w:rsidR="5BB3B90D">
          <w:rPr>
            <w:rFonts w:ascii="Times New Roman" w:hAnsi="Times New Roman" w:eastAsia="Aptos" w:cs="Times New Roman"/>
            <w:sz w:val="24"/>
            <w:szCs w:val="24"/>
          </w:rPr>
          <w:t xml:space="preserve"> off target </w:t>
        </w:r>
        <w:r w:rsidRPr="412D8FD9" w:rsidR="5BB3B90D">
          <w:rPr>
            <w:rFonts w:ascii="Times New Roman" w:hAnsi="Times New Roman" w:eastAsia="Aptos" w:cs="Times New Roman"/>
            <w:sz w:val="24"/>
            <w:szCs w:val="24"/>
          </w:rPr>
          <w:t>amplification</w:t>
        </w:r>
      </w:ins>
      <w:ins w:author="Janiszewski,Lara" w:date="2026-04-22T11:02:31.631Z" w16du:dateUtc="2026-04-22T11:02:31.631Z" w:id="1646356005">
        <w:r w:rsidRPr="412D8FD9" w:rsidR="4AF11603">
          <w:rPr>
            <w:rFonts w:ascii="Times New Roman" w:hAnsi="Times New Roman" w:eastAsia="Aptos" w:cs="Times New Roman"/>
            <w:sz w:val="24"/>
            <w:szCs w:val="24"/>
          </w:rPr>
          <w:t>,</w:t>
        </w:r>
        <w:r w:rsidRPr="412D8FD9" w:rsidR="4AF11603">
          <w:rPr>
            <w:rFonts w:ascii="Times New Roman" w:hAnsi="Times New Roman" w:eastAsia="Aptos" w:cs="Times New Roman"/>
            <w:sz w:val="24"/>
            <w:szCs w:val="24"/>
          </w:rPr>
          <w:t xml:space="preserve"> so l</w:t>
        </w:r>
      </w:ins>
      <w:ins w:author="Janiszewski,Lara" w:date="2026-04-22T10:31:59.982Z" w16du:dateUtc="2026-04-22T10:31:59.982Z" w:id="461560911">
        <w:r w:rsidRPr="412D8FD9" w:rsidR="5AAEA254">
          <w:rPr>
            <w:rFonts w:ascii="Times New Roman" w:hAnsi="Times New Roman" w:eastAsia="Aptos" w:cs="Times New Roman"/>
            <w:sz w:val="24"/>
            <w:szCs w:val="24"/>
          </w:rPr>
          <w:t xml:space="preserve">ibraries amplified for 20 </w:t>
        </w:r>
      </w:ins>
      <w:ins w:author="Janiszewski,Lara" w:date="2026-04-22T10:32:40.029Z" w16du:dateUtc="2026-04-22T10:32:40.029Z" w:id="425480325">
        <w:r w:rsidRPr="412D8FD9" w:rsidR="5AAEA254">
          <w:rPr>
            <w:rFonts w:ascii="Times New Roman" w:hAnsi="Times New Roman" w:eastAsia="Aptos" w:cs="Times New Roman"/>
            <w:sz w:val="24"/>
            <w:szCs w:val="24"/>
          </w:rPr>
          <w:t xml:space="preserve">cycles were subsequently sequenced. </w:t>
        </w:r>
      </w:ins>
      <w:commentRangeEnd w:id="381564230"/>
      <w:r>
        <w:rPr>
          <w:rStyle w:val="CommentReference"/>
        </w:rPr>
        <w:commentReference w:id="381564230"/>
      </w:r>
    </w:p>
    <w:p w:rsidR="7CEC6DC2" w:rsidP="412D8FD9" w:rsidRDefault="7CEC6DC2" w14:paraId="5646175C" w14:textId="7CE54C06">
      <w:pPr>
        <w:pStyle w:val="Normal"/>
        <w:spacing w:after="0" w:line="480" w:lineRule="auto"/>
        <w:rPr>
          <w:ins w:author="Janiszewski,Lara" w:date="2026-04-22T10:53:48.669Z" w16du:dateUtc="2026-04-22T10:53:48.669Z" w:id="1245890503"/>
        </w:rPr>
      </w:pPr>
      <w:ins w:author="Janiszewski,Lara" w:date="2026-04-22T10:53:28.794Z" w16du:dateUtc="2026-04-22T10:53:28.794Z" w:id="858993972">
        <w:r w:rsidR="7CEC6DC2">
          <w:drawing>
            <wp:inline wp14:editId="01565C58" wp14:anchorId="491DAF49">
              <wp:extent cx="5943600" cy="1419225"/>
              <wp:effectExtent l="0" t="0" r="0" b="0"/>
              <wp:docPr id="3347980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4798052" name="Picture 334798052"/>
                      <pic:cNvPicPr/>
                    </pic:nvPicPr>
                    <pic:blipFill>
                      <a:blip xmlns:r="http://schemas.openxmlformats.org/officeDocument/2006/relationships" r:embed="rId661269529">
                        <a:extLst>
                          <a:ext uri="{28A0092B-C50C-407E-A947-70E740481C1C}">
                            <a14:useLocalDpi xmlns:a14="http://schemas.microsoft.com/office/drawing/2010/main"/>
                          </a:ext>
                        </a:extLst>
                      </a:blip>
                      <a:stretch>
                        <a:fillRect/>
                      </a:stretch>
                    </pic:blipFill>
                    <pic:spPr>
                      <a:xfrm>
                        <a:off x="0" y="0"/>
                        <a:ext cx="5943600" cy="1419225"/>
                      </a:xfrm>
                      <a:prstGeom prst="rect">
                        <a:avLst/>
                      </a:prstGeom>
                    </pic:spPr>
                  </pic:pic>
                </a:graphicData>
              </a:graphic>
            </wp:inline>
          </w:drawing>
        </w:r>
      </w:ins>
    </w:p>
    <w:p w:rsidR="7CEC6DC2" w:rsidP="412D8FD9" w:rsidRDefault="7CEC6DC2" w14:paraId="2902512A" w14:textId="09966770">
      <w:pPr>
        <w:pStyle w:val="Normal"/>
        <w:spacing w:after="0" w:line="480" w:lineRule="auto"/>
      </w:pPr>
      <w:ins w:author="Janiszewski,Lara" w:date="2026-04-22T10:53:58.266Z" w16du:dateUtc="2026-04-22T10:53:58.266Z" w:id="1522292655">
        <w:r w:rsidR="7CEC6DC2">
          <w:t>Figure 1</w:t>
        </w:r>
      </w:ins>
      <w:ins w:author="Janiszewski,Lara" w:date="2026-04-22T10:54:32.749Z" w16du:dateUtc="2026-04-22T10:54:32.749Z" w:id="362061545">
        <w:r w:rsidR="7CEC6DC2">
          <w:t>: Histogram of amplicon sequence</w:t>
        </w:r>
      </w:ins>
      <w:ins w:author="Janiszewski,Lara" w:date="2026-04-22T10:55:58.737Z" w16du:dateUtc="2026-04-22T10:55:58.737Z" w:id="2060115371">
        <w:r w:rsidR="37252250">
          <w:t xml:space="preserve"> sizes</w:t>
        </w:r>
      </w:ins>
      <w:ins w:author="Janiszewski,Lara" w:date="2026-04-22T10:56:22.701Z" w16du:dateUtc="2026-04-22T10:56:22.701Z" w:id="933630514">
        <w:r w:rsidR="37252250">
          <w:t xml:space="preserve"> (IDT)</w:t>
        </w:r>
      </w:ins>
    </w:p>
    <w:p w:rsidRPr="00EB3EB7" w:rsidR="002D085C" w:rsidP="00A63F7B" w:rsidRDefault="002D085C" w14:paraId="1E116A00" w14:textId="1203FBA6">
      <w:pPr>
        <w:pStyle w:val="ListParagraph"/>
        <w:numPr>
          <w:ilvl w:val="1"/>
          <w:numId w:val="3"/>
        </w:numPr>
        <w:spacing w:after="0" w:line="480" w:lineRule="auto"/>
        <w:rPr>
          <w:rFonts w:ascii="Times New Roman" w:hAnsi="Times New Roman" w:cs="Times New Roman"/>
          <w:b/>
          <w:bCs/>
          <w:sz w:val="24"/>
          <w:szCs w:val="24"/>
        </w:rPr>
      </w:pPr>
      <w:r w:rsidRPr="00EB3EB7">
        <w:rPr>
          <w:rFonts w:ascii="Times New Roman" w:hAnsi="Times New Roman" w:cs="Times New Roman"/>
          <w:b/>
          <w:bCs/>
          <w:sz w:val="24"/>
          <w:szCs w:val="24"/>
        </w:rPr>
        <w:t xml:space="preserve"> FASt analysis of biodegradation</w:t>
      </w:r>
      <w:r w:rsidR="007974E6">
        <w:rPr>
          <w:rFonts w:ascii="Times New Roman" w:hAnsi="Times New Roman" w:cs="Times New Roman"/>
          <w:b/>
          <w:bCs/>
          <w:sz w:val="24"/>
          <w:szCs w:val="24"/>
        </w:rPr>
        <w:t xml:space="preserve"> bioreactors</w:t>
      </w:r>
    </w:p>
    <w:p w:rsidRPr="00EB3EB7" w:rsidR="002D085C" w:rsidP="00A63F7B" w:rsidRDefault="305AF1BF" w14:paraId="67505932" w14:textId="67B2589A">
      <w:pPr>
        <w:spacing w:after="0" w:line="480" w:lineRule="auto"/>
        <w:rPr>
          <w:rFonts w:ascii="Times New Roman" w:hAnsi="Times New Roman" w:eastAsia="Aptos" w:cs="Times New Roman"/>
          <w:sz w:val="24"/>
          <w:szCs w:val="24"/>
        </w:rPr>
      </w:pPr>
      <w:r w:rsidRPr="412D8FD9" w:rsidR="305AF1BF">
        <w:rPr>
          <w:rFonts w:ascii="Times New Roman" w:hAnsi="Times New Roman" w:eastAsia="Aptos" w:cs="Times New Roman"/>
          <w:sz w:val="24"/>
          <w:szCs w:val="24"/>
        </w:rPr>
        <w:t xml:space="preserve">DNA </w:t>
      </w:r>
      <w:r w:rsidRPr="412D8FD9" w:rsidR="4333ACA7">
        <w:rPr>
          <w:rFonts w:ascii="Times New Roman" w:hAnsi="Times New Roman" w:eastAsia="Aptos" w:cs="Times New Roman"/>
          <w:sz w:val="24"/>
          <w:szCs w:val="24"/>
        </w:rPr>
        <w:t>was</w:t>
      </w:r>
      <w:r w:rsidRPr="412D8FD9" w:rsidR="305AF1BF">
        <w:rPr>
          <w:rFonts w:ascii="Times New Roman" w:hAnsi="Times New Roman" w:eastAsia="Aptos" w:cs="Times New Roman"/>
          <w:sz w:val="24"/>
          <w:szCs w:val="24"/>
        </w:rPr>
        <w:t xml:space="preserve"> extracted using </w:t>
      </w:r>
      <w:r w:rsidRPr="412D8FD9" w:rsidR="305AF1BF">
        <w:rPr>
          <w:rFonts w:ascii="Times New Roman" w:hAnsi="Times New Roman" w:eastAsia="Aptos" w:cs="Times New Roman"/>
          <w:sz w:val="24"/>
          <w:szCs w:val="24"/>
        </w:rPr>
        <w:t>ZymoBIOMICS</w:t>
      </w:r>
      <w:r w:rsidRPr="412D8FD9" w:rsidR="305AF1BF">
        <w:rPr>
          <w:rFonts w:ascii="Times New Roman" w:hAnsi="Times New Roman" w:eastAsia="Aptos" w:cs="Times New Roman"/>
          <w:sz w:val="24"/>
          <w:szCs w:val="24"/>
        </w:rPr>
        <w:t xml:space="preserve"> </w:t>
      </w:r>
      <w:r w:rsidRPr="412D8FD9" w:rsidR="2571DF62">
        <w:rPr>
          <w:rFonts w:ascii="Times New Roman" w:hAnsi="Times New Roman" w:eastAsia="Aptos" w:cs="Times New Roman"/>
          <w:i w:val="1"/>
          <w:iCs w:val="1"/>
          <w:sz w:val="24"/>
          <w:szCs w:val="24"/>
        </w:rPr>
        <w:t>Quick</w:t>
      </w:r>
      <w:r w:rsidRPr="412D8FD9" w:rsidR="2571DF62">
        <w:rPr>
          <w:rFonts w:ascii="Times New Roman" w:hAnsi="Times New Roman" w:eastAsia="Aptos" w:cs="Times New Roman"/>
          <w:sz w:val="24"/>
          <w:szCs w:val="24"/>
        </w:rPr>
        <w:t>-DNA/RNA Miniprep kits</w:t>
      </w:r>
      <w:r w:rsidRPr="412D8FD9" w:rsidR="426D2BB1">
        <w:rPr>
          <w:rFonts w:ascii="Times New Roman" w:hAnsi="Times New Roman" w:eastAsia="Aptos" w:cs="Times New Roman"/>
          <w:sz w:val="24"/>
          <w:szCs w:val="24"/>
        </w:rPr>
        <w:t xml:space="preserve"> and processed using I</w:t>
      </w:r>
      <w:r w:rsidRPr="412D8FD9" w:rsidR="13B9C654">
        <w:rPr>
          <w:rFonts w:ascii="Times New Roman" w:hAnsi="Times New Roman" w:eastAsia="Aptos" w:cs="Times New Roman"/>
          <w:sz w:val="24"/>
          <w:szCs w:val="24"/>
        </w:rPr>
        <w:t>DT’s</w:t>
      </w:r>
      <w:r w:rsidRPr="412D8FD9" w:rsidR="305AF1BF">
        <w:rPr>
          <w:rFonts w:ascii="Times New Roman" w:hAnsi="Times New Roman" w:eastAsia="Aptos" w:cs="Times New Roman"/>
          <w:sz w:val="24"/>
          <w:szCs w:val="24"/>
        </w:rPr>
        <w:t xml:space="preserve"> </w:t>
      </w:r>
      <w:r w:rsidRPr="412D8FD9" w:rsidR="305AF1BF">
        <w:rPr>
          <w:rFonts w:ascii="Times New Roman" w:hAnsi="Times New Roman" w:eastAsia="Aptos" w:cs="Times New Roman"/>
          <w:sz w:val="24"/>
          <w:szCs w:val="24"/>
        </w:rPr>
        <w:t>RhAmpSeq</w:t>
      </w:r>
      <w:r w:rsidRPr="412D8FD9" w:rsidR="305AF1BF">
        <w:rPr>
          <w:rFonts w:ascii="Times New Roman" w:hAnsi="Times New Roman" w:eastAsia="Aptos" w:cs="Times New Roman"/>
          <w:sz w:val="24"/>
          <w:szCs w:val="24"/>
        </w:rPr>
        <w:t xml:space="preserve"> </w:t>
      </w:r>
      <w:r w:rsidRPr="412D8FD9" w:rsidR="6C6C46A2">
        <w:rPr>
          <w:rFonts w:ascii="Times New Roman" w:hAnsi="Times New Roman" w:eastAsia="Aptos" w:cs="Times New Roman"/>
          <w:sz w:val="24"/>
          <w:szCs w:val="24"/>
        </w:rPr>
        <w:t xml:space="preserve">library preparation </w:t>
      </w:r>
      <w:r w:rsidRPr="412D8FD9" w:rsidR="78C80642">
        <w:rPr>
          <w:rFonts w:ascii="Times New Roman" w:hAnsi="Times New Roman" w:eastAsia="Aptos" w:cs="Times New Roman"/>
          <w:sz w:val="24"/>
          <w:szCs w:val="24"/>
        </w:rPr>
        <w:t>protocol</w:t>
      </w:r>
      <w:r w:rsidRPr="412D8FD9" w:rsidR="7227FC4B">
        <w:rPr>
          <w:rFonts w:ascii="Times New Roman" w:hAnsi="Times New Roman" w:eastAsia="Aptos" w:cs="Times New Roman"/>
          <w:sz w:val="24"/>
          <w:szCs w:val="24"/>
        </w:rPr>
        <w:t xml:space="preserve"> (document ID NGS-10122-PR 03/2019)</w:t>
      </w:r>
      <w:r w:rsidRPr="412D8FD9" w:rsidR="7B5DDAF2">
        <w:rPr>
          <w:rFonts w:ascii="Times New Roman" w:hAnsi="Times New Roman" w:eastAsia="Aptos" w:cs="Times New Roman"/>
          <w:sz w:val="24"/>
          <w:szCs w:val="24"/>
        </w:rPr>
        <w:t>.</w:t>
      </w:r>
      <w:r w:rsidRPr="412D8FD9" w:rsidR="78C80642">
        <w:rPr>
          <w:rFonts w:ascii="Times New Roman" w:hAnsi="Times New Roman" w:eastAsia="Aptos" w:cs="Times New Roman"/>
          <w:sz w:val="24"/>
          <w:szCs w:val="24"/>
        </w:rPr>
        <w:t xml:space="preserve"> </w:t>
      </w:r>
      <w:commentRangeStart w:id="255"/>
      <w:del w:author="Janiszewski,Lara" w:date="2026-04-22T10:24:23.817Z" w16du:dateUtc="2026-04-22T10:24:23.817Z" w:id="312424199">
        <w:r w:rsidRPr="412D8FD9" w:rsidDel="4B57BB20">
          <w:rPr>
            <w:rFonts w:ascii="Times New Roman" w:hAnsi="Times New Roman" w:eastAsia="Aptos" w:cs="Times New Roman"/>
            <w:sz w:val="24"/>
            <w:szCs w:val="24"/>
          </w:rPr>
          <w:delText xml:space="preserve">Targeted </w:delText>
        </w:r>
        <w:r w:rsidRPr="412D8FD9" w:rsidDel="4B57BB20">
          <w:rPr>
            <w:rFonts w:ascii="Times New Roman" w:hAnsi="Times New Roman" w:eastAsia="Aptos" w:cs="Times New Roman"/>
            <w:sz w:val="24"/>
            <w:szCs w:val="24"/>
          </w:rPr>
          <w:delText>rhAmp</w:delText>
        </w:r>
        <w:r w:rsidRPr="412D8FD9" w:rsidDel="4B57BB20">
          <w:rPr>
            <w:rFonts w:ascii="Times New Roman" w:hAnsi="Times New Roman" w:eastAsia="Aptos" w:cs="Times New Roman"/>
            <w:sz w:val="24"/>
            <w:szCs w:val="24"/>
          </w:rPr>
          <w:delText xml:space="preserve"> PCR using our primer pools </w:delText>
        </w:r>
        <w:r w:rsidRPr="412D8FD9" w:rsidDel="5582CF77">
          <w:rPr>
            <w:rFonts w:ascii="Times New Roman" w:hAnsi="Times New Roman" w:eastAsia="Aptos" w:cs="Times New Roman"/>
            <w:sz w:val="24"/>
            <w:szCs w:val="24"/>
          </w:rPr>
          <w:delText xml:space="preserve">was </w:delText>
        </w:r>
        <w:r w:rsidRPr="412D8FD9" w:rsidDel="5A3C395E">
          <w:rPr>
            <w:rFonts w:ascii="Times New Roman" w:hAnsi="Times New Roman" w:eastAsia="Aptos" w:cs="Times New Roman"/>
            <w:sz w:val="24"/>
            <w:szCs w:val="24"/>
          </w:rPr>
          <w:delText>optimized</w:delText>
        </w:r>
        <w:r w:rsidRPr="412D8FD9" w:rsidDel="5582CF77">
          <w:rPr>
            <w:rFonts w:ascii="Times New Roman" w:hAnsi="Times New Roman" w:eastAsia="Aptos" w:cs="Times New Roman"/>
            <w:sz w:val="24"/>
            <w:szCs w:val="24"/>
          </w:rPr>
          <w:delText xml:space="preserve"> to</w:delText>
        </w:r>
        <w:r w:rsidRPr="412D8FD9" w:rsidDel="305AF1BF">
          <w:rPr>
            <w:rFonts w:ascii="Times New Roman" w:hAnsi="Times New Roman" w:eastAsia="Aptos" w:cs="Times New Roman"/>
            <w:sz w:val="24"/>
            <w:szCs w:val="24"/>
          </w:rPr>
          <w:delText xml:space="preserve"> </w:delText>
        </w:r>
        <w:r w:rsidRPr="412D8FD9" w:rsidDel="41DFB5A3">
          <w:rPr>
            <w:rFonts w:ascii="Times New Roman" w:hAnsi="Times New Roman" w:eastAsia="Aptos" w:cs="Times New Roman"/>
            <w:sz w:val="24"/>
            <w:szCs w:val="24"/>
          </w:rPr>
          <w:delText xml:space="preserve">include </w:delText>
        </w:r>
        <w:r w:rsidRPr="412D8FD9" w:rsidDel="305AF1BF">
          <w:rPr>
            <w:rFonts w:ascii="Times New Roman" w:hAnsi="Times New Roman" w:eastAsia="Aptos" w:cs="Times New Roman"/>
            <w:sz w:val="24"/>
            <w:szCs w:val="24"/>
          </w:rPr>
          <w:delText xml:space="preserve">20 cycles of amplification. </w:delText>
        </w:r>
      </w:del>
      <w:commentRangeEnd w:id="255"/>
      <w:r>
        <w:rPr>
          <w:rStyle w:val="CommentReference"/>
        </w:rPr>
        <w:commentReference w:id="255"/>
      </w:r>
      <w:r w:rsidRPr="412D8FD9" w:rsidR="6C3D0860">
        <w:rPr>
          <w:rFonts w:ascii="Times New Roman" w:hAnsi="Times New Roman" w:eastAsia="Aptos" w:cs="Times New Roman"/>
          <w:sz w:val="24"/>
          <w:szCs w:val="24"/>
        </w:rPr>
        <w:t>Extracted</w:t>
      </w:r>
      <w:r w:rsidRPr="412D8FD9" w:rsidR="2977475E">
        <w:rPr>
          <w:rFonts w:ascii="Times New Roman" w:hAnsi="Times New Roman" w:eastAsia="Aptos" w:cs="Times New Roman"/>
          <w:sz w:val="24"/>
          <w:szCs w:val="24"/>
        </w:rPr>
        <w:t xml:space="preserve"> DNA concentrations were all less than 10 ng/</w:t>
      </w:r>
      <w:r w:rsidRPr="412D8FD9" w:rsidR="7E5FB883">
        <w:rPr>
          <w:rFonts w:ascii="Times New Roman" w:hAnsi="Times New Roman" w:eastAsia="Aptos" w:cs="Times New Roman"/>
          <w:sz w:val="24"/>
          <w:szCs w:val="24"/>
        </w:rPr>
        <w:t>µL</w:t>
      </w:r>
      <w:r w:rsidRPr="412D8FD9" w:rsidR="64264A6F">
        <w:rPr>
          <w:rFonts w:ascii="Times New Roman" w:hAnsi="Times New Roman" w:eastAsia="Aptos" w:cs="Times New Roman"/>
          <w:sz w:val="24"/>
          <w:szCs w:val="24"/>
        </w:rPr>
        <w:t>, so none were diluted prior to amplification. Per the protocol, 11µL of DNA was added to each reaction</w:t>
      </w:r>
      <w:r w:rsidRPr="412D8FD9" w:rsidR="20DD9D14">
        <w:rPr>
          <w:rFonts w:ascii="Times New Roman" w:hAnsi="Times New Roman" w:eastAsia="Aptos" w:cs="Times New Roman"/>
          <w:sz w:val="24"/>
          <w:szCs w:val="24"/>
        </w:rPr>
        <w:t>, resulting in an average of 55</w:t>
      </w:r>
      <w:r w:rsidRPr="412D8FD9" w:rsidR="64264A6F">
        <w:rPr>
          <w:rFonts w:ascii="Times New Roman" w:hAnsi="Times New Roman" w:eastAsia="Aptos" w:cs="Times New Roman"/>
          <w:sz w:val="24"/>
          <w:szCs w:val="24"/>
        </w:rPr>
        <w:t xml:space="preserve"> </w:t>
      </w:r>
      <w:r w:rsidRPr="412D8FD9" w:rsidR="20DD9D14">
        <w:rPr>
          <w:rFonts w:ascii="Times New Roman" w:hAnsi="Times New Roman" w:eastAsia="Aptos" w:cs="Times New Roman"/>
          <w:sz w:val="24"/>
          <w:szCs w:val="24"/>
        </w:rPr>
        <w:t>ng DNA per</w:t>
      </w:r>
      <w:r w:rsidRPr="412D8FD9" w:rsidR="64264A6F">
        <w:rPr>
          <w:rFonts w:ascii="Times New Roman" w:hAnsi="Times New Roman" w:eastAsia="Aptos" w:cs="Times New Roman"/>
          <w:sz w:val="24"/>
          <w:szCs w:val="24"/>
        </w:rPr>
        <w:t xml:space="preserve"> </w:t>
      </w:r>
      <w:r w:rsidRPr="412D8FD9" w:rsidR="6E063AC7">
        <w:rPr>
          <w:rFonts w:ascii="Times New Roman" w:hAnsi="Times New Roman" w:eastAsia="Aptos" w:cs="Times New Roman"/>
          <w:sz w:val="24"/>
          <w:szCs w:val="24"/>
        </w:rPr>
        <w:t>reaction</w:t>
      </w:r>
      <w:r w:rsidRPr="412D8FD9" w:rsidR="6E063AC7">
        <w:rPr>
          <w:rFonts w:ascii="Times New Roman" w:hAnsi="Times New Roman" w:eastAsia="Aptos" w:cs="Times New Roman"/>
          <w:sz w:val="24"/>
          <w:szCs w:val="24"/>
        </w:rPr>
        <w:t>.</w:t>
      </w:r>
      <w:r w:rsidRPr="412D8FD9" w:rsidR="64264A6F">
        <w:rPr>
          <w:rFonts w:ascii="Times New Roman" w:hAnsi="Times New Roman" w:eastAsia="Aptos" w:cs="Times New Roman"/>
          <w:sz w:val="24"/>
          <w:szCs w:val="24"/>
        </w:rPr>
        <w:t xml:space="preserve"> </w:t>
      </w:r>
      <w:r w:rsidRPr="412D8FD9" w:rsidR="2977475E">
        <w:rPr>
          <w:rFonts w:ascii="Times New Roman" w:hAnsi="Times New Roman" w:eastAsia="Aptos" w:cs="Times New Roman"/>
          <w:sz w:val="24"/>
          <w:szCs w:val="24"/>
        </w:rPr>
        <w:t xml:space="preserve"> </w:t>
      </w:r>
      <w:r w:rsidRPr="412D8FD9" w:rsidR="58A09F87">
        <w:rPr>
          <w:rFonts w:ascii="Times New Roman" w:hAnsi="Times New Roman" w:eastAsia="Aptos" w:cs="Times New Roman"/>
          <w:sz w:val="24"/>
          <w:szCs w:val="24"/>
        </w:rPr>
        <w:t xml:space="preserve">PCR cleanup steps </w:t>
      </w:r>
      <w:r w:rsidRPr="412D8FD9" w:rsidR="58A09F87">
        <w:rPr>
          <w:rFonts w:ascii="Times New Roman" w:hAnsi="Times New Roman" w:eastAsia="Aptos" w:cs="Times New Roman"/>
          <w:sz w:val="24"/>
          <w:szCs w:val="24"/>
        </w:rPr>
        <w:t>used</w:t>
      </w:r>
      <w:r w:rsidRPr="412D8FD9" w:rsidR="58A09F87">
        <w:rPr>
          <w:rFonts w:ascii="Times New Roman" w:hAnsi="Times New Roman" w:eastAsia="Aptos" w:cs="Times New Roman"/>
          <w:sz w:val="24"/>
          <w:szCs w:val="24"/>
        </w:rPr>
        <w:t xml:space="preserve"> </w:t>
      </w:r>
      <w:r w:rsidRPr="412D8FD9" w:rsidR="58A09F87">
        <w:rPr>
          <w:rFonts w:ascii="Times New Roman" w:hAnsi="Times New Roman" w:eastAsia="Aptos" w:cs="Times New Roman"/>
          <w:sz w:val="24"/>
          <w:szCs w:val="24"/>
        </w:rPr>
        <w:t>Agencourt</w:t>
      </w:r>
      <w:r w:rsidRPr="412D8FD9" w:rsidR="58A09F87">
        <w:rPr>
          <w:rFonts w:ascii="Times New Roman" w:hAnsi="Times New Roman" w:eastAsia="Aptos" w:cs="Times New Roman"/>
          <w:sz w:val="24"/>
          <w:szCs w:val="24"/>
        </w:rPr>
        <w:t xml:space="preserve"> </w:t>
      </w:r>
      <w:r w:rsidRPr="412D8FD9" w:rsidR="58A09F87">
        <w:rPr>
          <w:rFonts w:ascii="Times New Roman" w:hAnsi="Times New Roman" w:eastAsia="Aptos" w:cs="Times New Roman"/>
          <w:sz w:val="24"/>
          <w:szCs w:val="24"/>
        </w:rPr>
        <w:t>Ampure</w:t>
      </w:r>
      <w:r w:rsidRPr="412D8FD9" w:rsidR="58A09F87">
        <w:rPr>
          <w:rFonts w:ascii="Times New Roman" w:hAnsi="Times New Roman" w:eastAsia="Aptos" w:cs="Times New Roman"/>
          <w:sz w:val="24"/>
          <w:szCs w:val="24"/>
        </w:rPr>
        <w:t xml:space="preserve"> XP Beads</w:t>
      </w:r>
      <w:r w:rsidRPr="412D8FD9" w:rsidR="3CA3849D">
        <w:rPr>
          <w:rFonts w:ascii="Times New Roman" w:hAnsi="Times New Roman" w:eastAsia="Aptos" w:cs="Times New Roman"/>
          <w:sz w:val="24"/>
          <w:szCs w:val="24"/>
        </w:rPr>
        <w:t xml:space="preserve">. </w:t>
      </w:r>
      <w:r w:rsidRPr="412D8FD9" w:rsidR="305AF1BF">
        <w:rPr>
          <w:rFonts w:ascii="Times New Roman" w:hAnsi="Times New Roman" w:eastAsia="Aptos" w:cs="Times New Roman"/>
          <w:sz w:val="24"/>
          <w:szCs w:val="24"/>
        </w:rPr>
        <w:t>Unique dual</w:t>
      </w:r>
      <w:r w:rsidRPr="412D8FD9" w:rsidR="5CB2C8C9">
        <w:rPr>
          <w:rFonts w:ascii="Times New Roman" w:hAnsi="Times New Roman" w:eastAsia="Aptos" w:cs="Times New Roman"/>
          <w:sz w:val="24"/>
          <w:szCs w:val="24"/>
        </w:rPr>
        <w:t xml:space="preserve"> i5/i7</w:t>
      </w:r>
      <w:r w:rsidRPr="412D8FD9" w:rsidR="305AF1BF">
        <w:rPr>
          <w:rFonts w:ascii="Times New Roman" w:hAnsi="Times New Roman" w:eastAsia="Aptos" w:cs="Times New Roman"/>
          <w:sz w:val="24"/>
          <w:szCs w:val="24"/>
        </w:rPr>
        <w:t xml:space="preserve"> indices</w:t>
      </w:r>
      <w:r w:rsidRPr="412D8FD9" w:rsidR="30486848">
        <w:rPr>
          <w:rFonts w:ascii="Times New Roman" w:hAnsi="Times New Roman" w:eastAsia="Aptos" w:cs="Times New Roman"/>
          <w:sz w:val="24"/>
          <w:szCs w:val="24"/>
        </w:rPr>
        <w:t xml:space="preserve"> (IDT)</w:t>
      </w:r>
      <w:r w:rsidRPr="412D8FD9" w:rsidR="305AF1BF">
        <w:rPr>
          <w:rFonts w:ascii="Times New Roman" w:hAnsi="Times New Roman" w:eastAsia="Aptos" w:cs="Times New Roman"/>
          <w:sz w:val="24"/>
          <w:szCs w:val="24"/>
        </w:rPr>
        <w:t xml:space="preserve"> were added to each sample, and samples were pooled </w:t>
      </w:r>
      <w:r w:rsidRPr="412D8FD9" w:rsidR="004D846D">
        <w:rPr>
          <w:rFonts w:ascii="Times New Roman" w:hAnsi="Times New Roman" w:eastAsia="Aptos" w:cs="Times New Roman"/>
          <w:sz w:val="24"/>
          <w:szCs w:val="24"/>
        </w:rPr>
        <w:t>such that all assays were at the same concentration</w:t>
      </w:r>
      <w:r w:rsidRPr="412D8FD9" w:rsidR="27C30255">
        <w:rPr>
          <w:rFonts w:ascii="Times New Roman" w:hAnsi="Times New Roman" w:eastAsia="Aptos" w:cs="Times New Roman"/>
          <w:sz w:val="24"/>
          <w:szCs w:val="24"/>
        </w:rPr>
        <w:t>.</w:t>
      </w:r>
      <w:r w:rsidRPr="412D8FD9" w:rsidR="264386EB">
        <w:rPr>
          <w:rFonts w:ascii="Times New Roman" w:hAnsi="Times New Roman" w:eastAsia="Aptos" w:cs="Times New Roman"/>
          <w:sz w:val="24"/>
          <w:szCs w:val="24"/>
        </w:rPr>
        <w:t xml:space="preserve"> Samples were sequenced at the CSU Veterinary Diagnostic Laboratory using </w:t>
      </w:r>
      <w:r w:rsidRPr="412D8FD9" w:rsidR="02810F29">
        <w:rPr>
          <w:rFonts w:ascii="Times New Roman" w:hAnsi="Times New Roman" w:eastAsia="Aptos" w:cs="Times New Roman"/>
          <w:sz w:val="24"/>
          <w:szCs w:val="24"/>
        </w:rPr>
        <w:t xml:space="preserve">a </w:t>
      </w:r>
      <w:r w:rsidRPr="412D8FD9" w:rsidR="02810F29">
        <w:rPr>
          <w:rFonts w:ascii="Times New Roman" w:hAnsi="Times New Roman" w:eastAsia="Aptos" w:cs="Times New Roman"/>
          <w:sz w:val="24"/>
          <w:szCs w:val="24"/>
        </w:rPr>
        <w:t>MiSeq</w:t>
      </w:r>
      <w:r w:rsidRPr="412D8FD9" w:rsidR="02810F29">
        <w:rPr>
          <w:rFonts w:ascii="Times New Roman" w:hAnsi="Times New Roman" w:eastAsia="Aptos" w:cs="Times New Roman"/>
          <w:sz w:val="24"/>
          <w:szCs w:val="24"/>
        </w:rPr>
        <w:t xml:space="preserve"> v2 300 flow cell. </w:t>
      </w:r>
      <w:r w:rsidRPr="412D8FD9" w:rsidR="5D243699">
        <w:rPr>
          <w:rFonts w:ascii="Times New Roman" w:hAnsi="Times New Roman" w:eastAsia="Aptos" w:cs="Times New Roman"/>
          <w:sz w:val="24"/>
          <w:szCs w:val="24"/>
        </w:rPr>
        <w:t xml:space="preserve">The cell was used as 2x150 for paired end </w:t>
      </w:r>
      <w:commentRangeStart w:id="256"/>
      <w:r w:rsidRPr="412D8FD9" w:rsidR="5D243699">
        <w:rPr>
          <w:rFonts w:ascii="Times New Roman" w:hAnsi="Times New Roman" w:eastAsia="Aptos" w:cs="Times New Roman"/>
          <w:sz w:val="24"/>
          <w:szCs w:val="24"/>
        </w:rPr>
        <w:t>reads</w:t>
      </w:r>
      <w:commentRangeEnd w:id="256"/>
      <w:r>
        <w:rPr>
          <w:rStyle w:val="CommentReference"/>
        </w:rPr>
        <w:commentReference w:id="256"/>
      </w:r>
      <w:r w:rsidRPr="412D8FD9" w:rsidR="5D243699">
        <w:rPr>
          <w:rFonts w:ascii="Times New Roman" w:hAnsi="Times New Roman" w:eastAsia="Aptos" w:cs="Times New Roman"/>
          <w:sz w:val="24"/>
          <w:szCs w:val="24"/>
        </w:rPr>
        <w:t>.</w:t>
      </w:r>
    </w:p>
    <w:p w:rsidRPr="00EB3EB7" w:rsidR="6E44B044" w:rsidP="00065FEC" w:rsidRDefault="0267E9AC" w14:paraId="5916F61E" w14:textId="2B9B181A">
      <w:pPr>
        <w:spacing w:after="0" w:line="480" w:lineRule="auto"/>
        <w:ind w:firstLine="720"/>
        <w:rPr>
          <w:rFonts w:ascii="Times New Roman" w:hAnsi="Times New Roman" w:eastAsia="Aptos" w:cs="Times New Roman"/>
          <w:sz w:val="24"/>
          <w:szCs w:val="24"/>
        </w:rPr>
      </w:pPr>
      <w:r w:rsidRPr="412D8FD9" w:rsidR="0267E9AC">
        <w:rPr>
          <w:rFonts w:ascii="Times New Roman" w:hAnsi="Times New Roman" w:eastAsia="Aptos" w:cs="Times New Roman"/>
          <w:sz w:val="24"/>
          <w:szCs w:val="24"/>
        </w:rPr>
        <w:t>Within a Qiime2/2024.2_amplicon</w:t>
      </w:r>
      <w:r w:rsidRPr="412D8FD9">
        <w:rPr>
          <w:rFonts w:ascii="Times New Roman" w:hAnsi="Times New Roman" w:eastAsia="Aptos" w:cs="Times New Roman"/>
          <w:sz w:val="24"/>
          <w:szCs w:val="24"/>
        </w:rPr>
        <w:fldChar w:fldCharType="begin"/>
      </w:r>
      <w:r w:rsidRPr="412D8FD9">
        <w:rPr>
          <w:rFonts w:ascii="Times New Roman" w:hAnsi="Times New Roman" w:eastAsia="Aptos" w:cs="Times New Roman"/>
          <w:sz w:val="24"/>
          <w:szCs w:val="24"/>
        </w:rPr>
        <w:instrText xml:space="preserve"> ADDIN ZOTERO_ITEM CSL_CITATION {"citationID":"8P8AZMbz","properties":{"formattedCitation":"\\super 19\\nosupersub{}","plainCitation":"19","noteIndex":0},"citationItems":[{"id":1139,"uris":["http://zotero.org/users/14268208/items/WPRTMXNA"],"itemData":{"id":1139,"type":"article-journal","container-title":"Nature Biotechnology","DOI":"10.1038/s41587-019-0209-9","ISSN":"1546-1696","issue":"8","journalAbbreviation":"Nat Biotechnol","language":"en","license":"2019 The Author(s), under exclusive licence to Springer Nature America, Inc.","note":"publisher: Nature Publishing Group","page":"852-857","source":"www.nature.com","title":"Reproducible, interactive, scalable and extensible microbiome data science using QIIME 2","volume":"37","author":[{"family":"Bolyen","given":"Evan"},{"family":"Rideout","given":"Jai Ram"},{"family":"Dillon","given":"Matthew R."},{"family":"Bokulich","given":"Nicholas A."},{"family":"Abnet","given":"Christian C."},{"family":"Al-Ghalith","given":"Gabriel A."},{"family":"Alexander","given":"Harriet"},{"family":"Alm","given":"Eric J."},{"family":"Arumugam","given":"Manimozhiyan"},{"family":"Asnicar","given":"Francesco"},{"family":"Bai","given":"Yang"},{"family":"Bisanz","given":"Jordan E."},{"family":"Bittinger","given":"Kyle"},{"family":"Brejnrod","given":"Asker"},{"family":"Brislawn","given":"Colin J."},{"family":"Brown","given":"C. Titus"},{"family":"Callahan","given":"Benjamin J."},{"family":"Caraballo-Rodríguez","given":"Andrés Mauricio"},{"family":"Chase","given":"John"},{"family":"Cope","given":"Emily K."},{"family":"Da Silva","given":"Ricardo"},{"family":"Diener","given":"Christian"},{"family":"Dorrestein","given":"Pieter C."},{"family":"Douglas","given":"Gavin M."},{"family":"Durall","given":"Daniel M."},{"family":"Duvallet","given":"Claire"},{"family":"Edwardson","given":"Christian F."},{"family":"Ernst","given":"Madeleine"},{"family":"Estaki","given":"Mehrbod"},{"family":"Fouquier","given":"Jennifer"},{"family":"Gauglitz","given":"Julia M."},{"family":"Gibbons","given":"Sean M."},{"family":"Gibson","given":"Deanna L."},{"family":"Gonzalez","given":"Antonio"},{"family":"Gorlick","given":"Kestrel"},{"family":"Guo","given":"Jiarong"},{"family":"Hillmann","given":"Benjamin"},{"family":"Holmes","given":"Susan"},{"family":"Holste","given":"Hannes"},{"family":"Huttenhower","given":"Curtis"},{"family":"Huttley","given":"Gavin A."},{"family":"Janssen","given":"Stefan"},{"family":"Jarmusch","given":"Alan K."},{"family":"Jiang","given":"Lingjing"},{"family":"Kaehler","given":"Benjamin D."},{"family":"Kang","given":"Kyo Bin"},{"family":"Keefe","given":"Christopher R."},{"family":"Keim","given":"Paul"},{"family":"Kelley","given":"Scott T."},{"family":"Knights","given":"Dan"},{"family":"Koester","given":"Irina"},{"family":"Kosciolek","given":"Tomasz"},{"family":"Kreps","given":"Jorden"},{"family":"Langille","given":"Morgan G. I."},{"family":"Lee","given":"Joslynn"},{"family":"Ley","given":"Ruth"},{"family":"Liu","given":"Yong-Xin"},{"family":"Loftfield","given":"Erikka"},{"family":"Lozupone","given":"Catherine"},{"family":"Maher","given":"Massoud"},{"family":"Marotz","given":"Clarisse"},{"family":"Martin","given":"Bryan D."},{"family":"McDonald","given":"Daniel"},{"family":"McIver","given":"Lauren J."},{"family":"Melnik","given":"Alexey V."},{"family":"Metcalf","given":"Jessica L."},{"family":"Morgan","given":"Sydney C."},{"family":"Morton","given":"Jamie T."},{"family":"Naimey","given":"Ahmad Turan"},{"family":"Navas-Molina","given":"Jose A."},{"family":"Nothias","given":"Louis Felix"},{"family":"Orchanian","given":"Stephanie B."},{"family":"Pearson","given":"Talima"},{"family":"Peoples","given":"Samuel L."},{"family":"Petras","given":"Daniel"},{"family":"Preuss","given":"Mary Lai"},{"family":"Pruesse","given":"Elmar"},{"family":"Rasmussen","given":"Lasse Buur"},{"family":"Rivers","given":"Adam"},{"family":"Robeson","given":"Michael S."},{"family":"Rosenthal","given":"Patrick"},{"family":"Segata","given":"Nicola"},{"family":"Shaffer","given":"Michael"},{"family":"Shiffer","given":"Arron"},{"family":"Sinha","given":"Rashmi"},{"family":"Song","given":"Se Jin"},{"family":"Spear","given":"John R."},{"family":"Swafford","given":"Austin D."},{"family":"Thompson","given":"Luke R."},{"family":"Torres","given":"Pedro J."},{"family":"Trinh","given":"Pauline"},{"family":"Tripathi","given":"Anupriya"},{"family":"Turnbaugh","given":"Peter J."},{"family":"Ul-Hasan","given":"Sabah"},{"family":"Hooft","given":"Justin J. J.","non-dropping-particle":"van der"},{"family":"Vargas","given":"Fernando"},{"family":"Vázquez-Baeza","given":"Yoshiki"},{"family":"Vogtmann","given":"Emily"},{"family":"Hippel","given":"Max","non-dropping-particle":"von"},{"family":"Walters","given":"William"},{"family":"Wan","given":"Yunhu"},{"family":"Wang","given":"Mingxun"},{"family":"Warren","given":"Jonathan"},{"family":"Weber","given":"Kyle C."},{"family":"Williamson","given":"Charles H. D."},{"family":"Willis","given":"Amy D."},{"family":"Xu","given":"Zhenjiang Zech"},{"family":"Zaneveld","given":"Jesse R."},{"family":"Zhang","given":"Yilong"},{"family":"Zhu","given":"Qiyun"},{"family":"Knight","given":"Rob"},{"family":"Caporaso","given":"J. Gregory"}],"issued":{"date-parts":[["2019",8]]}}}],"schema":"https://github.com/citation-style-language/schema/raw/master/csl-citation.json"} </w:instrText>
      </w:r>
      <w:r w:rsidRPr="412D8FD9">
        <w:rPr>
          <w:rFonts w:ascii="Times New Roman" w:hAnsi="Times New Roman" w:eastAsia="Aptos" w:cs="Times New Roman"/>
          <w:sz w:val="24"/>
          <w:szCs w:val="24"/>
        </w:rPr>
        <w:fldChar w:fldCharType="separate"/>
      </w:r>
      <w:r w:rsidRPr="412D8FD9" w:rsidR="0267E9AC">
        <w:rPr>
          <w:rFonts w:ascii="Times New Roman" w:hAnsi="Times New Roman" w:cs="Times New Roman"/>
          <w:sz w:val="24"/>
          <w:szCs w:val="24"/>
          <w:vertAlign w:val="superscript"/>
        </w:rPr>
        <w:t>19</w:t>
      </w:r>
      <w:r w:rsidRPr="412D8FD9">
        <w:rPr>
          <w:rFonts w:ascii="Times New Roman" w:hAnsi="Times New Roman" w:eastAsia="Aptos" w:cs="Times New Roman"/>
          <w:sz w:val="24"/>
          <w:szCs w:val="24"/>
        </w:rPr>
        <w:fldChar w:fldCharType="end"/>
      </w:r>
      <w:r w:rsidRPr="412D8FD9" w:rsidR="0267E9AC">
        <w:rPr>
          <w:rFonts w:ascii="Times New Roman" w:hAnsi="Times New Roman" w:eastAsia="Aptos" w:cs="Times New Roman"/>
          <w:sz w:val="24"/>
          <w:szCs w:val="24"/>
        </w:rPr>
        <w:t xml:space="preserve"> environment</w:t>
      </w:r>
      <w:r w:rsidRPr="412D8FD9" w:rsidR="7D175A31">
        <w:rPr>
          <w:rFonts w:ascii="Times New Roman" w:hAnsi="Times New Roman" w:eastAsia="Aptos" w:cs="Times New Roman"/>
          <w:sz w:val="24"/>
          <w:szCs w:val="24"/>
        </w:rPr>
        <w:t>,</w:t>
      </w:r>
      <w:r w:rsidRPr="412D8FD9" w:rsidR="0267E9AC">
        <w:rPr>
          <w:rFonts w:ascii="Times New Roman" w:hAnsi="Times New Roman" w:eastAsia="Aptos" w:cs="Times New Roman"/>
          <w:sz w:val="24"/>
          <w:szCs w:val="24"/>
        </w:rPr>
        <w:t xml:space="preserve"> data </w:t>
      </w:r>
      <w:r w:rsidRPr="412D8FD9" w:rsidR="195436F0">
        <w:rPr>
          <w:rFonts w:ascii="Times New Roman" w:hAnsi="Times New Roman" w:eastAsia="Aptos" w:cs="Times New Roman"/>
          <w:sz w:val="24"/>
          <w:szCs w:val="24"/>
        </w:rPr>
        <w:t>w</w:t>
      </w:r>
      <w:r w:rsidRPr="412D8FD9" w:rsidR="378EF07D">
        <w:rPr>
          <w:rFonts w:ascii="Times New Roman" w:hAnsi="Times New Roman" w:eastAsia="Aptos" w:cs="Times New Roman"/>
          <w:sz w:val="24"/>
          <w:szCs w:val="24"/>
        </w:rPr>
        <w:t>ere</w:t>
      </w:r>
      <w:r w:rsidRPr="412D8FD9" w:rsidR="195436F0">
        <w:rPr>
          <w:rFonts w:ascii="Times New Roman" w:hAnsi="Times New Roman" w:eastAsia="Aptos" w:cs="Times New Roman"/>
          <w:sz w:val="24"/>
          <w:szCs w:val="24"/>
        </w:rPr>
        <w:t xml:space="preserve"> denoised</w:t>
      </w:r>
      <w:r w:rsidRPr="412D8FD9" w:rsidR="7E0F5EC8">
        <w:rPr>
          <w:rFonts w:ascii="Times New Roman" w:hAnsi="Times New Roman" w:eastAsia="Aptos" w:cs="Times New Roman"/>
          <w:sz w:val="24"/>
          <w:szCs w:val="24"/>
        </w:rPr>
        <w:t>, filtered</w:t>
      </w:r>
      <w:r w:rsidRPr="412D8FD9" w:rsidR="680A0508">
        <w:rPr>
          <w:rFonts w:ascii="Times New Roman" w:hAnsi="Times New Roman" w:eastAsia="Aptos" w:cs="Times New Roman"/>
          <w:sz w:val="24"/>
          <w:szCs w:val="24"/>
        </w:rPr>
        <w:t xml:space="preserve">, and </w:t>
      </w:r>
      <w:r w:rsidRPr="412D8FD9" w:rsidR="27EF0DE7">
        <w:rPr>
          <w:rFonts w:ascii="Times New Roman" w:hAnsi="Times New Roman" w:eastAsia="Aptos" w:cs="Times New Roman"/>
          <w:sz w:val="24"/>
          <w:szCs w:val="24"/>
        </w:rPr>
        <w:t>truncated</w:t>
      </w:r>
      <w:r w:rsidRPr="412D8FD9" w:rsidR="2509A760">
        <w:rPr>
          <w:rFonts w:ascii="Times New Roman" w:hAnsi="Times New Roman" w:eastAsia="Aptos" w:cs="Times New Roman"/>
          <w:sz w:val="24"/>
          <w:szCs w:val="24"/>
        </w:rPr>
        <w:t xml:space="preserve"> </w:t>
      </w:r>
      <w:r w:rsidRPr="412D8FD9" w:rsidR="1E0AEFD3">
        <w:rPr>
          <w:rFonts w:ascii="Times New Roman" w:hAnsi="Times New Roman" w:eastAsia="Aptos" w:cs="Times New Roman"/>
          <w:sz w:val="24"/>
          <w:szCs w:val="24"/>
        </w:rPr>
        <w:t>using Dada2</w:t>
      </w:r>
      <w:r w:rsidRPr="412D8FD9">
        <w:rPr>
          <w:rFonts w:ascii="Times New Roman" w:hAnsi="Times New Roman" w:eastAsia="Aptos" w:cs="Times New Roman"/>
          <w:sz w:val="24"/>
          <w:szCs w:val="24"/>
        </w:rPr>
        <w:fldChar w:fldCharType="begin"/>
      </w:r>
      <w:r w:rsidRPr="412D8FD9">
        <w:rPr>
          <w:rFonts w:ascii="Times New Roman" w:hAnsi="Times New Roman" w:eastAsia="Aptos" w:cs="Times New Roman"/>
          <w:sz w:val="24"/>
          <w:szCs w:val="24"/>
        </w:rPr>
        <w:instrText xml:space="preserve"> ADDIN ZOTERO_ITEM CSL_CITATION {"citationID":"7wuPYEak","properties":{"formattedCitation":"\\super 18\\nosupersub{}","plainCitation":"18","noteIndex":0},"citationItems":[{"id":1137,"uris":["http://zotero.org/users/14268208/items/2GS5WI5I"],"itemData":{"id":1137,"type":"article-journal","abstract":"DADA2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Inc.","note":"publisher: Nature Publishing Group","page":"581-583","source":"www.nature.com","title":"DADA2: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rsidRPr="412D8FD9">
        <w:rPr>
          <w:rFonts w:ascii="Times New Roman" w:hAnsi="Times New Roman" w:eastAsia="Aptos" w:cs="Times New Roman"/>
          <w:sz w:val="24"/>
          <w:szCs w:val="24"/>
        </w:rPr>
        <w:fldChar w:fldCharType="separate"/>
      </w:r>
      <w:r w:rsidRPr="412D8FD9" w:rsidR="13DA8856">
        <w:rPr>
          <w:rFonts w:ascii="Times New Roman" w:hAnsi="Times New Roman" w:cs="Times New Roman"/>
          <w:sz w:val="24"/>
          <w:szCs w:val="24"/>
          <w:vertAlign w:val="superscript"/>
        </w:rPr>
        <w:t>18</w:t>
      </w:r>
      <w:r w:rsidRPr="412D8FD9">
        <w:rPr>
          <w:rFonts w:ascii="Times New Roman" w:hAnsi="Times New Roman" w:eastAsia="Aptos" w:cs="Times New Roman"/>
          <w:sz w:val="24"/>
          <w:szCs w:val="24"/>
        </w:rPr>
        <w:fldChar w:fldCharType="end"/>
      </w:r>
      <w:r w:rsidRPr="412D8FD9">
        <w:rPr>
          <w:rFonts w:ascii="Times New Roman" w:hAnsi="Times New Roman" w:eastAsia="Aptos" w:cs="Times New Roman"/>
          <w:sz w:val="24"/>
          <w:szCs w:val="24"/>
        </w:rPr>
        <w:fldChar w:fldCharType="begin"/>
      </w:r>
      <w:r w:rsidRPr="412D8FD9">
        <w:rPr>
          <w:rFonts w:ascii="Times New Roman" w:hAnsi="Times New Roman" w:eastAsia="Aptos" w:cs="Times New Roman"/>
          <w:sz w:val="24"/>
          <w:szCs w:val="24"/>
        </w:rPr>
        <w:instrText xml:space="preserve"> ADDIN ZOTERO_ITEM CSL_CITATION {"citationID":"8P8AZMbz","properties":{"formattedCitation":"\\super 19\\nosupersub{}","plainCitation":"19","noteIndex":0},"citationItems":[{"id":1139,"uris":["http://zotero.org/users/14268208/items/WPRTMXNA"],"itemData":{"id":1139,"type":"article-journal","container-title":"Nature Biotechnology","DOI":"10.1038/s41587-019-0209-9","ISSN":"1546-1696","issue":"8","journalAbbreviation":"Nat Biotechnol","language":"en","license":"2019 The Author(s), under exclusive licence to Springer Nature America, Inc.","note":"publisher: Nature Publishing Group","page":"852-857","source":"www.nature.com","title":"Reproducible, interactive, scalable and extensible microbiome data science using QIIME 2","volume":"37","author":[{"family":"Bolyen","given":"Evan"},{"family":"Rideout","given":"Jai Ram"},{"family":"Dillon","given":"Matthew R."},{"family":"Bokulich","given":"Nicholas A."},{"family":"Abnet","given":"Christian C."},{"family":"Al-Ghalith","given":"Gabriel A."},{"family":"Alexander","given":"Harriet"},{"family":"Alm","given":"Eric J."},{"family":"Arumugam","given":"Manimozhiyan"},{"family":"Asnicar","given":"Francesco"},{"family":"Bai","given":"Yang"},{"family":"Bisanz","given":"Jordan E."},{"family":"Bittinger","given":"Kyle"},{"family":"Brejnrod","given":"Asker"},{"family":"Brislawn","given":"Colin J."},{"family":"Brown","given":"C. Titus"},{"family":"Callahan","given":"Benjamin J."},{"family":"Caraballo-Rodríguez","given":"Andrés Mauricio"},{"family":"Chase","given":"John"},{"family":"Cope","given":"Emily K."},{"family":"Da Silva","given":"Ricardo"},{"family":"Diener","given":"Christian"},{"family":"Dorrestein","given":"Pieter C."},{"family":"Douglas","given":"Gavin M."},{"family":"Durall","given":"Daniel M."},{"family":"Duvallet","given":"Claire"},{"family":"Edwardson","given":"Christian F."},{"family":"Ernst","given":"Madeleine"},{"family":"Estaki","given":"Mehrbod"},{"family":"Fouquier","given":"Jennifer"},{"family":"Gauglitz","given":"Julia M."},{"family":"Gibbons","given":"Sean M."},{"family":"Gibson","given":"Deanna L."},{"family":"Gonzalez","given":"Antonio"},{"family":"Gorlick","given":"Kestrel"},{"family":"Guo","given":"Jiarong"},{"family":"Hillmann","given":"Benjamin"},{"family":"Holmes","given":"Susan"},{"family":"Holste","given":"Hannes"},{"family":"Huttenhower","given":"Curtis"},{"family":"Huttley","given":"Gavin A."},{"family":"Janssen","given":"Stefan"},{"family":"Jarmusch","given":"Alan K."},{"family":"Jiang","given":"Lingjing"},{"family":"Kaehler","given":"Benjamin D."},{"family":"Kang","given":"Kyo Bin"},{"family":"Keefe","given":"Christopher R."},{"family":"Keim","given":"Paul"},{"family":"Kelley","given":"Scott T."},{"family":"Knights","given":"Dan"},{"family":"Koester","given":"Irina"},{"family":"Kosciolek","given":"Tomasz"},{"family":"Kreps","given":"Jorden"},{"family":"Langille","given":"Morgan G. I."},{"family":"Lee","given":"Joslynn"},{"family":"Ley","given":"Ruth"},{"family":"Liu","given":"Yong-Xin"},{"family":"Loftfield","given":"Erikka"},{"family":"Lozupone","given":"Catherine"},{"family":"Maher","given":"Massoud"},{"family":"Marotz","given":"Clarisse"},{"family":"Martin","given":"Bryan D."},{"family":"McDonald","given":"Daniel"},{"family":"McIver","given":"Lauren J."},{"family":"Melnik","given":"Alexey V."},{"family":"Metcalf","given":"Jessica L."},{"family":"Morgan","given":"Sydney C."},{"family":"Morton","given":"Jamie T."},{"family":"Naimey","given":"Ahmad Turan"},{"family":"Navas-Molina","given":"Jose A."},{"family":"Nothias","given":"Louis Felix"},{"family":"Orchanian","given":"Stephanie B."},{"family":"Pearson","given":"Talima"},{"family":"Peoples","given":"Samuel L."},{"family":"Petras","given":"Daniel"},{"family":"Preuss","given":"Mary Lai"},{"family":"Pruesse","given":"Elmar"},{"family":"Rasmussen","given":"Lasse Buur"},{"family":"Rivers","given":"Adam"},{"family":"Robeson","given":"Michael S."},{"family":"Rosenthal","given":"Patrick"},{"family":"Segata","given":"Nicola"},{"family":"Shaffer","given":"Michael"},{"family":"Shiffer","given":"Arron"},{"family":"Sinha","given":"Rashmi"},{"family":"Song","given":"Se Jin"},{"family":"Spear","given":"John R."},{"family":"Swafford","given":"Austin D."},{"family":"Thompson","given":"Luke R."},{"family":"Torres","given":"Pedro J."},{"family":"Trinh","given":"Pauline"},{"family":"Tripathi","given":"Anupriya"},{"family":"Turnbaugh","given":"Peter J."},{"family":"Ul-Hasan","given":"Sabah"},{"family":"Hooft","given":"Justin J. J.","non-dropping-particle":"van der"},{"family":"Vargas","given":"Fernando"},{"family":"Vázquez-Baeza","given":"Yoshiki"},{"family":"Vogtmann","given":"Emily"},{"family":"Hippel","given":"Max","non-dropping-particle":"von"},{"family":"Walters","given":"William"},{"family":"Wan","given":"Yunhu"},{"family":"Wang","given":"Mingxun"},{"family":"Warren","given":"Jonathan"},{"family":"Weber","given":"Kyle C."},{"family":"Williamson","given":"Charles H. D."},{"family":"Willis","given":"Amy D."},{"family":"Xu","given":"Zhenjiang Zech"},{"family":"Zaneveld","given":"Jesse R."},{"family":"Zhang","given":"Yilong"},{"family":"Zhu","given":"Qiyun"},{"family":"Knight","given":"Rob"},{"family":"Caporaso","given":"J. Gregory"}],"issued":{"date-parts":[["2019",8]]}}}],"schema":"https://github.com/citation-style-language/schema/raw/master/csl-citation.json"} </w:instrText>
      </w:r>
      <w:r w:rsidRPr="412D8FD9">
        <w:rPr>
          <w:rFonts w:ascii="Times New Roman" w:hAnsi="Times New Roman" w:eastAsia="Aptos" w:cs="Times New Roman"/>
          <w:sz w:val="24"/>
          <w:szCs w:val="24"/>
        </w:rPr>
        <w:fldChar w:fldCharType="separate"/>
      </w:r>
      <w:r w:rsidRPr="412D8FD9">
        <w:rPr>
          <w:rFonts w:ascii="Times New Roman" w:hAnsi="Times New Roman" w:eastAsia="Aptos" w:cs="Times New Roman"/>
          <w:sz w:val="24"/>
          <w:szCs w:val="24"/>
        </w:rPr>
        <w:fldChar w:fldCharType="end"/>
      </w:r>
      <w:r w:rsidRPr="412D8FD9" w:rsidR="242EDA0F">
        <w:rPr>
          <w:rFonts w:ascii="Times New Roman" w:hAnsi="Times New Roman" w:eastAsia="Aptos" w:cs="Times New Roman"/>
          <w:sz w:val="24"/>
          <w:szCs w:val="24"/>
        </w:rPr>
        <w:t xml:space="preserve">. </w:t>
      </w:r>
      <w:ins w:author="Janiszewski,Lara" w:date="2026-04-22T21:02:37.129Z" w16du:dateUtc="2026-04-22T21:02:37.129Z" w:id="1397789130">
        <w:r w:rsidRPr="412D8FD9" w:rsidR="6A98AB04">
          <w:rPr>
            <w:rFonts w:ascii="Times New Roman" w:hAnsi="Times New Roman" w:eastAsia="Aptos" w:cs="Times New Roman"/>
            <w:sz w:val="24"/>
            <w:szCs w:val="24"/>
          </w:rPr>
          <w:t xml:space="preserve">Taxa designations </w:t>
        </w:r>
        <w:r w:rsidRPr="412D8FD9" w:rsidR="6A98AB04">
          <w:rPr>
            <w:rFonts w:ascii="Times New Roman" w:hAnsi="Times New Roman" w:eastAsia="Aptos" w:cs="Times New Roman"/>
            <w:sz w:val="24"/>
            <w:szCs w:val="24"/>
          </w:rPr>
          <w:t>were</w:t>
        </w:r>
      </w:ins>
      <w:r w:rsidRPr="412D8FD9" w:rsidR="43B2E4EC">
        <w:rPr>
          <w:rFonts w:ascii="Times New Roman" w:hAnsi="Times New Roman" w:eastAsia="Aptos" w:cs="Times New Roman"/>
          <w:sz w:val="24"/>
          <w:szCs w:val="24"/>
        </w:rPr>
        <w:t>Redundancy</w:t>
      </w:r>
      <w:r w:rsidRPr="412D8FD9" w:rsidR="43B2E4EC">
        <w:rPr>
          <w:rFonts w:ascii="Times New Roman" w:hAnsi="Times New Roman" w:eastAsia="Aptos" w:cs="Times New Roman"/>
          <w:sz w:val="24"/>
          <w:szCs w:val="24"/>
        </w:rPr>
        <w:t xml:space="preserve"> analysis (RDA)</w:t>
      </w:r>
      <w:ins w:author="De Long,Susan" w:date="2026-02-24T13:01:00Z" w16du:dateUtc="2026-02-24T20:01:00Z" w:id="1509914443">
        <w:r w:rsidRPr="412D8FD9" w:rsidR="783D1B11">
          <w:rPr>
            <w:rFonts w:ascii="Times New Roman" w:hAnsi="Times New Roman" w:eastAsia="Aptos" w:cs="Times New Roman"/>
            <w:sz w:val="24"/>
            <w:szCs w:val="24"/>
          </w:rPr>
          <w:t xml:space="preserve"> </w:t>
        </w:r>
      </w:ins>
      <w:r w:rsidRPr="412D8FD9" w:rsidR="7D7FD37B">
        <w:rPr>
          <w:rFonts w:ascii="Times New Roman" w:hAnsi="Times New Roman" w:eastAsia="Aptos" w:cs="Times New Roman"/>
          <w:sz w:val="24"/>
          <w:szCs w:val="24"/>
        </w:rPr>
        <w:t>was used</w:t>
      </w:r>
      <w:r w:rsidRPr="412D8FD9" w:rsidR="7D7FD37B">
        <w:rPr>
          <w:rFonts w:ascii="Times New Roman" w:hAnsi="Times New Roman" w:eastAsia="Aptos" w:cs="Times New Roman"/>
          <w:sz w:val="24"/>
          <w:szCs w:val="24"/>
        </w:rPr>
        <w:t xml:space="preserve"> to model the effect of </w:t>
      </w:r>
      <w:r w:rsidRPr="412D8FD9" w:rsidR="59A6177A">
        <w:rPr>
          <w:rFonts w:ascii="Times New Roman" w:hAnsi="Times New Roman" w:eastAsia="Aptos" w:cs="Times New Roman"/>
          <w:sz w:val="24"/>
          <w:szCs w:val="24"/>
        </w:rPr>
        <w:t>our</w:t>
      </w:r>
      <w:r w:rsidRPr="412D8FD9" w:rsidR="7D7FD37B">
        <w:rPr>
          <w:rFonts w:ascii="Times New Roman" w:hAnsi="Times New Roman" w:eastAsia="Aptos" w:cs="Times New Roman"/>
          <w:sz w:val="24"/>
          <w:szCs w:val="24"/>
        </w:rPr>
        <w:t xml:space="preserve"> explanatory matrix</w:t>
      </w:r>
      <w:r w:rsidRPr="412D8FD9" w:rsidR="1E96066C">
        <w:rPr>
          <w:rFonts w:ascii="Times New Roman" w:hAnsi="Times New Roman" w:eastAsia="Aptos" w:cs="Times New Roman"/>
          <w:sz w:val="24"/>
          <w:szCs w:val="24"/>
        </w:rPr>
        <w:t xml:space="preserve">, </w:t>
      </w:r>
      <w:r w:rsidRPr="412D8FD9" w:rsidR="34C4D303">
        <w:rPr>
          <w:rFonts w:ascii="Times New Roman" w:hAnsi="Times New Roman" w:eastAsia="Aptos" w:cs="Times New Roman"/>
          <w:sz w:val="24"/>
          <w:szCs w:val="24"/>
        </w:rPr>
        <w:t>un</w:t>
      </w:r>
      <w:r w:rsidRPr="412D8FD9" w:rsidR="15A086F8">
        <w:rPr>
          <w:rFonts w:ascii="Times New Roman" w:hAnsi="Times New Roman" w:eastAsia="Aptos" w:cs="Times New Roman"/>
          <w:sz w:val="24"/>
          <w:szCs w:val="24"/>
        </w:rPr>
        <w:t xml:space="preserve">weighted </w:t>
      </w:r>
      <w:r w:rsidRPr="412D8FD9" w:rsidR="15A086F8">
        <w:rPr>
          <w:rFonts w:ascii="Times New Roman" w:hAnsi="Times New Roman" w:eastAsia="Aptos" w:cs="Times New Roman"/>
          <w:sz w:val="24"/>
          <w:szCs w:val="24"/>
        </w:rPr>
        <w:t>unifrac</w:t>
      </w:r>
      <w:r w:rsidRPr="412D8FD9" w:rsidR="15A086F8">
        <w:rPr>
          <w:rFonts w:ascii="Times New Roman" w:hAnsi="Times New Roman" w:eastAsia="Aptos" w:cs="Times New Roman"/>
          <w:sz w:val="24"/>
          <w:szCs w:val="24"/>
        </w:rPr>
        <w:t xml:space="preserve"> distances</w:t>
      </w:r>
      <w:r w:rsidRPr="412D8FD9" w:rsidR="6E671857">
        <w:rPr>
          <w:rFonts w:ascii="Times New Roman" w:hAnsi="Times New Roman" w:eastAsia="Aptos" w:cs="Times New Roman"/>
          <w:sz w:val="24"/>
          <w:szCs w:val="24"/>
        </w:rPr>
        <w:t>,</w:t>
      </w:r>
      <w:r w:rsidRPr="412D8FD9" w:rsidR="15A086F8">
        <w:rPr>
          <w:rFonts w:ascii="Times New Roman" w:hAnsi="Times New Roman" w:eastAsia="Aptos" w:cs="Times New Roman"/>
          <w:sz w:val="24"/>
          <w:szCs w:val="24"/>
        </w:rPr>
        <w:t xml:space="preserve"> on </w:t>
      </w:r>
      <w:r w:rsidRPr="412D8FD9" w:rsidR="5F5DD6FC">
        <w:rPr>
          <w:rFonts w:ascii="Times New Roman" w:hAnsi="Times New Roman" w:eastAsia="Aptos" w:cs="Times New Roman"/>
          <w:sz w:val="24"/>
          <w:szCs w:val="24"/>
        </w:rPr>
        <w:t>our</w:t>
      </w:r>
      <w:r w:rsidRPr="412D8FD9" w:rsidR="1008BB61">
        <w:rPr>
          <w:rFonts w:ascii="Times New Roman" w:hAnsi="Times New Roman" w:eastAsia="Aptos" w:cs="Times New Roman"/>
          <w:sz w:val="24"/>
          <w:szCs w:val="24"/>
        </w:rPr>
        <w:t xml:space="preserve"> response matrix</w:t>
      </w:r>
      <w:del w:author="Prenni,Jessica" w:date="2026-03-09T22:23:00Z" w16du:dateUtc="2026-03-09T22:23:53Z" w:id="1183541264">
        <w:r w:rsidRPr="412D8FD9" w:rsidDel="56C75744">
          <w:rPr>
            <w:rFonts w:ascii="Times New Roman" w:hAnsi="Times New Roman" w:eastAsia="Aptos" w:cs="Times New Roman"/>
            <w:sz w:val="24"/>
            <w:szCs w:val="24"/>
          </w:rPr>
          <w:delText>,</w:delText>
        </w:r>
        <w:r w:rsidRPr="412D8FD9" w:rsidDel="56C75744">
          <w:rPr>
            <w:rFonts w:ascii="Times New Roman" w:hAnsi="Times New Roman" w:eastAsia="Aptos" w:cs="Times New Roman"/>
            <w:sz w:val="24"/>
            <w:szCs w:val="24"/>
          </w:rPr>
          <w:delText xml:space="preserve"> drug</w:delText>
        </w:r>
      </w:del>
      <w:ins w:author="Prenni,Jessica" w:date="2026-03-09T22:23:00Z" w16du:dateUtc="2026-03-09T22:23:53Z" w:id="1263476450">
        <w:r w:rsidRPr="412D8FD9" w:rsidR="04E09DE6">
          <w:rPr>
            <w:rFonts w:ascii="Times New Roman" w:hAnsi="Times New Roman" w:eastAsia="Aptos" w:cs="Times New Roman"/>
            <w:sz w:val="24"/>
            <w:szCs w:val="24"/>
          </w:rPr>
          <w:t>, and</w:t>
        </w:r>
      </w:ins>
      <w:commentRangeStart w:id="260"/>
      <w:ins w:author="Prenni,Jessica" w:date="2026-03-09T22:23:00Z" w16du:dateUtc="2026-03-09T22:23:53Z" w:id="1672988662">
        <w:r w:rsidRPr="412D8FD9" w:rsidR="04E09DE6">
          <w:rPr>
            <w:rFonts w:ascii="Times New Roman" w:hAnsi="Times New Roman" w:eastAsia="Aptos" w:cs="Times New Roman"/>
            <w:sz w:val="24"/>
            <w:szCs w:val="24"/>
          </w:rPr>
          <w:t xml:space="preserve"> drug</w:t>
        </w:r>
      </w:ins>
      <w:commentRangeEnd w:id="260"/>
      <w:r>
        <w:rPr>
          <w:rStyle w:val="CommentReference"/>
        </w:rPr>
        <w:commentReference w:id="260"/>
      </w:r>
      <w:r w:rsidRPr="412D8FD9" w:rsidR="1008BB61">
        <w:rPr>
          <w:rFonts w:ascii="Times New Roman" w:hAnsi="Times New Roman" w:eastAsia="Aptos" w:cs="Times New Roman"/>
          <w:sz w:val="24"/>
          <w:szCs w:val="24"/>
        </w:rPr>
        <w:t xml:space="preserve"> degradation </w:t>
      </w:r>
      <w:commentRangeStart w:id="261"/>
      <w:r w:rsidRPr="412D8FD9" w:rsidR="1008BB61">
        <w:rPr>
          <w:rFonts w:ascii="Times New Roman" w:hAnsi="Times New Roman" w:eastAsia="Aptos" w:cs="Times New Roman"/>
          <w:sz w:val="24"/>
          <w:szCs w:val="24"/>
        </w:rPr>
        <w:t>data.</w:t>
      </w:r>
      <w:commentRangeEnd w:id="261"/>
      <w:r>
        <w:rPr>
          <w:rStyle w:val="CommentReference"/>
        </w:rPr>
        <w:commentReference w:id="261"/>
      </w:r>
      <w:r w:rsidRPr="412D8FD9" w:rsidR="1008BB61">
        <w:rPr>
          <w:rFonts w:ascii="Times New Roman" w:hAnsi="Times New Roman" w:eastAsia="Aptos" w:cs="Times New Roman"/>
          <w:sz w:val="24"/>
          <w:szCs w:val="24"/>
        </w:rPr>
        <w:t xml:space="preserve"> </w:t>
      </w:r>
      <w:r w:rsidRPr="412D8FD9" w:rsidR="5AD97897">
        <w:rPr>
          <w:rFonts w:ascii="Times New Roman" w:hAnsi="Times New Roman" w:eastAsia="Aptos" w:cs="Times New Roman"/>
          <w:sz w:val="24"/>
          <w:szCs w:val="24"/>
        </w:rPr>
        <w:t>T</w:t>
      </w:r>
      <w:r w:rsidRPr="412D8FD9" w:rsidR="6D039FFB">
        <w:rPr>
          <w:rFonts w:ascii="Times New Roman" w:hAnsi="Times New Roman" w:eastAsia="Aptos" w:cs="Times New Roman"/>
          <w:sz w:val="24"/>
          <w:szCs w:val="24"/>
        </w:rPr>
        <w:t>his is the reverse of a typical ecological RDA which u</w:t>
      </w:r>
      <w:r w:rsidRPr="412D8FD9" w:rsidR="7B4CEB80">
        <w:rPr>
          <w:rFonts w:ascii="Times New Roman" w:hAnsi="Times New Roman" w:eastAsia="Aptos" w:cs="Times New Roman"/>
          <w:sz w:val="24"/>
          <w:szCs w:val="24"/>
        </w:rPr>
        <w:t xml:space="preserve">ses </w:t>
      </w:r>
      <w:commentRangeStart w:id="262"/>
      <w:r w:rsidRPr="412D8FD9" w:rsidR="7B4CEB80">
        <w:rPr>
          <w:rFonts w:ascii="Times New Roman" w:hAnsi="Times New Roman" w:eastAsia="Aptos" w:cs="Times New Roman"/>
          <w:sz w:val="24"/>
          <w:szCs w:val="24"/>
        </w:rPr>
        <w:t xml:space="preserve">environmental data as the explanatory matrix and </w:t>
      </w:r>
      <w:commentRangeStart w:id="263"/>
      <w:r w:rsidRPr="412D8FD9" w:rsidR="17FA3DA3">
        <w:rPr>
          <w:rFonts w:ascii="Times New Roman" w:hAnsi="Times New Roman" w:eastAsia="Aptos" w:cs="Times New Roman"/>
          <w:sz w:val="24"/>
          <w:szCs w:val="24"/>
        </w:rPr>
        <w:t>primary</w:t>
      </w:r>
      <w:commentRangeEnd w:id="263"/>
      <w:r>
        <w:rPr>
          <w:rStyle w:val="CommentReference"/>
        </w:rPr>
        <w:commentReference w:id="263"/>
      </w:r>
      <w:r w:rsidRPr="412D8FD9" w:rsidR="17FA3DA3">
        <w:rPr>
          <w:rFonts w:ascii="Times New Roman" w:hAnsi="Times New Roman" w:eastAsia="Aptos" w:cs="Times New Roman"/>
          <w:sz w:val="24"/>
          <w:szCs w:val="24"/>
        </w:rPr>
        <w:t xml:space="preserve"> </w:t>
      </w:r>
      <w:r w:rsidRPr="412D8FD9" w:rsidR="17FA3DA3">
        <w:rPr>
          <w:rFonts w:ascii="Times New Roman" w:hAnsi="Times New Roman" w:eastAsia="Aptos" w:cs="Times New Roman"/>
          <w:sz w:val="24"/>
          <w:szCs w:val="24"/>
        </w:rPr>
        <w:t>component</w:t>
      </w:r>
      <w:r w:rsidRPr="412D8FD9" w:rsidR="17FA3DA3">
        <w:rPr>
          <w:rFonts w:ascii="Times New Roman" w:hAnsi="Times New Roman" w:eastAsia="Aptos" w:cs="Times New Roman"/>
          <w:sz w:val="24"/>
          <w:szCs w:val="24"/>
        </w:rPr>
        <w:t xml:space="preserve"> analysis data</w:t>
      </w:r>
      <w:r w:rsidRPr="412D8FD9" w:rsidR="460571A4">
        <w:rPr>
          <w:rFonts w:ascii="Times New Roman" w:hAnsi="Times New Roman" w:eastAsia="Aptos" w:cs="Times New Roman"/>
          <w:sz w:val="24"/>
          <w:szCs w:val="24"/>
        </w:rPr>
        <w:t xml:space="preserve"> as the response matrix</w:t>
      </w:r>
      <w:r w:rsidRPr="412D8FD9" w:rsidR="460571A4">
        <w:rPr>
          <w:rFonts w:ascii="Times New Roman" w:hAnsi="Times New Roman" w:eastAsia="Aptos" w:cs="Times New Roman"/>
          <w:sz w:val="24"/>
          <w:szCs w:val="24"/>
        </w:rPr>
        <w:t xml:space="preserve">. </w:t>
      </w:r>
      <w:commentRangeEnd w:id="262"/>
      <w:r>
        <w:rPr>
          <w:rStyle w:val="CommentReference"/>
        </w:rPr>
        <w:commentReference w:id="262"/>
      </w:r>
      <w:r w:rsidRPr="412D8FD9" w:rsidR="0A378A40">
        <w:rPr>
          <w:rFonts w:ascii="Times New Roman" w:hAnsi="Times New Roman" w:eastAsia="Aptos" w:cs="Times New Roman"/>
          <w:sz w:val="24"/>
          <w:szCs w:val="24"/>
        </w:rPr>
        <w:t xml:space="preserve"> </w:t>
      </w:r>
      <w:r w:rsidRPr="412D8FD9" w:rsidR="141B4C0D">
        <w:rPr>
          <w:rFonts w:ascii="Times New Roman" w:hAnsi="Times New Roman" w:eastAsia="Aptos" w:cs="Times New Roman"/>
          <w:sz w:val="24"/>
          <w:szCs w:val="24"/>
        </w:rPr>
        <w:t>Because we cannot have more explanatory variables than response variables,</w:t>
      </w:r>
      <w:commentRangeStart w:id="264"/>
      <w:r w:rsidRPr="412D8FD9" w:rsidR="141B4C0D">
        <w:rPr>
          <w:rFonts w:ascii="Times New Roman" w:hAnsi="Times New Roman" w:eastAsia="Aptos" w:cs="Times New Roman"/>
          <w:sz w:val="24"/>
          <w:szCs w:val="24"/>
        </w:rPr>
        <w:t xml:space="preserve"> </w:t>
      </w:r>
      <w:r w:rsidRPr="412D8FD9" w:rsidR="6AF43D2C">
        <w:rPr>
          <w:rFonts w:ascii="Times New Roman" w:hAnsi="Times New Roman" w:eastAsia="Aptos" w:cs="Times New Roman"/>
          <w:sz w:val="24"/>
          <w:szCs w:val="24"/>
        </w:rPr>
        <w:t xml:space="preserve">ASV abundance (total counts) and prevalence (number of samples it appears in) </w:t>
      </w:r>
      <w:r w:rsidRPr="412D8FD9" w:rsidR="4868D71C">
        <w:rPr>
          <w:rFonts w:ascii="Times New Roman" w:hAnsi="Times New Roman" w:eastAsia="Aptos" w:cs="Times New Roman"/>
          <w:sz w:val="24"/>
          <w:szCs w:val="24"/>
        </w:rPr>
        <w:t xml:space="preserve">were used </w:t>
      </w:r>
      <w:r w:rsidRPr="412D8FD9" w:rsidR="6AF43D2C">
        <w:rPr>
          <w:rFonts w:ascii="Times New Roman" w:hAnsi="Times New Roman" w:eastAsia="Aptos" w:cs="Times New Roman"/>
          <w:sz w:val="24"/>
          <w:szCs w:val="24"/>
        </w:rPr>
        <w:t xml:space="preserve">to </w:t>
      </w:r>
      <w:r w:rsidRPr="412D8FD9" w:rsidR="1FB5A632">
        <w:rPr>
          <w:rFonts w:ascii="Times New Roman" w:hAnsi="Times New Roman" w:eastAsia="Aptos" w:cs="Times New Roman"/>
          <w:sz w:val="24"/>
          <w:szCs w:val="24"/>
        </w:rPr>
        <w:t xml:space="preserve">choose </w:t>
      </w:r>
      <w:r w:rsidRPr="412D8FD9" w:rsidR="20BD1667">
        <w:rPr>
          <w:rFonts w:ascii="Times New Roman" w:hAnsi="Times New Roman" w:eastAsia="Aptos" w:cs="Times New Roman"/>
          <w:sz w:val="24"/>
          <w:szCs w:val="24"/>
        </w:rPr>
        <w:t xml:space="preserve">the </w:t>
      </w:r>
      <w:r w:rsidRPr="412D8FD9" w:rsidR="1FB5A632">
        <w:rPr>
          <w:rFonts w:ascii="Times New Roman" w:hAnsi="Times New Roman" w:eastAsia="Aptos" w:cs="Times New Roman"/>
          <w:sz w:val="24"/>
          <w:szCs w:val="24"/>
        </w:rPr>
        <w:t xml:space="preserve">25 top ASVs </w:t>
      </w:r>
      <w:r w:rsidRPr="412D8FD9" w:rsidR="04325E7F">
        <w:rPr>
          <w:rFonts w:ascii="Times New Roman" w:hAnsi="Times New Roman" w:eastAsia="Aptos" w:cs="Times New Roman"/>
          <w:sz w:val="24"/>
          <w:szCs w:val="24"/>
        </w:rPr>
        <w:t>as</w:t>
      </w:r>
      <w:r w:rsidRPr="412D8FD9" w:rsidR="7610F577">
        <w:rPr>
          <w:rFonts w:ascii="Times New Roman" w:hAnsi="Times New Roman" w:eastAsia="Aptos" w:cs="Times New Roman"/>
          <w:sz w:val="24"/>
          <w:szCs w:val="24"/>
        </w:rPr>
        <w:t xml:space="preserve"> </w:t>
      </w:r>
      <w:r w:rsidRPr="412D8FD9" w:rsidR="7BCDE16E">
        <w:rPr>
          <w:rFonts w:ascii="Times New Roman" w:hAnsi="Times New Roman" w:eastAsia="Aptos" w:cs="Times New Roman"/>
          <w:sz w:val="24"/>
          <w:szCs w:val="24"/>
        </w:rPr>
        <w:t>explanatory variables</w:t>
      </w:r>
      <w:commentRangeEnd w:id="264"/>
      <w:r>
        <w:rPr>
          <w:rStyle w:val="CommentReference"/>
        </w:rPr>
        <w:commentReference w:id="264"/>
      </w:r>
      <w:r w:rsidRPr="412D8FD9" w:rsidR="1FB5A632">
        <w:rPr>
          <w:rFonts w:ascii="Times New Roman" w:hAnsi="Times New Roman" w:eastAsia="Aptos" w:cs="Times New Roman"/>
          <w:sz w:val="24"/>
          <w:szCs w:val="24"/>
        </w:rPr>
        <w:t xml:space="preserve">. </w:t>
      </w:r>
      <w:commentRangeStart w:id="265"/>
      <w:r w:rsidRPr="412D8FD9" w:rsidR="5AC934AB">
        <w:rPr>
          <w:rFonts w:ascii="Times New Roman" w:hAnsi="Times New Roman" w:eastAsia="Aptos" w:cs="Times New Roman"/>
          <w:sz w:val="24"/>
          <w:szCs w:val="24"/>
        </w:rPr>
        <w:t>These taxa</w:t>
      </w:r>
      <w:r w:rsidRPr="412D8FD9" w:rsidR="5C3A4A7A">
        <w:rPr>
          <w:rFonts w:ascii="Times New Roman" w:hAnsi="Times New Roman" w:eastAsia="Aptos" w:cs="Times New Roman"/>
          <w:sz w:val="24"/>
          <w:szCs w:val="24"/>
        </w:rPr>
        <w:t xml:space="preserve"> counts</w:t>
      </w:r>
      <w:r w:rsidRPr="412D8FD9" w:rsidR="5AC934AB">
        <w:rPr>
          <w:rFonts w:ascii="Times New Roman" w:hAnsi="Times New Roman" w:eastAsia="Aptos" w:cs="Times New Roman"/>
          <w:sz w:val="24"/>
          <w:szCs w:val="24"/>
        </w:rPr>
        <w:t xml:space="preserve"> were </w:t>
      </w:r>
      <w:r w:rsidRPr="412D8FD9" w:rsidR="5A32797B">
        <w:rPr>
          <w:rFonts w:ascii="Times New Roman" w:hAnsi="Times New Roman" w:eastAsia="Aptos" w:cs="Times New Roman"/>
          <w:sz w:val="24"/>
          <w:szCs w:val="24"/>
        </w:rPr>
        <w:t>H</w:t>
      </w:r>
      <w:r w:rsidRPr="412D8FD9" w:rsidR="5AC934AB">
        <w:rPr>
          <w:rFonts w:ascii="Times New Roman" w:hAnsi="Times New Roman" w:eastAsia="Aptos" w:cs="Times New Roman"/>
          <w:sz w:val="24"/>
          <w:szCs w:val="24"/>
        </w:rPr>
        <w:t>ellinger transformed</w:t>
      </w:r>
      <w:r w:rsidRPr="412D8FD9" w:rsidR="608892D7">
        <w:rPr>
          <w:rFonts w:ascii="Times New Roman" w:hAnsi="Times New Roman" w:eastAsia="Aptos" w:cs="Times New Roman"/>
          <w:sz w:val="24"/>
          <w:szCs w:val="24"/>
        </w:rPr>
        <w:t xml:space="preserve"> to help linearize distances between samples and </w:t>
      </w:r>
      <w:r w:rsidRPr="412D8FD9" w:rsidR="7167399F">
        <w:rPr>
          <w:rFonts w:ascii="Times New Roman" w:hAnsi="Times New Roman" w:eastAsia="Aptos" w:cs="Times New Roman"/>
          <w:sz w:val="24"/>
          <w:szCs w:val="24"/>
        </w:rPr>
        <w:t xml:space="preserve">to </w:t>
      </w:r>
      <w:r w:rsidRPr="412D8FD9" w:rsidR="608892D7">
        <w:rPr>
          <w:rFonts w:ascii="Times New Roman" w:hAnsi="Times New Roman" w:eastAsia="Aptos" w:cs="Times New Roman"/>
          <w:sz w:val="24"/>
          <w:szCs w:val="24"/>
        </w:rPr>
        <w:t xml:space="preserve">reduce the impact of dominant </w:t>
      </w:r>
      <w:commentRangeEnd w:id="265"/>
      <w:r>
        <w:rPr>
          <w:rStyle w:val="CommentReference"/>
        </w:rPr>
        <w:commentReference w:id="265"/>
      </w:r>
      <w:commentRangeStart w:id="266"/>
      <w:r w:rsidRPr="412D8FD9" w:rsidR="608892D7">
        <w:rPr>
          <w:rFonts w:ascii="Times New Roman" w:hAnsi="Times New Roman" w:eastAsia="Aptos" w:cs="Times New Roman"/>
          <w:sz w:val="24"/>
          <w:szCs w:val="24"/>
        </w:rPr>
        <w:t>species</w:t>
      </w:r>
      <w:commentRangeEnd w:id="266"/>
      <w:r>
        <w:rPr>
          <w:rStyle w:val="CommentReference"/>
        </w:rPr>
        <w:commentReference w:id="266"/>
      </w:r>
      <w:r w:rsidRPr="412D8FD9" w:rsidR="608892D7">
        <w:rPr>
          <w:rFonts w:ascii="Times New Roman" w:hAnsi="Times New Roman" w:eastAsia="Aptos" w:cs="Times New Roman"/>
          <w:sz w:val="24"/>
          <w:szCs w:val="24"/>
        </w:rPr>
        <w:t xml:space="preserve">. </w:t>
      </w:r>
      <w:r w:rsidRPr="412D8FD9" w:rsidR="7C420A84">
        <w:rPr>
          <w:rFonts w:ascii="Times New Roman" w:hAnsi="Times New Roman" w:eastAsia="Aptos" w:cs="Times New Roman"/>
          <w:sz w:val="24"/>
          <w:szCs w:val="24"/>
        </w:rPr>
        <w:t>The final RDA model</w:t>
      </w:r>
      <w:r w:rsidRPr="412D8FD9" w:rsidR="3863EFE8">
        <w:rPr>
          <w:rFonts w:ascii="Times New Roman" w:hAnsi="Times New Roman" w:eastAsia="Aptos" w:cs="Times New Roman"/>
          <w:sz w:val="24"/>
          <w:szCs w:val="24"/>
        </w:rPr>
        <w:t xml:space="preserve"> </w:t>
      </w:r>
      <w:r w:rsidRPr="412D8FD9" w:rsidR="3863EFE8">
        <w:rPr>
          <w:rFonts w:ascii="Times New Roman" w:hAnsi="Times New Roman" w:eastAsia="Aptos" w:cs="Times New Roman"/>
          <w:sz w:val="24"/>
          <w:szCs w:val="24"/>
        </w:rPr>
        <w:t>additionally</w:t>
      </w:r>
      <w:r w:rsidRPr="412D8FD9" w:rsidR="7C420A84">
        <w:rPr>
          <w:rFonts w:ascii="Times New Roman" w:hAnsi="Times New Roman" w:eastAsia="Aptos" w:cs="Times New Roman"/>
          <w:sz w:val="24"/>
          <w:szCs w:val="24"/>
        </w:rPr>
        <w:t xml:space="preserve"> </w:t>
      </w:r>
      <w:ins w:author="Janiszewski,Lara" w:date="2026-04-22T21:04:20.255Z" w16du:dateUtc="2026-04-22T21:04:20.255Z" w:id="1050288408">
        <w:r w:rsidRPr="412D8FD9" w:rsidR="325365B9">
          <w:rPr>
            <w:rFonts w:ascii="Times New Roman" w:hAnsi="Times New Roman" w:eastAsia="Aptos" w:cs="Times New Roman"/>
            <w:sz w:val="24"/>
            <w:szCs w:val="24"/>
          </w:rPr>
          <w:t xml:space="preserve"> </w:t>
        </w:r>
      </w:ins>
      <w:ins w:author="Koslovsky,Matt" w:date="2026-02-27T20:17:00Z" w16du:dateUtc="2026-02-27T20:17:26Z" w:id="333053378">
        <w:r w:rsidRPr="412D8FD9" w:rsidR="0EF958F5">
          <w:rPr>
            <w:rFonts w:ascii="Times New Roman" w:hAnsi="Times New Roman" w:eastAsia="Aptos" w:cs="Times New Roman"/>
            <w:sz w:val="24"/>
            <w:szCs w:val="24"/>
          </w:rPr>
          <w:t>included</w:t>
        </w:r>
      </w:ins>
      <w:r w:rsidRPr="412D8FD9" w:rsidR="7C420A84">
        <w:rPr>
          <w:rFonts w:ascii="Times New Roman" w:hAnsi="Times New Roman" w:eastAsia="Aptos" w:cs="Times New Roman"/>
          <w:sz w:val="24"/>
          <w:szCs w:val="24"/>
        </w:rPr>
        <w:t xml:space="preserve"> time as a main effect </w:t>
      </w:r>
      <w:r w:rsidRPr="412D8FD9" w:rsidR="7C420A84">
        <w:rPr>
          <w:rFonts w:ascii="Times New Roman" w:hAnsi="Times New Roman" w:eastAsia="Aptos" w:cs="Times New Roman"/>
          <w:sz w:val="24"/>
          <w:szCs w:val="24"/>
        </w:rPr>
        <w:t xml:space="preserve">and </w:t>
      </w:r>
      <w:r w:rsidRPr="412D8FD9" w:rsidR="7C420A84">
        <w:rPr>
          <w:rFonts w:ascii="Times New Roman" w:hAnsi="Times New Roman" w:eastAsia="Aptos" w:cs="Times New Roman"/>
          <w:sz w:val="24"/>
          <w:szCs w:val="24"/>
        </w:rPr>
        <w:t xml:space="preserve"> reactor</w:t>
      </w:r>
      <w:r w:rsidRPr="412D8FD9" w:rsidR="7C420A84">
        <w:rPr>
          <w:rFonts w:ascii="Times New Roman" w:hAnsi="Times New Roman" w:eastAsia="Aptos" w:cs="Times New Roman"/>
          <w:sz w:val="24"/>
          <w:szCs w:val="24"/>
        </w:rPr>
        <w:t xml:space="preserve"> ID as a random effect to account for repeated measures. </w:t>
      </w:r>
      <w:r w:rsidRPr="412D8FD9" w:rsidR="364ACC31">
        <w:rPr>
          <w:rFonts w:ascii="Times New Roman" w:hAnsi="Times New Roman" w:eastAsia="Aptos" w:cs="Times New Roman"/>
          <w:sz w:val="24"/>
          <w:szCs w:val="24"/>
        </w:rPr>
        <w:t>See</w:t>
      </w:r>
      <w:r w:rsidRPr="412D8FD9" w:rsidR="364ACC31">
        <w:rPr>
          <w:rFonts w:ascii="Times New Roman" w:hAnsi="Times New Roman" w:eastAsia="Aptos" w:cs="Times New Roman"/>
          <w:sz w:val="24"/>
          <w:szCs w:val="24"/>
        </w:rPr>
        <w:t xml:space="preserve"> the provided R code for more details</w:t>
      </w:r>
      <w:r w:rsidRPr="412D8FD9" w:rsidR="7C420A84">
        <w:rPr>
          <w:rFonts w:ascii="Times New Roman" w:hAnsi="Times New Roman" w:eastAsia="Aptos" w:cs="Times New Roman"/>
          <w:sz w:val="24"/>
          <w:szCs w:val="24"/>
        </w:rPr>
        <w:t xml:space="preserve">. </w:t>
      </w:r>
    </w:p>
    <w:p w:rsidRPr="00EB3EB7" w:rsidR="00317F00" w:rsidP="00A63F7B" w:rsidRDefault="25575B66" w14:paraId="4A97A2E9" w14:textId="26889495">
      <w:pPr>
        <w:pStyle w:val="ListParagraph"/>
        <w:numPr>
          <w:ilvl w:val="0"/>
          <w:numId w:val="3"/>
        </w:numPr>
        <w:spacing w:after="0" w:line="480" w:lineRule="auto"/>
        <w:rPr>
          <w:rFonts w:ascii="Times New Roman" w:hAnsi="Times New Roman" w:cs="Times New Roman"/>
          <w:b/>
          <w:bCs/>
          <w:sz w:val="24"/>
          <w:szCs w:val="24"/>
        </w:rPr>
      </w:pPr>
      <w:r w:rsidRPr="00EB3EB7">
        <w:rPr>
          <w:rFonts w:ascii="Times New Roman" w:hAnsi="Times New Roman" w:cs="Times New Roman"/>
          <w:b/>
          <w:bCs/>
          <w:sz w:val="24"/>
          <w:szCs w:val="24"/>
        </w:rPr>
        <w:t xml:space="preserve">Results </w:t>
      </w:r>
    </w:p>
    <w:p w:rsidRPr="00EB3EB7" w:rsidR="002F3CAD" w:rsidP="00A63F7B" w:rsidRDefault="0C4F0B7E" w14:paraId="230887DB" w14:textId="5C09579F">
      <w:pPr>
        <w:pStyle w:val="ListParagraph"/>
        <w:numPr>
          <w:ilvl w:val="1"/>
          <w:numId w:val="3"/>
        </w:numPr>
        <w:spacing w:after="0" w:line="480" w:lineRule="auto"/>
        <w:rPr>
          <w:rFonts w:ascii="Times New Roman" w:hAnsi="Times New Roman" w:cs="Times New Roman"/>
          <w:b/>
          <w:bCs/>
          <w:sz w:val="24"/>
          <w:szCs w:val="24"/>
        </w:rPr>
      </w:pPr>
      <w:r w:rsidRPr="00EB3EB7">
        <w:rPr>
          <w:rFonts w:ascii="Times New Roman" w:hAnsi="Times New Roman" w:cs="Times New Roman"/>
          <w:b/>
          <w:bCs/>
          <w:sz w:val="24"/>
          <w:szCs w:val="24"/>
        </w:rPr>
        <w:t xml:space="preserve"> </w:t>
      </w:r>
      <w:r w:rsidRPr="00EB3EB7" w:rsidR="2ED093C5">
        <w:rPr>
          <w:rFonts w:ascii="Times New Roman" w:hAnsi="Times New Roman" w:cs="Times New Roman"/>
          <w:b/>
          <w:bCs/>
          <w:sz w:val="24"/>
          <w:szCs w:val="24"/>
        </w:rPr>
        <w:t>TOrC biodegradation</w:t>
      </w:r>
      <w:r w:rsidRPr="00EB3EB7" w:rsidR="4011593B">
        <w:rPr>
          <w:rFonts w:ascii="Times New Roman" w:hAnsi="Times New Roman" w:cs="Times New Roman"/>
          <w:b/>
          <w:bCs/>
          <w:sz w:val="24"/>
          <w:szCs w:val="24"/>
        </w:rPr>
        <w:t xml:space="preserve"> capacity of wastewater inocula</w:t>
      </w:r>
    </w:p>
    <w:p w:rsidRPr="00EB3EB7" w:rsidR="75036EBD" w:rsidP="00A63F7B" w:rsidRDefault="6CE648DA" w14:paraId="7D25100C" w14:textId="3207E6A2">
      <w:pPr>
        <w:spacing w:after="0" w:line="480" w:lineRule="auto"/>
        <w:ind w:firstLine="360"/>
        <w:rPr>
          <w:rFonts w:ascii="Times New Roman" w:hAnsi="Times New Roman" w:eastAsia="Times New Roman" w:cs="Times New Roman"/>
          <w:sz w:val="24"/>
          <w:szCs w:val="24"/>
        </w:rPr>
      </w:pPr>
      <w:commentRangeStart w:id="273"/>
      <w:r w:rsidRPr="1B3187FA">
        <w:rPr>
          <w:rFonts w:ascii="Times New Roman" w:hAnsi="Times New Roman" w:eastAsia="Times New Roman" w:cs="Times New Roman"/>
          <w:sz w:val="24"/>
          <w:szCs w:val="24"/>
        </w:rPr>
        <w:t>Of</w:t>
      </w:r>
      <w:commentRangeEnd w:id="273"/>
      <w:r w:rsidRPr="1B3187FA" w:rsidR="00B32A5B">
        <w:rPr>
          <w:rStyle w:val="CommentReference"/>
          <w:rFonts w:ascii="Times New Roman" w:hAnsi="Times New Roman" w:eastAsia="Times New Roman" w:cs="Times New Roman"/>
          <w:sz w:val="24"/>
          <w:szCs w:val="24"/>
        </w:rPr>
        <w:commentReference w:id="273"/>
      </w:r>
      <w:r w:rsidRPr="1B3187FA">
        <w:rPr>
          <w:rFonts w:ascii="Times New Roman" w:hAnsi="Times New Roman" w:eastAsia="Times New Roman" w:cs="Times New Roman"/>
          <w:sz w:val="24"/>
          <w:szCs w:val="24"/>
        </w:rPr>
        <w:t xml:space="preserve"> the 12 TOrCs investigated, </w:t>
      </w:r>
      <w:commentRangeStart w:id="274"/>
      <w:r w:rsidRPr="1B3187FA" w:rsidR="4F2DBFE5">
        <w:rPr>
          <w:rFonts w:ascii="Times New Roman" w:hAnsi="Times New Roman" w:eastAsia="Times New Roman" w:cs="Times New Roman"/>
          <w:sz w:val="24"/>
          <w:szCs w:val="24"/>
        </w:rPr>
        <w:t>data suggested that</w:t>
      </w:r>
      <w:commentRangeEnd w:id="274"/>
      <w:r w:rsidRPr="1B3187FA" w:rsidR="00B32A5B">
        <w:rPr>
          <w:rStyle w:val="CommentReference"/>
          <w:rFonts w:ascii="Times New Roman" w:hAnsi="Times New Roman" w:eastAsia="Times New Roman" w:cs="Times New Roman"/>
          <w:sz w:val="24"/>
          <w:szCs w:val="24"/>
        </w:rPr>
        <w:commentReference w:id="274"/>
      </w:r>
      <w:r w:rsidRPr="1B3187FA" w:rsidR="4F2DBFE5">
        <w:rPr>
          <w:rFonts w:ascii="Times New Roman" w:hAnsi="Times New Roman" w:eastAsia="Times New Roman" w:cs="Times New Roman"/>
          <w:sz w:val="24"/>
          <w:szCs w:val="24"/>
        </w:rPr>
        <w:t xml:space="preserve"> 5 of these were biodegraded via pathways involving P450 enzymes. </w:t>
      </w:r>
      <w:commentRangeStart w:id="275"/>
      <w:r w:rsidRPr="1B3187FA" w:rsidR="772597CB">
        <w:rPr>
          <w:rFonts w:ascii="Times New Roman" w:hAnsi="Times New Roman" w:eastAsia="Times New Roman" w:cs="Times New Roman"/>
          <w:sz w:val="24"/>
          <w:szCs w:val="24"/>
        </w:rPr>
        <w:t>Ibuprofen</w:t>
      </w:r>
      <w:commentRangeEnd w:id="275"/>
      <w:r w:rsidRPr="1B3187FA" w:rsidR="00B32A5B">
        <w:rPr>
          <w:rStyle w:val="CommentReference"/>
          <w:rFonts w:ascii="Times New Roman" w:hAnsi="Times New Roman" w:eastAsia="Times New Roman" w:cs="Times New Roman"/>
          <w:sz w:val="24"/>
          <w:szCs w:val="24"/>
        </w:rPr>
        <w:commentReference w:id="275"/>
      </w:r>
      <w:r w:rsidRPr="1B3187FA" w:rsidR="772597CB">
        <w:rPr>
          <w:rFonts w:ascii="Times New Roman" w:hAnsi="Times New Roman" w:eastAsia="Times New Roman" w:cs="Times New Roman"/>
          <w:sz w:val="24"/>
          <w:szCs w:val="24"/>
        </w:rPr>
        <w:t xml:space="preserve"> (Ibu), a non-steroidal anti-inflammatory drug (NSAID), </w:t>
      </w:r>
      <w:commentRangeStart w:id="276"/>
      <w:commentRangeStart w:id="277"/>
      <w:r w:rsidRPr="1B3187FA" w:rsidR="772597CB">
        <w:rPr>
          <w:rFonts w:ascii="Times New Roman" w:hAnsi="Times New Roman" w:eastAsia="Times New Roman" w:cs="Times New Roman"/>
          <w:sz w:val="24"/>
          <w:szCs w:val="24"/>
        </w:rPr>
        <w:t>was</w:t>
      </w:r>
      <w:commentRangeEnd w:id="276"/>
      <w:r w:rsidRPr="1B3187FA" w:rsidR="00B32A5B">
        <w:rPr>
          <w:rStyle w:val="CommentReference"/>
          <w:rFonts w:ascii="Times New Roman" w:hAnsi="Times New Roman" w:eastAsia="Times New Roman" w:cs="Times New Roman"/>
          <w:sz w:val="24"/>
          <w:szCs w:val="24"/>
        </w:rPr>
        <w:commentReference w:id="276"/>
      </w:r>
      <w:commentRangeEnd w:id="277"/>
      <w:r>
        <w:rPr>
          <w:rStyle w:val="CommentReference"/>
        </w:rPr>
        <w:commentReference w:id="277"/>
      </w:r>
      <w:r w:rsidRPr="1B3187FA" w:rsidR="772597CB">
        <w:rPr>
          <w:rFonts w:ascii="Times New Roman" w:hAnsi="Times New Roman" w:eastAsia="Times New Roman" w:cs="Times New Roman"/>
          <w:sz w:val="24"/>
          <w:szCs w:val="24"/>
        </w:rPr>
        <w:t xml:space="preserve"> the only TOrC in this study</w:t>
      </w:r>
      <w:r w:rsidRPr="1B3187FA" w:rsidR="6256B038">
        <w:rPr>
          <w:rFonts w:ascii="Times New Roman" w:hAnsi="Times New Roman" w:eastAsia="Times New Roman" w:cs="Times New Roman"/>
          <w:sz w:val="24"/>
          <w:szCs w:val="24"/>
        </w:rPr>
        <w:t xml:space="preserve"> degraded </w:t>
      </w:r>
      <w:r w:rsidRPr="1B3187FA" w:rsidR="7A08316D">
        <w:rPr>
          <w:rFonts w:ascii="Times New Roman" w:hAnsi="Times New Roman" w:eastAsia="Times New Roman" w:cs="Times New Roman"/>
          <w:sz w:val="24"/>
          <w:szCs w:val="24"/>
        </w:rPr>
        <w:t xml:space="preserve">to undetectable levels </w:t>
      </w:r>
      <w:r w:rsidRPr="1B3187FA" w:rsidR="6256B038">
        <w:rPr>
          <w:rFonts w:ascii="Times New Roman" w:hAnsi="Times New Roman" w:eastAsia="Times New Roman" w:cs="Times New Roman"/>
          <w:sz w:val="24"/>
          <w:szCs w:val="24"/>
        </w:rPr>
        <w:t>in both uninhibited cultures</w:t>
      </w:r>
      <w:r w:rsidRPr="1B3187FA" w:rsidR="37DD5BB2">
        <w:rPr>
          <w:rFonts w:ascii="Times New Roman" w:hAnsi="Times New Roman" w:eastAsia="Times New Roman" w:cs="Times New Roman"/>
          <w:sz w:val="24"/>
          <w:szCs w:val="24"/>
        </w:rPr>
        <w:t xml:space="preserve"> while </w:t>
      </w:r>
      <w:r w:rsidRPr="1B3187FA" w:rsidR="385B81FF">
        <w:rPr>
          <w:rFonts w:ascii="Times New Roman" w:hAnsi="Times New Roman" w:eastAsia="Times New Roman" w:cs="Times New Roman"/>
          <w:sz w:val="24"/>
          <w:szCs w:val="24"/>
        </w:rPr>
        <w:t>undergoing</w:t>
      </w:r>
      <w:r w:rsidRPr="1B3187FA" w:rsidR="37DD5BB2">
        <w:rPr>
          <w:rFonts w:ascii="Times New Roman" w:hAnsi="Times New Roman" w:eastAsia="Times New Roman" w:cs="Times New Roman"/>
          <w:sz w:val="24"/>
          <w:szCs w:val="24"/>
        </w:rPr>
        <w:t xml:space="preserve"> </w:t>
      </w:r>
      <w:r w:rsidRPr="1B3187FA" w:rsidR="1C95EC9A">
        <w:rPr>
          <w:rFonts w:ascii="Times New Roman" w:hAnsi="Times New Roman" w:eastAsia="Times New Roman" w:cs="Times New Roman"/>
          <w:sz w:val="24"/>
          <w:szCs w:val="24"/>
        </w:rPr>
        <w:t>no</w:t>
      </w:r>
      <w:r w:rsidRPr="1B3187FA" w:rsidR="385B81FF">
        <w:rPr>
          <w:rFonts w:ascii="Times New Roman" w:hAnsi="Times New Roman" w:eastAsia="Times New Roman" w:cs="Times New Roman"/>
          <w:sz w:val="24"/>
          <w:szCs w:val="24"/>
        </w:rPr>
        <w:t xml:space="preserve"> detectable</w:t>
      </w:r>
      <w:r w:rsidRPr="1B3187FA" w:rsidR="1C95EC9A">
        <w:rPr>
          <w:rFonts w:ascii="Times New Roman" w:hAnsi="Times New Roman" w:eastAsia="Times New Roman" w:cs="Times New Roman"/>
          <w:sz w:val="24"/>
          <w:szCs w:val="24"/>
        </w:rPr>
        <w:t xml:space="preserve"> degradation</w:t>
      </w:r>
      <w:r w:rsidRPr="1B3187FA" w:rsidR="75D135C4">
        <w:rPr>
          <w:rFonts w:ascii="Times New Roman" w:hAnsi="Times New Roman" w:eastAsia="Times New Roman" w:cs="Times New Roman"/>
          <w:sz w:val="24"/>
          <w:szCs w:val="24"/>
        </w:rPr>
        <w:t xml:space="preserve"> in either </w:t>
      </w:r>
      <w:r w:rsidRPr="1B3187FA" w:rsidR="2A6E05D4">
        <w:rPr>
          <w:rFonts w:ascii="Times New Roman" w:hAnsi="Times New Roman" w:eastAsia="Times New Roman" w:cs="Times New Roman"/>
          <w:sz w:val="24"/>
          <w:szCs w:val="24"/>
        </w:rPr>
        <w:t>P450</w:t>
      </w:r>
      <w:r w:rsidRPr="1B3187FA" w:rsidR="114DBF21">
        <w:rPr>
          <w:rFonts w:ascii="Times New Roman" w:hAnsi="Times New Roman" w:eastAsia="Times New Roman" w:cs="Times New Roman"/>
          <w:sz w:val="24"/>
          <w:szCs w:val="24"/>
        </w:rPr>
        <w:t>-</w:t>
      </w:r>
      <w:r w:rsidRPr="1B3187FA" w:rsidR="75D135C4">
        <w:rPr>
          <w:rFonts w:ascii="Times New Roman" w:hAnsi="Times New Roman" w:eastAsia="Times New Roman" w:cs="Times New Roman"/>
          <w:sz w:val="24"/>
          <w:szCs w:val="24"/>
        </w:rPr>
        <w:t xml:space="preserve">inhibited </w:t>
      </w:r>
      <w:r w:rsidRPr="1B3187FA" w:rsidR="388A3C17">
        <w:rPr>
          <w:rFonts w:ascii="Times New Roman" w:hAnsi="Times New Roman" w:eastAsia="Times New Roman" w:cs="Times New Roman"/>
          <w:sz w:val="24"/>
          <w:szCs w:val="24"/>
        </w:rPr>
        <w:t>culture</w:t>
      </w:r>
      <w:r w:rsidRPr="1B3187FA" w:rsidR="6857AA53">
        <w:rPr>
          <w:rFonts w:ascii="Times New Roman" w:hAnsi="Times New Roman" w:eastAsia="Times New Roman" w:cs="Times New Roman"/>
          <w:sz w:val="24"/>
          <w:szCs w:val="24"/>
        </w:rPr>
        <w:t xml:space="preserve"> (Figure </w:t>
      </w:r>
      <w:r w:rsidRPr="1B3187FA" w:rsidR="2E856200">
        <w:rPr>
          <w:rFonts w:ascii="Times New Roman" w:hAnsi="Times New Roman" w:eastAsia="Times New Roman" w:cs="Times New Roman"/>
          <w:sz w:val="24"/>
          <w:szCs w:val="24"/>
        </w:rPr>
        <w:t>1</w:t>
      </w:r>
      <w:r w:rsidRPr="1B3187FA" w:rsidR="6857AA53">
        <w:rPr>
          <w:rFonts w:ascii="Times New Roman" w:hAnsi="Times New Roman" w:eastAsia="Times New Roman" w:cs="Times New Roman"/>
          <w:sz w:val="24"/>
          <w:szCs w:val="24"/>
        </w:rPr>
        <w:t xml:space="preserve">a). </w:t>
      </w:r>
      <w:r w:rsidRPr="1B3187FA" w:rsidR="21315823">
        <w:rPr>
          <w:rFonts w:ascii="Times New Roman" w:hAnsi="Times New Roman" w:eastAsia="Times New Roman" w:cs="Times New Roman"/>
          <w:sz w:val="24"/>
          <w:szCs w:val="24"/>
        </w:rPr>
        <w:t xml:space="preserve">These </w:t>
      </w:r>
      <w:commentRangeStart w:id="278"/>
      <w:r w:rsidRPr="1B3187FA" w:rsidR="21315823">
        <w:rPr>
          <w:rFonts w:ascii="Times New Roman" w:hAnsi="Times New Roman" w:eastAsia="Times New Roman" w:cs="Times New Roman"/>
          <w:sz w:val="24"/>
          <w:szCs w:val="24"/>
        </w:rPr>
        <w:t>data</w:t>
      </w:r>
      <w:commentRangeEnd w:id="278"/>
      <w:r w:rsidRPr="1B3187FA" w:rsidR="00B32A5B">
        <w:rPr>
          <w:rStyle w:val="CommentReference"/>
          <w:rFonts w:ascii="Times New Roman" w:hAnsi="Times New Roman" w:eastAsia="Times New Roman" w:cs="Times New Roman"/>
          <w:sz w:val="24"/>
          <w:szCs w:val="24"/>
        </w:rPr>
        <w:commentReference w:id="278"/>
      </w:r>
      <w:r w:rsidRPr="1B3187FA" w:rsidR="21315823">
        <w:rPr>
          <w:rFonts w:ascii="Times New Roman" w:hAnsi="Times New Roman" w:eastAsia="Times New Roman" w:cs="Times New Roman"/>
          <w:sz w:val="24"/>
          <w:szCs w:val="24"/>
        </w:rPr>
        <w:t xml:space="preserve"> indicate that Ibuprofen degradation was </w:t>
      </w:r>
      <w:r w:rsidRPr="1B3187FA" w:rsidR="72AB46EB">
        <w:rPr>
          <w:rFonts w:ascii="Times New Roman" w:hAnsi="Times New Roman" w:eastAsia="Times New Roman" w:cs="Times New Roman"/>
          <w:sz w:val="24"/>
          <w:szCs w:val="24"/>
        </w:rPr>
        <w:t>P</w:t>
      </w:r>
      <w:r w:rsidRPr="1B3187FA" w:rsidR="1F3507D5">
        <w:rPr>
          <w:rFonts w:ascii="Times New Roman" w:hAnsi="Times New Roman" w:eastAsia="Times New Roman" w:cs="Times New Roman"/>
          <w:sz w:val="24"/>
          <w:szCs w:val="24"/>
        </w:rPr>
        <w:t xml:space="preserve">450-mediated for both inoculum sources used in this study. </w:t>
      </w:r>
    </w:p>
    <w:p w:rsidRPr="00EB3EB7" w:rsidR="00F46C5B" w:rsidP="00A63F7B" w:rsidRDefault="5D21E8D4" w14:paraId="238103C5" w14:textId="0A1A8208">
      <w:pPr>
        <w:spacing w:after="0" w:line="480" w:lineRule="auto"/>
        <w:ind w:firstLine="720"/>
        <w:rPr>
          <w:rFonts w:ascii="Times New Roman" w:hAnsi="Times New Roman" w:cs="Times New Roman"/>
          <w:sz w:val="24"/>
          <w:szCs w:val="24"/>
        </w:rPr>
      </w:pPr>
      <w:r w:rsidRPr="1B3187FA">
        <w:rPr>
          <w:rFonts w:ascii="Times New Roman" w:hAnsi="Times New Roman" w:eastAsia="Times New Roman" w:cs="Times New Roman"/>
          <w:sz w:val="24"/>
          <w:szCs w:val="24"/>
        </w:rPr>
        <w:t>Degradation of atenolol (a beta blocker) showed distinct kinetics for AS and SD microbiomes</w:t>
      </w:r>
      <w:r w:rsidRPr="1B3187FA" w:rsidR="3D9786DD">
        <w:rPr>
          <w:rFonts w:ascii="Times New Roman" w:hAnsi="Times New Roman" w:eastAsia="Times New Roman" w:cs="Times New Roman"/>
          <w:sz w:val="24"/>
          <w:szCs w:val="24"/>
        </w:rPr>
        <w:t xml:space="preserve"> (Figure </w:t>
      </w:r>
      <w:r w:rsidRPr="1B3187FA" w:rsidR="2404E06F">
        <w:rPr>
          <w:rFonts w:ascii="Times New Roman" w:hAnsi="Times New Roman" w:eastAsia="Times New Roman" w:cs="Times New Roman"/>
          <w:sz w:val="24"/>
          <w:szCs w:val="24"/>
        </w:rPr>
        <w:t>1</w:t>
      </w:r>
      <w:r w:rsidRPr="1B3187FA" w:rsidR="3D9786DD">
        <w:rPr>
          <w:rFonts w:ascii="Times New Roman" w:hAnsi="Times New Roman" w:eastAsia="Times New Roman" w:cs="Times New Roman"/>
          <w:sz w:val="24"/>
          <w:szCs w:val="24"/>
        </w:rPr>
        <w:t>b)</w:t>
      </w:r>
      <w:r w:rsidRPr="1B3187FA">
        <w:rPr>
          <w:rFonts w:ascii="Times New Roman" w:hAnsi="Times New Roman" w:eastAsia="Times New Roman" w:cs="Times New Roman"/>
          <w:sz w:val="24"/>
          <w:szCs w:val="24"/>
        </w:rPr>
        <w:t>. 50% of the compound remained after 30 days in uninhibited SD reactors, while no discernible degradation occurred in inhibited SD reactors until after 25 days. In fact, the apparent drop in atenolol levels between day 25 and day 30 was consistent across all SD reactors including killed controls, possibly indicating a</w:t>
      </w:r>
      <w:commentRangeStart w:id="279"/>
      <w:commentRangeStart w:id="280"/>
      <w:r w:rsidRPr="1B3187FA">
        <w:rPr>
          <w:rFonts w:ascii="Times New Roman" w:hAnsi="Times New Roman" w:eastAsia="Times New Roman" w:cs="Times New Roman"/>
          <w:sz w:val="24"/>
          <w:szCs w:val="24"/>
        </w:rPr>
        <w:t xml:space="preserve"> systemic error </w:t>
      </w:r>
      <w:commentRangeEnd w:id="279"/>
      <w:r w:rsidRPr="1B3187FA" w:rsidR="00F46C5B">
        <w:rPr>
          <w:rStyle w:val="CommentReference"/>
          <w:rFonts w:ascii="Times New Roman" w:hAnsi="Times New Roman" w:eastAsia="Times New Roman" w:cs="Times New Roman"/>
          <w:sz w:val="24"/>
          <w:szCs w:val="24"/>
        </w:rPr>
        <w:commentReference w:id="279"/>
      </w:r>
      <w:commentRangeEnd w:id="280"/>
      <w:r>
        <w:rPr>
          <w:rStyle w:val="CommentReference"/>
        </w:rPr>
        <w:commentReference w:id="280"/>
      </w:r>
      <w:r w:rsidRPr="1B3187FA">
        <w:rPr>
          <w:rFonts w:ascii="Times New Roman" w:hAnsi="Times New Roman" w:eastAsia="Times New Roman" w:cs="Times New Roman"/>
          <w:sz w:val="24"/>
          <w:szCs w:val="24"/>
        </w:rPr>
        <w:t xml:space="preserve">instead of true degradation. In either case, </w:t>
      </w:r>
      <w:r w:rsidRPr="1B3187FA" w:rsidR="2A6E05D4">
        <w:rPr>
          <w:rFonts w:ascii="Times New Roman" w:hAnsi="Times New Roman" w:eastAsia="Times New Roman" w:cs="Times New Roman"/>
          <w:sz w:val="24"/>
          <w:szCs w:val="24"/>
        </w:rPr>
        <w:t>P450</w:t>
      </w:r>
      <w:r w:rsidRPr="1B3187FA">
        <w:rPr>
          <w:rFonts w:ascii="Times New Roman" w:hAnsi="Times New Roman" w:eastAsia="Times New Roman" w:cs="Times New Roman"/>
          <w:sz w:val="24"/>
          <w:szCs w:val="24"/>
        </w:rPr>
        <w:t xml:space="preserve"> inhibition of the SD microbiome blocked most (if not all) atenolol degradation (SD vs SD-I </w:t>
      </w:r>
      <w:commentRangeStart w:id="281"/>
      <w:r w:rsidRPr="1B3187FA">
        <w:rPr>
          <w:rFonts w:ascii="Times New Roman" w:hAnsi="Times New Roman" w:eastAsia="Times New Roman" w:cs="Times New Roman"/>
          <w:sz w:val="24"/>
          <w:szCs w:val="24"/>
        </w:rPr>
        <w:t>p &lt; 0.01</w:t>
      </w:r>
      <w:commentRangeEnd w:id="281"/>
      <w:r w:rsidRPr="1B3187FA" w:rsidR="00F46C5B">
        <w:rPr>
          <w:rStyle w:val="CommentReference"/>
          <w:rFonts w:ascii="Times New Roman" w:hAnsi="Times New Roman" w:eastAsia="Times New Roman" w:cs="Times New Roman"/>
          <w:sz w:val="24"/>
          <w:szCs w:val="24"/>
        </w:rPr>
        <w:commentReference w:id="281"/>
      </w:r>
      <w:r w:rsidRPr="1B3187FA">
        <w:rPr>
          <w:rFonts w:ascii="Times New Roman" w:hAnsi="Times New Roman" w:eastAsia="Times New Roman" w:cs="Times New Roman"/>
          <w:sz w:val="24"/>
          <w:szCs w:val="24"/>
        </w:rPr>
        <w:t>). In contrast, atenolol was degraded in all experimental AS reactors, with inhibited reactors showing</w:t>
      </w:r>
      <w:commentRangeStart w:id="282"/>
      <w:r w:rsidRPr="1B3187FA">
        <w:rPr>
          <w:rFonts w:ascii="Times New Roman" w:hAnsi="Times New Roman" w:eastAsia="Times New Roman" w:cs="Times New Roman"/>
          <w:sz w:val="24"/>
          <w:szCs w:val="24"/>
        </w:rPr>
        <w:t xml:space="preserve"> a small but significant d</w:t>
      </w:r>
      <w:commentRangeEnd w:id="282"/>
      <w:r w:rsidRPr="1B3187FA" w:rsidR="00F46C5B">
        <w:rPr>
          <w:rStyle w:val="CommentReference"/>
          <w:rFonts w:ascii="Times New Roman" w:hAnsi="Times New Roman" w:eastAsia="Times New Roman" w:cs="Times New Roman"/>
          <w:sz w:val="24"/>
          <w:szCs w:val="24"/>
        </w:rPr>
        <w:commentReference w:id="282"/>
      </w:r>
      <w:r w:rsidRPr="1B3187FA">
        <w:rPr>
          <w:rFonts w:ascii="Times New Roman" w:hAnsi="Times New Roman" w:eastAsia="Times New Roman" w:cs="Times New Roman"/>
          <w:sz w:val="24"/>
          <w:szCs w:val="24"/>
        </w:rPr>
        <w:t>elay compared to uninhibited (AS vs AS-I p</w:t>
      </w:r>
      <w:commentRangeStart w:id="283"/>
      <w:r w:rsidRPr="1B3187FA">
        <w:rPr>
          <w:rFonts w:ascii="Times New Roman" w:hAnsi="Times New Roman" w:eastAsia="Times New Roman" w:cs="Times New Roman"/>
          <w:sz w:val="24"/>
          <w:szCs w:val="24"/>
        </w:rPr>
        <w:t xml:space="preserve"> &lt; 0.03)</w:t>
      </w:r>
      <w:commentRangeEnd w:id="283"/>
      <w:r w:rsidRPr="1B3187FA" w:rsidR="00F46C5B">
        <w:rPr>
          <w:rStyle w:val="CommentReference"/>
          <w:rFonts w:ascii="Times New Roman" w:hAnsi="Times New Roman" w:eastAsia="Times New Roman" w:cs="Times New Roman"/>
          <w:sz w:val="24"/>
          <w:szCs w:val="24"/>
        </w:rPr>
        <w:commentReference w:id="283"/>
      </w:r>
      <w:r w:rsidRPr="1B3187FA">
        <w:rPr>
          <w:rFonts w:ascii="Times New Roman" w:hAnsi="Times New Roman" w:eastAsia="Times New Roman" w:cs="Times New Roman"/>
          <w:sz w:val="24"/>
          <w:szCs w:val="24"/>
        </w:rPr>
        <w:t xml:space="preserve">.  </w:t>
      </w:r>
    </w:p>
    <w:p w:rsidRPr="00EB3EB7" w:rsidR="00013C60" w:rsidP="00A63F7B" w:rsidRDefault="0A877766" w14:paraId="76A5ED7E" w14:textId="6965DCFA">
      <w:pPr>
        <w:spacing w:after="0" w:line="480" w:lineRule="auto"/>
        <w:ind w:firstLine="720"/>
        <w:rPr>
          <w:rFonts w:ascii="Times New Roman" w:hAnsi="Times New Roman" w:cs="Times New Roman"/>
          <w:sz w:val="24"/>
          <w:szCs w:val="24"/>
        </w:rPr>
      </w:pPr>
      <w:r w:rsidRPr="545C3D91">
        <w:rPr>
          <w:rFonts w:ascii="Times New Roman" w:hAnsi="Times New Roman" w:cs="Times New Roman"/>
          <w:sz w:val="24"/>
          <w:szCs w:val="24"/>
        </w:rPr>
        <w:t xml:space="preserve">17-beta estradiol (E2) </w:t>
      </w:r>
      <w:r w:rsidRPr="545C3D91" w:rsidR="5735267A">
        <w:rPr>
          <w:rFonts w:ascii="Times New Roman" w:hAnsi="Times New Roman" w:cs="Times New Roman"/>
          <w:sz w:val="24"/>
          <w:szCs w:val="24"/>
        </w:rPr>
        <w:t xml:space="preserve">was </w:t>
      </w:r>
      <w:r w:rsidRPr="545C3D91" w:rsidR="21704EF6">
        <w:rPr>
          <w:rFonts w:ascii="Times New Roman" w:hAnsi="Times New Roman" w:cs="Times New Roman"/>
          <w:sz w:val="24"/>
          <w:szCs w:val="24"/>
        </w:rPr>
        <w:t xml:space="preserve">fully </w:t>
      </w:r>
      <w:r w:rsidRPr="545C3D91" w:rsidR="5735267A">
        <w:rPr>
          <w:rFonts w:ascii="Times New Roman" w:hAnsi="Times New Roman" w:cs="Times New Roman"/>
          <w:sz w:val="24"/>
          <w:szCs w:val="24"/>
        </w:rPr>
        <w:t>degraded</w:t>
      </w:r>
      <w:r w:rsidRPr="545C3D91" w:rsidR="299D3C76">
        <w:rPr>
          <w:rFonts w:ascii="Times New Roman" w:hAnsi="Times New Roman" w:cs="Times New Roman"/>
          <w:sz w:val="24"/>
          <w:szCs w:val="24"/>
        </w:rPr>
        <w:t xml:space="preserve"> in </w:t>
      </w:r>
      <w:r w:rsidRPr="545C3D91" w:rsidR="1288558B">
        <w:rPr>
          <w:rFonts w:ascii="Times New Roman" w:hAnsi="Times New Roman" w:cs="Times New Roman"/>
          <w:sz w:val="24"/>
          <w:szCs w:val="24"/>
        </w:rPr>
        <w:t>uninhibited</w:t>
      </w:r>
      <w:r w:rsidRPr="545C3D91" w:rsidR="299D3C76">
        <w:rPr>
          <w:rFonts w:ascii="Times New Roman" w:hAnsi="Times New Roman" w:cs="Times New Roman"/>
          <w:sz w:val="24"/>
          <w:szCs w:val="24"/>
        </w:rPr>
        <w:t xml:space="preserve"> AS and SD cultures</w:t>
      </w:r>
      <w:r w:rsidRPr="545C3D91" w:rsidR="21704EF6">
        <w:rPr>
          <w:rFonts w:ascii="Times New Roman" w:hAnsi="Times New Roman" w:cs="Times New Roman"/>
          <w:sz w:val="24"/>
          <w:szCs w:val="24"/>
        </w:rPr>
        <w:t xml:space="preserve"> even more rapidly tha</w:t>
      </w:r>
      <w:r w:rsidRPr="545C3D91" w:rsidR="2C3327E1">
        <w:rPr>
          <w:rFonts w:ascii="Times New Roman" w:hAnsi="Times New Roman" w:cs="Times New Roman"/>
          <w:sz w:val="24"/>
          <w:szCs w:val="24"/>
        </w:rPr>
        <w:t>n</w:t>
      </w:r>
      <w:r w:rsidRPr="545C3D91" w:rsidR="21704EF6">
        <w:rPr>
          <w:rFonts w:ascii="Times New Roman" w:hAnsi="Times New Roman" w:cs="Times New Roman"/>
          <w:sz w:val="24"/>
          <w:szCs w:val="24"/>
        </w:rPr>
        <w:t xml:space="preserve"> </w:t>
      </w:r>
      <w:r w:rsidRPr="545C3D91" w:rsidR="52EB10E9">
        <w:rPr>
          <w:rFonts w:ascii="Times New Roman" w:hAnsi="Times New Roman" w:cs="Times New Roman"/>
          <w:sz w:val="24"/>
          <w:szCs w:val="24"/>
        </w:rPr>
        <w:t>Ibu</w:t>
      </w:r>
      <w:r w:rsidRPr="545C3D91" w:rsidR="1288558B">
        <w:rPr>
          <w:rFonts w:ascii="Times New Roman" w:hAnsi="Times New Roman" w:cs="Times New Roman"/>
          <w:sz w:val="24"/>
          <w:szCs w:val="24"/>
        </w:rPr>
        <w:t xml:space="preserve">, </w:t>
      </w:r>
      <w:r w:rsidRPr="545C3D91" w:rsidR="7E94DF61">
        <w:rPr>
          <w:rFonts w:ascii="Times New Roman" w:hAnsi="Times New Roman" w:cs="Times New Roman"/>
          <w:sz w:val="24"/>
          <w:szCs w:val="24"/>
        </w:rPr>
        <w:t xml:space="preserve">with the notable difference that </w:t>
      </w:r>
      <w:r w:rsidRPr="545C3D91" w:rsidR="3F8DDC38">
        <w:rPr>
          <w:rFonts w:ascii="Times New Roman" w:hAnsi="Times New Roman" w:cs="Times New Roman"/>
          <w:sz w:val="24"/>
          <w:szCs w:val="24"/>
        </w:rPr>
        <w:t>P450</w:t>
      </w:r>
      <w:r w:rsidRPr="545C3D91" w:rsidR="31F4D74E">
        <w:rPr>
          <w:rFonts w:ascii="Times New Roman" w:hAnsi="Times New Roman" w:cs="Times New Roman"/>
          <w:sz w:val="24"/>
          <w:szCs w:val="24"/>
        </w:rPr>
        <w:t xml:space="preserve"> inhibition caused only a delay in E2 degradation</w:t>
      </w:r>
      <w:r w:rsidRPr="545C3D91" w:rsidR="7A930790">
        <w:rPr>
          <w:rFonts w:ascii="Times New Roman" w:hAnsi="Times New Roman" w:cs="Times New Roman"/>
          <w:sz w:val="24"/>
          <w:szCs w:val="24"/>
        </w:rPr>
        <w:t xml:space="preserve"> (Figure </w:t>
      </w:r>
      <w:r w:rsidRPr="545C3D91" w:rsidR="035044C6">
        <w:rPr>
          <w:rFonts w:ascii="Times New Roman" w:hAnsi="Times New Roman" w:cs="Times New Roman"/>
          <w:sz w:val="24"/>
          <w:szCs w:val="24"/>
        </w:rPr>
        <w:t>1</w:t>
      </w:r>
      <w:r w:rsidRPr="545C3D91" w:rsidR="7A930790">
        <w:rPr>
          <w:rFonts w:ascii="Times New Roman" w:hAnsi="Times New Roman" w:cs="Times New Roman"/>
          <w:sz w:val="24"/>
          <w:szCs w:val="24"/>
        </w:rPr>
        <w:t>c)</w:t>
      </w:r>
      <w:r w:rsidRPr="545C3D91" w:rsidR="52EB10E9">
        <w:rPr>
          <w:rFonts w:ascii="Times New Roman" w:hAnsi="Times New Roman" w:cs="Times New Roman"/>
          <w:sz w:val="24"/>
          <w:szCs w:val="24"/>
        </w:rPr>
        <w:t>.</w:t>
      </w:r>
      <w:r w:rsidRPr="545C3D91" w:rsidR="7A930790">
        <w:rPr>
          <w:rFonts w:ascii="Times New Roman" w:hAnsi="Times New Roman" w:cs="Times New Roman"/>
          <w:sz w:val="24"/>
          <w:szCs w:val="24"/>
        </w:rPr>
        <w:t xml:space="preserve"> These delays were </w:t>
      </w:r>
      <w:r w:rsidRPr="545C3D91" w:rsidR="382A6AAF">
        <w:rPr>
          <w:rFonts w:ascii="Times New Roman" w:hAnsi="Times New Roman" w:cs="Times New Roman"/>
          <w:sz w:val="24"/>
          <w:szCs w:val="24"/>
        </w:rPr>
        <w:t>statistically significant</w:t>
      </w:r>
      <w:r w:rsidRPr="545C3D91" w:rsidR="4BD71214">
        <w:rPr>
          <w:rFonts w:ascii="Times New Roman" w:hAnsi="Times New Roman" w:cs="Times New Roman"/>
          <w:sz w:val="24"/>
          <w:szCs w:val="24"/>
        </w:rPr>
        <w:t xml:space="preserve"> </w:t>
      </w:r>
      <w:r w:rsidRPr="545C3D91" w:rsidR="7859119F">
        <w:rPr>
          <w:rFonts w:ascii="Times New Roman" w:hAnsi="Times New Roman" w:eastAsia="Times New Roman" w:cs="Times New Roman"/>
          <w:sz w:val="24"/>
          <w:szCs w:val="24"/>
        </w:rPr>
        <w:t>(SD vs SD-I p &lt; 0.04, AS vs AS-I p &lt; 0.01)</w:t>
      </w:r>
      <w:r w:rsidRPr="545C3D91" w:rsidR="7867C773">
        <w:rPr>
          <w:rFonts w:ascii="Times New Roman" w:hAnsi="Times New Roman" w:eastAsia="Times New Roman" w:cs="Times New Roman"/>
          <w:sz w:val="24"/>
          <w:szCs w:val="24"/>
        </w:rPr>
        <w:t xml:space="preserve">, and amounted to </w:t>
      </w:r>
      <w:r w:rsidRPr="545C3D91" w:rsidR="05184A82">
        <w:rPr>
          <w:rFonts w:ascii="Times New Roman" w:hAnsi="Times New Roman" w:eastAsia="Times New Roman" w:cs="Times New Roman"/>
          <w:sz w:val="24"/>
          <w:szCs w:val="24"/>
        </w:rPr>
        <w:t xml:space="preserve">a </w:t>
      </w:r>
      <w:r w:rsidRPr="545C3D91" w:rsidR="00B528A1">
        <w:rPr>
          <w:rFonts w:ascii="Times New Roman" w:hAnsi="Times New Roman" w:eastAsia="Times New Roman" w:cs="Times New Roman"/>
          <w:sz w:val="24"/>
          <w:szCs w:val="24"/>
        </w:rPr>
        <w:t>3–5-day</w:t>
      </w:r>
      <w:r w:rsidRPr="545C3D91" w:rsidR="05184A82">
        <w:rPr>
          <w:rFonts w:ascii="Times New Roman" w:hAnsi="Times New Roman" w:eastAsia="Times New Roman" w:cs="Times New Roman"/>
          <w:sz w:val="24"/>
          <w:szCs w:val="24"/>
        </w:rPr>
        <w:t xml:space="preserve"> delay in AS cultures </w:t>
      </w:r>
      <w:r w:rsidRPr="545C3D91" w:rsidR="78D8F2EB">
        <w:rPr>
          <w:rFonts w:ascii="Times New Roman" w:hAnsi="Times New Roman" w:eastAsia="Times New Roman" w:cs="Times New Roman"/>
          <w:sz w:val="24"/>
          <w:szCs w:val="24"/>
        </w:rPr>
        <w:t>and an approximately</w:t>
      </w:r>
      <w:r w:rsidRPr="545C3D91" w:rsidR="4D49E404">
        <w:rPr>
          <w:rFonts w:ascii="Times New Roman" w:hAnsi="Times New Roman" w:eastAsia="Times New Roman" w:cs="Times New Roman"/>
          <w:sz w:val="24"/>
          <w:szCs w:val="24"/>
        </w:rPr>
        <w:t xml:space="preserve"> 2</w:t>
      </w:r>
      <w:ins w:author="De Long,Susan" w:date="2025-11-26T15:09:00Z" w:id="284">
        <w:r w:rsidRPr="545C3D91" w:rsidR="00B528A1">
          <w:rPr>
            <w:rFonts w:ascii="Times New Roman" w:hAnsi="Times New Roman" w:eastAsia="Times New Roman" w:cs="Times New Roman"/>
            <w:sz w:val="24"/>
            <w:szCs w:val="24"/>
          </w:rPr>
          <w:t>-</w:t>
        </w:r>
      </w:ins>
      <w:r w:rsidRPr="545C3D91" w:rsidR="4D49E404">
        <w:rPr>
          <w:rFonts w:ascii="Times New Roman" w:hAnsi="Times New Roman" w:eastAsia="Times New Roman" w:cs="Times New Roman"/>
          <w:sz w:val="24"/>
          <w:szCs w:val="24"/>
        </w:rPr>
        <w:t xml:space="preserve">day </w:t>
      </w:r>
      <w:r w:rsidRPr="545C3D91" w:rsidR="4D49E404">
        <w:rPr>
          <w:rFonts w:ascii="Times New Roman" w:hAnsi="Times New Roman" w:eastAsia="Times New Roman" w:cs="Times New Roman"/>
          <w:sz w:val="24"/>
          <w:szCs w:val="24"/>
        </w:rPr>
        <w:t>delay in SD cultures.</w:t>
      </w:r>
      <w:r w:rsidRPr="545C3D91" w:rsidR="00013C60">
        <w:rPr>
          <w:rFonts w:ascii="Times New Roman" w:hAnsi="Times New Roman" w:eastAsia="Times New Roman" w:cs="Times New Roman"/>
          <w:sz w:val="24"/>
          <w:szCs w:val="24"/>
        </w:rPr>
        <w:t xml:space="preserve"> </w:t>
      </w:r>
      <w:commentRangeStart w:id="285"/>
      <w:commentRangeStart w:id="286"/>
      <w:commentRangeStart w:id="287"/>
      <w:commentRangeStart w:id="288"/>
      <w:r w:rsidRPr="545C3D91" w:rsidR="00013C60">
        <w:rPr>
          <w:rFonts w:ascii="Times New Roman" w:hAnsi="Times New Roman" w:eastAsia="Times New Roman" w:cs="Times New Roman"/>
          <w:sz w:val="24"/>
          <w:szCs w:val="24"/>
        </w:rPr>
        <w:t>Delays, without complete inhibition, caused by the P450 inhibitor suggest that either a non-P450 based pathway emerged or that the inhibitor concentration declined over time</w:t>
      </w:r>
      <w:r w:rsidR="000201E5">
        <w:rPr>
          <w:rFonts w:ascii="Times New Roman" w:hAnsi="Times New Roman" w:eastAsia="Times New Roman" w:cs="Times New Roman"/>
          <w:sz w:val="24"/>
          <w:szCs w:val="24"/>
        </w:rPr>
        <w:t>; 1-ABT irreversibly binds P450s</w:t>
      </w:r>
      <w:r w:rsidR="004A1024">
        <w:rPr>
          <w:rFonts w:ascii="Times New Roman" w:hAnsi="Times New Roman" w:eastAsia="Times New Roman" w:cs="Times New Roman"/>
          <w:sz w:val="24"/>
          <w:szCs w:val="24"/>
        </w:rPr>
        <w:t xml:space="preserve"> resulting in consumption of the inhibitor over time</w:t>
      </w:r>
      <w:r w:rsidR="004B434A">
        <w:rPr>
          <w:rFonts w:ascii="Times New Roman" w:hAnsi="Times New Roman" w:eastAsia="Times New Roman" w:cs="Times New Roman"/>
          <w:sz w:val="24"/>
          <w:szCs w:val="24"/>
        </w:rPr>
        <w:t xml:space="preserve"> and degradation in culture media over time has also been observed</w:t>
      </w:r>
      <w:r w:rsidRPr="545C3D91" w:rsidR="00013C60">
        <w:rPr>
          <w:rFonts w:ascii="Times New Roman" w:hAnsi="Times New Roman" w:eastAsia="Times New Roman" w:cs="Times New Roman"/>
          <w:sz w:val="24"/>
          <w:szCs w:val="24"/>
        </w:rPr>
        <w:t xml:space="preserve">. </w:t>
      </w:r>
      <w:commentRangeEnd w:id="285"/>
      <w:r w:rsidRPr="00EB3EB7">
        <w:rPr>
          <w:rStyle w:val="CommentReference"/>
          <w:rFonts w:ascii="Times New Roman" w:hAnsi="Times New Roman" w:cs="Times New Roman"/>
          <w:sz w:val="24"/>
          <w:szCs w:val="24"/>
        </w:rPr>
        <w:commentReference w:id="285"/>
      </w:r>
      <w:commentRangeEnd w:id="286"/>
      <w:r>
        <w:rPr>
          <w:rStyle w:val="CommentReference"/>
        </w:rPr>
        <w:commentReference w:id="286"/>
      </w:r>
      <w:commentRangeEnd w:id="287"/>
      <w:r>
        <w:rPr>
          <w:rStyle w:val="CommentReference"/>
        </w:rPr>
        <w:commentReference w:id="287"/>
      </w:r>
      <w:commentRangeEnd w:id="288"/>
      <w:r>
        <w:rPr>
          <w:rStyle w:val="CommentReference"/>
        </w:rPr>
        <w:commentReference w:id="288"/>
      </w:r>
    </w:p>
    <w:p w:rsidRPr="00EB3EB7" w:rsidR="00A90066" w:rsidP="552606F2" w:rsidRDefault="3F4078CB" w14:paraId="6FE9CE24" w14:textId="4685ED93">
      <w:pPr>
        <w:spacing w:after="0" w:line="480" w:lineRule="auto"/>
        <w:ind w:firstLine="720"/>
        <w:rPr>
          <w:rFonts w:ascii="Times New Roman" w:hAnsi="Times New Roman" w:eastAsia="Times New Roman" w:cs="Times New Roman"/>
          <w:sz w:val="24"/>
          <w:szCs w:val="24"/>
        </w:rPr>
      </w:pPr>
      <w:r w:rsidRPr="67D34AD6">
        <w:rPr>
          <w:rFonts w:ascii="Times New Roman" w:hAnsi="Times New Roman" w:eastAsia="Times New Roman" w:cs="Times New Roman"/>
          <w:sz w:val="24"/>
          <w:szCs w:val="24"/>
        </w:rPr>
        <w:t xml:space="preserve">Gabapentin, an anticonvulsant, degraded only in the AS reactors </w:t>
      </w:r>
      <w:r w:rsidRPr="67D34AD6" w:rsidR="7585B81F">
        <w:rPr>
          <w:rFonts w:ascii="Times New Roman" w:hAnsi="Times New Roman" w:eastAsia="Times New Roman" w:cs="Times New Roman"/>
          <w:sz w:val="24"/>
          <w:szCs w:val="24"/>
        </w:rPr>
        <w:t xml:space="preserve">(Figure </w:t>
      </w:r>
      <w:r w:rsidRPr="67D34AD6" w:rsidR="5F4704C2">
        <w:rPr>
          <w:rFonts w:ascii="Times New Roman" w:hAnsi="Times New Roman" w:eastAsia="Times New Roman" w:cs="Times New Roman"/>
          <w:sz w:val="24"/>
          <w:szCs w:val="24"/>
        </w:rPr>
        <w:t>1d)</w:t>
      </w:r>
      <w:ins w:author="Koslovsky,Matt" w:date="2026-02-27T20:32:00Z" w16du:dateUtc="2026-02-27T20:32:49Z" w:id="289">
        <w:r w:rsidRPr="67D34AD6" w:rsidR="30CEBB31">
          <w:rPr>
            <w:rFonts w:ascii="Times New Roman" w:hAnsi="Times New Roman" w:eastAsia="Times New Roman" w:cs="Times New Roman"/>
            <w:sz w:val="24"/>
            <w:szCs w:val="24"/>
          </w:rPr>
          <w:t>,</w:t>
        </w:r>
      </w:ins>
      <w:r w:rsidRPr="67D34AD6" w:rsidR="5F4704C2">
        <w:rPr>
          <w:rFonts w:ascii="Times New Roman" w:hAnsi="Times New Roman" w:eastAsia="Times New Roman" w:cs="Times New Roman"/>
          <w:sz w:val="24"/>
          <w:szCs w:val="24"/>
        </w:rPr>
        <w:t xml:space="preserve"> </w:t>
      </w:r>
      <w:r w:rsidRPr="67D34AD6">
        <w:rPr>
          <w:rFonts w:ascii="Times New Roman" w:hAnsi="Times New Roman" w:eastAsia="Times New Roman" w:cs="Times New Roman"/>
          <w:sz w:val="24"/>
          <w:szCs w:val="24"/>
        </w:rPr>
        <w:t xml:space="preserve">and its degradation was delayed by </w:t>
      </w:r>
      <w:r w:rsidRPr="67D34AD6" w:rsidR="0B4A9D3E">
        <w:rPr>
          <w:rFonts w:ascii="Times New Roman" w:hAnsi="Times New Roman" w:eastAsia="Times New Roman" w:cs="Times New Roman"/>
          <w:sz w:val="24"/>
          <w:szCs w:val="24"/>
        </w:rPr>
        <w:t>P450</w:t>
      </w:r>
      <w:r w:rsidRPr="67D34AD6">
        <w:rPr>
          <w:rFonts w:ascii="Times New Roman" w:hAnsi="Times New Roman" w:eastAsia="Times New Roman" w:cs="Times New Roman"/>
          <w:sz w:val="24"/>
          <w:szCs w:val="24"/>
        </w:rPr>
        <w:t xml:space="preserve"> inhibition (AS vs AS-I p </w:t>
      </w:r>
      <w:commentRangeStart w:id="290"/>
      <w:r w:rsidRPr="67D34AD6">
        <w:rPr>
          <w:rFonts w:ascii="Times New Roman" w:hAnsi="Times New Roman" w:eastAsia="Times New Roman" w:cs="Times New Roman"/>
          <w:sz w:val="24"/>
          <w:szCs w:val="24"/>
        </w:rPr>
        <w:t>&lt; 0.016</w:t>
      </w:r>
      <w:commentRangeEnd w:id="290"/>
      <w:r w:rsidRPr="67D34AD6" w:rsidR="662D1C6D">
        <w:rPr>
          <w:rStyle w:val="CommentReference"/>
          <w:rFonts w:ascii="Times New Roman" w:hAnsi="Times New Roman" w:eastAsia="Times New Roman" w:cs="Times New Roman"/>
          <w:sz w:val="24"/>
          <w:szCs w:val="24"/>
        </w:rPr>
        <w:commentReference w:id="290"/>
      </w:r>
      <w:r w:rsidRPr="67D34AD6">
        <w:rPr>
          <w:rFonts w:ascii="Times New Roman" w:hAnsi="Times New Roman" w:eastAsia="Times New Roman" w:cs="Times New Roman"/>
          <w:sz w:val="24"/>
          <w:szCs w:val="24"/>
        </w:rPr>
        <w:t>).</w:t>
      </w:r>
      <w:r w:rsidRPr="67D34AD6" w:rsidR="29C7F5F5">
        <w:rPr>
          <w:rFonts w:ascii="Times New Roman" w:hAnsi="Times New Roman" w:eastAsia="Times New Roman" w:cs="Times New Roman"/>
          <w:sz w:val="24"/>
          <w:szCs w:val="24"/>
        </w:rPr>
        <w:t xml:space="preserve"> </w:t>
      </w:r>
      <w:commentRangeStart w:id="291"/>
      <w:r w:rsidRPr="67D34AD6" w:rsidR="29C7F5F5">
        <w:rPr>
          <w:rFonts w:ascii="Times New Roman" w:hAnsi="Times New Roman" w:eastAsia="Times New Roman" w:cs="Times New Roman"/>
          <w:sz w:val="24"/>
          <w:szCs w:val="24"/>
        </w:rPr>
        <w:t>This delay appear</w:t>
      </w:r>
      <w:r w:rsidRPr="67D34AD6" w:rsidR="21E9F269">
        <w:rPr>
          <w:rFonts w:ascii="Times New Roman" w:hAnsi="Times New Roman" w:eastAsia="Times New Roman" w:cs="Times New Roman"/>
          <w:sz w:val="24"/>
          <w:szCs w:val="24"/>
        </w:rPr>
        <w:t>e</w:t>
      </w:r>
      <w:r w:rsidRPr="67D34AD6" w:rsidR="647AFE23">
        <w:rPr>
          <w:rFonts w:ascii="Times New Roman" w:hAnsi="Times New Roman" w:eastAsia="Times New Roman" w:cs="Times New Roman"/>
          <w:sz w:val="24"/>
          <w:szCs w:val="24"/>
        </w:rPr>
        <w:t>d</w:t>
      </w:r>
      <w:r w:rsidRPr="67D34AD6" w:rsidR="29C7F5F5">
        <w:rPr>
          <w:rFonts w:ascii="Times New Roman" w:hAnsi="Times New Roman" w:eastAsia="Times New Roman" w:cs="Times New Roman"/>
          <w:sz w:val="24"/>
          <w:szCs w:val="24"/>
        </w:rPr>
        <w:t xml:space="preserve"> to </w:t>
      </w:r>
      <w:commentRangeStart w:id="292"/>
      <w:r w:rsidRPr="67D34AD6" w:rsidR="29C7F5F5">
        <w:rPr>
          <w:rFonts w:ascii="Times New Roman" w:hAnsi="Times New Roman" w:eastAsia="Times New Roman" w:cs="Times New Roman"/>
          <w:sz w:val="24"/>
          <w:szCs w:val="24"/>
        </w:rPr>
        <w:t>widen</w:t>
      </w:r>
      <w:commentRangeEnd w:id="292"/>
      <w:r w:rsidRPr="67D34AD6" w:rsidR="662D1C6D">
        <w:rPr>
          <w:rStyle w:val="CommentReference"/>
          <w:rFonts w:ascii="Times New Roman" w:hAnsi="Times New Roman" w:eastAsia="Times New Roman" w:cs="Times New Roman"/>
          <w:sz w:val="24"/>
          <w:szCs w:val="24"/>
        </w:rPr>
        <w:commentReference w:id="292"/>
      </w:r>
      <w:r w:rsidRPr="67D34AD6" w:rsidR="29C7F5F5">
        <w:rPr>
          <w:rFonts w:ascii="Times New Roman" w:hAnsi="Times New Roman" w:eastAsia="Times New Roman" w:cs="Times New Roman"/>
          <w:sz w:val="24"/>
          <w:szCs w:val="24"/>
        </w:rPr>
        <w:t xml:space="preserve"> as</w:t>
      </w:r>
      <w:r w:rsidRPr="67D34AD6" w:rsidR="647AFE23">
        <w:rPr>
          <w:rFonts w:ascii="Times New Roman" w:hAnsi="Times New Roman" w:eastAsia="Times New Roman" w:cs="Times New Roman"/>
          <w:sz w:val="24"/>
          <w:szCs w:val="24"/>
        </w:rPr>
        <w:t xml:space="preserve"> the gabapentin concentration decreased</w:t>
      </w:r>
      <w:ins w:author="Koslovsky,Matt" w:date="2026-02-27T20:33:00Z" w16du:dateUtc="2026-02-27T20:33:06Z" w:id="293">
        <w:r w:rsidRPr="67D34AD6" w:rsidR="227E4CE7">
          <w:rPr>
            <w:rFonts w:ascii="Times New Roman" w:hAnsi="Times New Roman" w:eastAsia="Times New Roman" w:cs="Times New Roman"/>
            <w:sz w:val="24"/>
            <w:szCs w:val="24"/>
          </w:rPr>
          <w:t>.</w:t>
        </w:r>
      </w:ins>
      <w:del w:author="Koslovsky,Matt" w:date="2026-02-27T20:33:00Z" w16du:dateUtc="2026-02-27T20:33:04Z" w:id="294">
        <w:r w:rsidRPr="67D34AD6" w:rsidDel="73D838A6" w:rsidR="662D1C6D">
          <w:rPr>
            <w:rFonts w:ascii="Times New Roman" w:hAnsi="Times New Roman" w:eastAsia="Times New Roman" w:cs="Times New Roman"/>
            <w:sz w:val="24"/>
            <w:szCs w:val="24"/>
          </w:rPr>
          <w:delText>, but we do not have the statistical power to resolve this</w:delText>
        </w:r>
      </w:del>
      <w:commentRangeEnd w:id="291"/>
      <w:r w:rsidRPr="67D34AD6" w:rsidR="662D1C6D">
        <w:rPr>
          <w:rStyle w:val="CommentReference"/>
          <w:rFonts w:ascii="Times New Roman" w:hAnsi="Times New Roman" w:eastAsia="Times New Roman" w:cs="Times New Roman"/>
          <w:sz w:val="24"/>
          <w:szCs w:val="24"/>
        </w:rPr>
        <w:commentReference w:id="291"/>
      </w:r>
      <w:del w:author="Koslovsky,Matt" w:date="2026-02-27T20:33:00Z" w16du:dateUtc="2026-02-27T20:33:04Z" w:id="295">
        <w:r w:rsidRPr="67D34AD6" w:rsidDel="73D838A6" w:rsidR="662D1C6D">
          <w:rPr>
            <w:rFonts w:ascii="Times New Roman" w:hAnsi="Times New Roman" w:eastAsia="Times New Roman" w:cs="Times New Roman"/>
            <w:sz w:val="24"/>
            <w:szCs w:val="24"/>
          </w:rPr>
          <w:delText>.</w:delText>
        </w:r>
      </w:del>
      <w:r w:rsidRPr="67D34AD6" w:rsidR="21E9F269">
        <w:rPr>
          <w:rFonts w:ascii="Times New Roman" w:hAnsi="Times New Roman" w:eastAsia="Times New Roman" w:cs="Times New Roman"/>
          <w:sz w:val="24"/>
          <w:szCs w:val="24"/>
        </w:rPr>
        <w:t xml:space="preserve"> </w:t>
      </w:r>
      <w:ins w:author="Koslovsky,Matt" w:date="2026-02-27T20:35:00Z" w16du:dateUtc="2026-02-27T20:35:55Z" w:id="296">
        <w:del w:author="Prenni,Jessica" w:date="2026-03-09T22:31:00Z" w16du:dateUtc="2026-03-09T22:31:22Z" w:id="297">
          <w:r w:rsidRPr="67D34AD6" w:rsidDel="696A1FA5" w:rsidR="662D1C6D">
            <w:rPr>
              <w:rFonts w:ascii="Times New Roman" w:hAnsi="Times New Roman" w:eastAsia="Times New Roman" w:cs="Times New Roman"/>
              <w:sz w:val="24"/>
              <w:szCs w:val="24"/>
            </w:rPr>
            <w:delText>Gabapentin</w:delText>
          </w:r>
        </w:del>
        <w:r w:rsidRPr="67D34AD6" w:rsidR="696A1FA5">
          <w:rPr>
            <w:rFonts w:ascii="Times New Roman" w:hAnsi="Times New Roman" w:eastAsia="Times New Roman" w:cs="Times New Roman"/>
            <w:sz w:val="24"/>
            <w:szCs w:val="24"/>
          </w:rPr>
          <w:t xml:space="preserve"> </w:t>
        </w:r>
      </w:ins>
      <w:ins w:author="Prenni,Jessica" w:date="2026-03-09T22:31:00Z" w16du:dateUtc="2026-03-09T22:31:18Z" w:id="298">
        <w:r w:rsidRPr="67D34AD6" w:rsidR="46F669B5">
          <w:rPr>
            <w:rFonts w:ascii="Times New Roman" w:hAnsi="Times New Roman" w:eastAsia="Times New Roman" w:cs="Times New Roman"/>
            <w:sz w:val="24"/>
            <w:szCs w:val="24"/>
          </w:rPr>
          <w:t>I</w:t>
        </w:r>
      </w:ins>
      <w:ins w:author="Koslovsky,Matt" w:date="2026-02-27T20:36:00Z" w16du:dateUtc="2026-02-27T20:36:01Z" w:id="299">
        <w:del w:author="Prenni,Jessica" w:date="2026-03-09T22:31:00Z" w16du:dateUtc="2026-03-09T22:31:17Z" w:id="300">
          <w:r w:rsidRPr="67D34AD6" w:rsidDel="696A1FA5" w:rsidR="662D1C6D">
            <w:rPr>
              <w:rFonts w:ascii="Times New Roman" w:hAnsi="Times New Roman" w:eastAsia="Times New Roman" w:cs="Times New Roman"/>
              <w:sz w:val="24"/>
              <w:szCs w:val="24"/>
            </w:rPr>
            <w:delText>i</w:delText>
          </w:r>
        </w:del>
        <w:r w:rsidRPr="67D34AD6" w:rsidR="696A1FA5">
          <w:rPr>
            <w:rFonts w:ascii="Times New Roman" w:hAnsi="Times New Roman" w:eastAsia="Times New Roman" w:cs="Times New Roman"/>
            <w:sz w:val="24"/>
            <w:szCs w:val="24"/>
          </w:rPr>
          <w:t xml:space="preserve">n the </w:t>
        </w:r>
      </w:ins>
      <w:r w:rsidRPr="67D34AD6" w:rsidR="21E9F269">
        <w:rPr>
          <w:rFonts w:ascii="Times New Roman" w:hAnsi="Times New Roman" w:eastAsia="Times New Roman" w:cs="Times New Roman"/>
          <w:sz w:val="24"/>
          <w:szCs w:val="24"/>
        </w:rPr>
        <w:t>SD reactor</w:t>
      </w:r>
      <w:ins w:author="Prenni,Jessica" w:date="2026-03-09T22:32:00Z" w16du:dateUtc="2026-03-09T22:32:37Z" w:id="301">
        <w:r w:rsidRPr="67D34AD6" w:rsidR="6083A53A">
          <w:rPr>
            <w:rFonts w:ascii="Times New Roman" w:hAnsi="Times New Roman" w:eastAsia="Times New Roman" w:cs="Times New Roman"/>
            <w:sz w:val="24"/>
            <w:szCs w:val="24"/>
          </w:rPr>
          <w:t xml:space="preserve"> system</w:t>
        </w:r>
      </w:ins>
      <w:r w:rsidRPr="67D34AD6" w:rsidR="21E9F269">
        <w:rPr>
          <w:rFonts w:ascii="Times New Roman" w:hAnsi="Times New Roman" w:eastAsia="Times New Roman" w:cs="Times New Roman"/>
          <w:sz w:val="24"/>
          <w:szCs w:val="24"/>
        </w:rPr>
        <w:t xml:space="preserve"> </w:t>
      </w:r>
      <w:ins w:author="Koslovsky,Matt" w:date="2026-02-27T20:36:00Z" w16du:dateUtc="2026-02-27T20:36:07Z" w:id="302">
        <w:r w:rsidRPr="67D34AD6" w:rsidR="7AF2C0BB">
          <w:rPr>
            <w:rFonts w:ascii="Times New Roman" w:hAnsi="Times New Roman" w:eastAsia="Times New Roman" w:cs="Times New Roman"/>
            <w:sz w:val="24"/>
            <w:szCs w:val="24"/>
          </w:rPr>
          <w:t>e</w:t>
        </w:r>
      </w:ins>
      <w:del w:author="Koslovsky,Matt" w:date="2026-02-27T20:36:00Z" w16du:dateUtc="2026-02-27T20:36:05Z" w:id="303">
        <w:r w:rsidRPr="67D34AD6" w:rsidDel="73D838A6" w:rsidR="662D1C6D">
          <w:rPr>
            <w:rFonts w:ascii="Times New Roman" w:hAnsi="Times New Roman" w:eastAsia="Times New Roman" w:cs="Times New Roman"/>
            <w:sz w:val="24"/>
            <w:szCs w:val="24"/>
          </w:rPr>
          <w:delText xml:space="preserve">data for </w:delText>
        </w:r>
      </w:del>
      <w:del w:author="Koslovsky,Matt" w:date="2026-02-27T20:35:00Z" w16du:dateUtc="2026-02-27T20:35:53Z" w:id="304">
        <w:r w:rsidRPr="67D34AD6" w:rsidDel="73D838A6" w:rsidR="662D1C6D">
          <w:rPr>
            <w:rFonts w:ascii="Times New Roman" w:hAnsi="Times New Roman" w:eastAsia="Times New Roman" w:cs="Times New Roman"/>
            <w:sz w:val="24"/>
            <w:szCs w:val="24"/>
          </w:rPr>
          <w:delText>gabapentin</w:delText>
        </w:r>
      </w:del>
      <w:del w:author="Koslovsky,Matt" w:date="2026-02-27T20:36:00Z" w16du:dateUtc="2026-02-27T20:36:05Z" w:id="305">
        <w:r w:rsidRPr="67D34AD6" w:rsidDel="73D838A6" w:rsidR="662D1C6D">
          <w:rPr>
            <w:rFonts w:ascii="Times New Roman" w:hAnsi="Times New Roman" w:eastAsia="Times New Roman" w:cs="Times New Roman"/>
            <w:sz w:val="24"/>
            <w:szCs w:val="24"/>
          </w:rPr>
          <w:delText xml:space="preserve"> were more difficult to interpret, as they</w:delText>
        </w:r>
      </w:del>
      <w:r w:rsidRPr="67D34AD6" w:rsidR="4B0268DE">
        <w:rPr>
          <w:rFonts w:ascii="Times New Roman" w:hAnsi="Times New Roman" w:eastAsia="Times New Roman" w:cs="Times New Roman"/>
          <w:sz w:val="24"/>
          <w:szCs w:val="24"/>
        </w:rPr>
        <w:t xml:space="preserve"> </w:t>
      </w:r>
      <w:ins w:author="Prenni,Jessica" w:date="2026-03-09T22:31:00Z" w16du:dateUtc="2026-03-09T22:31:59Z" w:id="306">
        <w:r w:rsidRPr="67D34AD6" w:rsidR="2FDA2649">
          <w:rPr>
            <w:rFonts w:ascii="Times New Roman" w:hAnsi="Times New Roman" w:eastAsia="Times New Roman" w:cs="Times New Roman"/>
            <w:sz w:val="24"/>
            <w:szCs w:val="24"/>
          </w:rPr>
          <w:t xml:space="preserve"> there </w:t>
        </w:r>
      </w:ins>
      <w:ins w:author="Prenni,Jessica" w:date="2026-03-09T22:32:00Z" w16du:dateUtc="2026-03-09T22:32:18Z" w:id="307">
        <w:r w:rsidRPr="67D34AD6" w:rsidR="2FDA2649">
          <w:rPr>
            <w:rFonts w:ascii="Times New Roman" w:hAnsi="Times New Roman" w:eastAsia="Times New Roman" w:cs="Times New Roman"/>
            <w:sz w:val="24"/>
            <w:szCs w:val="24"/>
          </w:rPr>
          <w:t xml:space="preserve">was some variation in gabapentin degradation </w:t>
        </w:r>
      </w:ins>
      <w:del w:author="Prenni,Jessica" w:date="2026-03-09T22:32:00Z" w16du:dateUtc="2026-03-09T22:32:20Z" w:id="308">
        <w:r w:rsidRPr="67D34AD6" w:rsidDel="4B0268DE" w:rsidR="662D1C6D">
          <w:rPr>
            <w:rFonts w:ascii="Times New Roman" w:hAnsi="Times New Roman" w:eastAsia="Times New Roman" w:cs="Times New Roman"/>
            <w:sz w:val="24"/>
            <w:szCs w:val="24"/>
          </w:rPr>
          <w:delText>show</w:delText>
        </w:r>
      </w:del>
      <w:ins w:author="Koslovsky,Matt" w:date="2026-02-27T20:36:00Z" w16du:dateUtc="2026-02-27T20:36:11Z" w:id="309">
        <w:del w:author="Prenni,Jessica" w:date="2026-03-09T22:32:00Z" w16du:dateUtc="2026-03-09T22:32:20Z" w:id="310">
          <w:r w:rsidRPr="67D34AD6" w:rsidDel="460B5C0C" w:rsidR="662D1C6D">
            <w:rPr>
              <w:rFonts w:ascii="Times New Roman" w:hAnsi="Times New Roman" w:eastAsia="Times New Roman" w:cs="Times New Roman"/>
              <w:sz w:val="24"/>
              <w:szCs w:val="24"/>
            </w:rPr>
            <w:delText>e</w:delText>
          </w:r>
        </w:del>
        <w:del w:author="Prenni,Jessica" w:date="2026-03-09T22:32:00Z" w16du:dateUtc="2026-03-09T22:32:20Z" w:id="311">
          <w:r w:rsidRPr="67D34AD6" w:rsidDel="460B5C0C" w:rsidR="662D1C6D">
            <w:rPr>
              <w:rFonts w:ascii="Times New Roman" w:hAnsi="Times New Roman" w:eastAsia="Times New Roman" w:cs="Times New Roman"/>
              <w:sz w:val="24"/>
              <w:szCs w:val="24"/>
            </w:rPr>
            <w:delText>d</w:delText>
          </w:r>
        </w:del>
      </w:ins>
      <w:del w:author="Prenni,Jessica" w:date="2026-03-09T22:32:00Z" w16du:dateUtc="2026-03-09T22:32:22Z" w:id="312">
        <w:r w:rsidRPr="67D34AD6" w:rsidDel="4B0268DE" w:rsidR="662D1C6D">
          <w:rPr>
            <w:rFonts w:ascii="Times New Roman" w:hAnsi="Times New Roman" w:eastAsia="Times New Roman" w:cs="Times New Roman"/>
            <w:sz w:val="24"/>
            <w:szCs w:val="24"/>
          </w:rPr>
          <w:delText xml:space="preserve"> </w:delText>
        </w:r>
        <w:r w:rsidRPr="67D34AD6" w:rsidDel="6895F9C2" w:rsidR="662D1C6D">
          <w:rPr>
            <w:rFonts w:ascii="Times New Roman" w:hAnsi="Times New Roman" w:eastAsia="Times New Roman" w:cs="Times New Roman"/>
            <w:sz w:val="24"/>
            <w:szCs w:val="24"/>
          </w:rPr>
          <w:delText>a possible</w:delText>
        </w:r>
        <w:r w:rsidRPr="67D34AD6" w:rsidDel="48D77CD2" w:rsidR="662D1C6D">
          <w:rPr>
            <w:rFonts w:ascii="Times New Roman" w:hAnsi="Times New Roman" w:eastAsia="Times New Roman" w:cs="Times New Roman"/>
            <w:sz w:val="24"/>
            <w:szCs w:val="24"/>
          </w:rPr>
          <w:delText xml:space="preserve"> </w:delText>
        </w:r>
        <w:r w:rsidRPr="67D34AD6" w:rsidDel="04673933" w:rsidR="662D1C6D">
          <w:rPr>
            <w:rFonts w:ascii="Times New Roman" w:hAnsi="Times New Roman" w:eastAsia="Times New Roman" w:cs="Times New Roman"/>
            <w:sz w:val="24"/>
            <w:szCs w:val="24"/>
          </w:rPr>
          <w:delText>disparity</w:delText>
        </w:r>
      </w:del>
      <w:r w:rsidRPr="67D34AD6" w:rsidR="04673933">
        <w:rPr>
          <w:rFonts w:ascii="Times New Roman" w:hAnsi="Times New Roman" w:eastAsia="Times New Roman" w:cs="Times New Roman"/>
          <w:sz w:val="24"/>
          <w:szCs w:val="24"/>
        </w:rPr>
        <w:t xml:space="preserve"> between </w:t>
      </w:r>
      <w:ins w:author="Prenni,Jessica" w:date="2026-03-09T22:32:00Z" w16du:dateUtc="2026-03-09T22:32:27Z" w:id="313">
        <w:r w:rsidRPr="67D34AD6" w:rsidR="34F993EC">
          <w:rPr>
            <w:rFonts w:ascii="Times New Roman" w:hAnsi="Times New Roman" w:eastAsia="Times New Roman" w:cs="Times New Roman"/>
            <w:sz w:val="24"/>
            <w:szCs w:val="24"/>
          </w:rPr>
          <w:t xml:space="preserve">the </w:t>
        </w:r>
      </w:ins>
      <w:r w:rsidRPr="67D34AD6" w:rsidR="04673933">
        <w:rPr>
          <w:rFonts w:ascii="Times New Roman" w:hAnsi="Times New Roman" w:eastAsia="Times New Roman" w:cs="Times New Roman"/>
          <w:sz w:val="24"/>
          <w:szCs w:val="24"/>
        </w:rPr>
        <w:t>inhibited and uninhi</w:t>
      </w:r>
      <w:commentRangeStart w:id="314"/>
      <w:r w:rsidRPr="67D34AD6" w:rsidR="04673933">
        <w:rPr>
          <w:rFonts w:ascii="Times New Roman" w:hAnsi="Times New Roman" w:eastAsia="Times New Roman" w:cs="Times New Roman"/>
          <w:sz w:val="24"/>
          <w:szCs w:val="24"/>
        </w:rPr>
        <w:t>bited reactors</w:t>
      </w:r>
      <w:commentRangeEnd w:id="314"/>
      <w:r w:rsidRPr="67D34AD6" w:rsidR="662D1C6D">
        <w:rPr>
          <w:rStyle w:val="CommentReference"/>
          <w:rFonts w:ascii="Times New Roman" w:hAnsi="Times New Roman" w:eastAsia="Times New Roman" w:cs="Times New Roman"/>
          <w:sz w:val="24"/>
          <w:szCs w:val="24"/>
        </w:rPr>
        <w:commentReference w:id="314"/>
      </w:r>
      <w:ins w:author="Koslovsky,Matt" w:date="2026-02-27T20:37:00Z" w16du:dateUtc="2026-02-27T20:37:06Z" w:id="315">
        <w:r w:rsidRPr="67D34AD6" w:rsidR="3927B377">
          <w:rPr>
            <w:rFonts w:ascii="Times New Roman" w:hAnsi="Times New Roman" w:eastAsia="Times New Roman" w:cs="Times New Roman"/>
            <w:sz w:val="24"/>
            <w:szCs w:val="24"/>
          </w:rPr>
          <w:t>.</w:t>
        </w:r>
      </w:ins>
      <w:del w:author="Koslovsky,Matt" w:date="2026-02-27T20:37:00Z" w16du:dateUtc="2026-02-27T20:37:05Z" w:id="316">
        <w:r w:rsidRPr="67D34AD6" w:rsidDel="73D838A6" w:rsidR="662D1C6D">
          <w:rPr>
            <w:rFonts w:ascii="Times New Roman" w:hAnsi="Times New Roman" w:eastAsia="Times New Roman" w:cs="Times New Roman"/>
            <w:sz w:val="24"/>
            <w:szCs w:val="24"/>
          </w:rPr>
          <w:delText>,</w:delText>
        </w:r>
      </w:del>
      <w:r w:rsidRPr="67D34AD6" w:rsidR="5B2CDF4D">
        <w:rPr>
          <w:rFonts w:ascii="Times New Roman" w:hAnsi="Times New Roman" w:eastAsia="Times New Roman" w:cs="Times New Roman"/>
          <w:sz w:val="24"/>
          <w:szCs w:val="24"/>
        </w:rPr>
        <w:t xml:space="preserve"> </w:t>
      </w:r>
      <w:del w:author="Koslovsky,Matt" w:date="2026-02-27T20:37:00Z" w16du:dateUtc="2026-02-27T20:37:09Z" w:id="317">
        <w:r w:rsidRPr="67D34AD6" w:rsidDel="73D838A6" w:rsidR="662D1C6D">
          <w:rPr>
            <w:rFonts w:ascii="Times New Roman" w:hAnsi="Times New Roman" w:eastAsia="Times New Roman" w:cs="Times New Roman"/>
            <w:sz w:val="24"/>
            <w:szCs w:val="24"/>
          </w:rPr>
          <w:delText>though</w:delText>
        </w:r>
      </w:del>
      <w:ins w:author="Koslovsky,Matt" w:date="2026-02-27T20:37:00Z" w16du:dateUtc="2026-02-27T20:37:10Z" w:id="318">
        <w:r w:rsidRPr="67D34AD6" w:rsidR="596A1F66">
          <w:rPr>
            <w:rFonts w:ascii="Times New Roman" w:hAnsi="Times New Roman" w:eastAsia="Times New Roman" w:cs="Times New Roman"/>
            <w:sz w:val="24"/>
            <w:szCs w:val="24"/>
          </w:rPr>
          <w:t>However,</w:t>
        </w:r>
      </w:ins>
      <w:r w:rsidRPr="67D34AD6" w:rsidR="5B2CDF4D">
        <w:rPr>
          <w:rFonts w:ascii="Times New Roman" w:hAnsi="Times New Roman" w:eastAsia="Times New Roman" w:cs="Times New Roman"/>
          <w:sz w:val="24"/>
          <w:szCs w:val="24"/>
        </w:rPr>
        <w:t xml:space="preserve"> this </w:t>
      </w:r>
      <w:del w:author="Prenni,Jessica" w:date="2026-03-09T22:32:00Z" w16du:dateUtc="2026-03-09T22:32:53Z" w:id="319">
        <w:r w:rsidRPr="67D34AD6" w:rsidDel="5B2CDF4D" w:rsidR="662D1C6D">
          <w:rPr>
            <w:rFonts w:ascii="Times New Roman" w:hAnsi="Times New Roman" w:eastAsia="Times New Roman" w:cs="Times New Roman"/>
            <w:sz w:val="24"/>
            <w:szCs w:val="24"/>
          </w:rPr>
          <w:delText>is</w:delText>
        </w:r>
      </w:del>
      <w:ins w:author="Prenni,Jessica" w:date="2026-03-09T22:32:00Z" w16du:dateUtc="2026-03-09T22:32:56Z" w:id="320">
        <w:r w:rsidRPr="67D34AD6" w:rsidR="257BF8B6">
          <w:rPr>
            <w:rFonts w:ascii="Times New Roman" w:hAnsi="Times New Roman" w:eastAsia="Times New Roman" w:cs="Times New Roman"/>
            <w:sz w:val="24"/>
            <w:szCs w:val="24"/>
          </w:rPr>
          <w:t>result is</w:t>
        </w:r>
      </w:ins>
      <w:r w:rsidRPr="67D34AD6" w:rsidR="5B2CDF4D">
        <w:rPr>
          <w:rFonts w:ascii="Times New Roman" w:hAnsi="Times New Roman" w:eastAsia="Times New Roman" w:cs="Times New Roman"/>
          <w:sz w:val="24"/>
          <w:szCs w:val="24"/>
        </w:rPr>
        <w:t xml:space="preserve"> </w:t>
      </w:r>
      <w:ins w:author="Prenni,Jessica" w:date="2026-03-09T22:33:00Z" w16du:dateUtc="2026-03-09T22:33:27Z" w:id="321">
        <w:r w:rsidRPr="67D34AD6" w:rsidR="5DB6830A">
          <w:rPr>
            <w:rFonts w:ascii="Times New Roman" w:hAnsi="Times New Roman" w:eastAsia="Times New Roman" w:cs="Times New Roman"/>
            <w:sz w:val="24"/>
            <w:szCs w:val="24"/>
          </w:rPr>
          <w:t xml:space="preserve">difficult to interpret as we also observed </w:t>
        </w:r>
      </w:ins>
      <w:del w:author="Prenni,Jessica" w:date="2026-03-09T22:33:00Z" w16du:dateUtc="2026-03-09T22:33:30Z" w:id="322">
        <w:r w:rsidRPr="67D34AD6" w:rsidDel="5B2CDF4D" w:rsidR="662D1C6D">
          <w:rPr>
            <w:rFonts w:ascii="Times New Roman" w:hAnsi="Times New Roman" w:eastAsia="Times New Roman" w:cs="Times New Roman"/>
            <w:sz w:val="24"/>
            <w:szCs w:val="24"/>
          </w:rPr>
          <w:delText xml:space="preserve">confounded by </w:delText>
        </w:r>
        <w:r w:rsidRPr="67D34AD6" w:rsidDel="32E1E0D7" w:rsidR="662D1C6D">
          <w:rPr>
            <w:rFonts w:ascii="Times New Roman" w:hAnsi="Times New Roman" w:eastAsia="Times New Roman" w:cs="Times New Roman"/>
            <w:sz w:val="24"/>
            <w:szCs w:val="24"/>
          </w:rPr>
          <w:delText>measurements</w:delText>
        </w:r>
        <w:r w:rsidRPr="67D34AD6" w:rsidDel="65721E72" w:rsidR="662D1C6D">
          <w:rPr>
            <w:rFonts w:ascii="Times New Roman" w:hAnsi="Times New Roman" w:eastAsia="Times New Roman" w:cs="Times New Roman"/>
            <w:sz w:val="24"/>
            <w:szCs w:val="24"/>
          </w:rPr>
          <w:delText xml:space="preserve"> showing</w:delText>
        </w:r>
      </w:del>
      <w:r w:rsidRPr="67D34AD6" w:rsidR="65721E72">
        <w:rPr>
          <w:rFonts w:ascii="Times New Roman" w:hAnsi="Times New Roman" w:eastAsia="Times New Roman" w:cs="Times New Roman"/>
          <w:sz w:val="24"/>
          <w:szCs w:val="24"/>
        </w:rPr>
        <w:t xml:space="preserve"> gabapentin concentrations higher than baseline in inhibited cultures.</w:t>
      </w:r>
    </w:p>
    <w:p w:rsidRPr="00EB3EB7" w:rsidR="00B41933" w:rsidP="00A63F7B" w:rsidRDefault="6604FD92" w14:paraId="21BEDF69" w14:textId="0FFCD7B7">
      <w:pPr>
        <w:spacing w:after="0" w:line="480" w:lineRule="auto"/>
        <w:ind w:firstLine="720"/>
        <w:rPr>
          <w:rFonts w:ascii="Times New Roman" w:hAnsi="Times New Roman" w:eastAsia="Times New Roman" w:cs="Times New Roman"/>
          <w:sz w:val="24"/>
          <w:szCs w:val="24"/>
        </w:rPr>
      </w:pPr>
      <w:r w:rsidRPr="1B3187FA">
        <w:rPr>
          <w:rFonts w:ascii="Times New Roman" w:hAnsi="Times New Roman" w:eastAsia="Times New Roman" w:cs="Times New Roman"/>
          <w:sz w:val="24"/>
          <w:szCs w:val="24"/>
        </w:rPr>
        <w:t>Acetaminophen was degraded by both cultures</w:t>
      </w:r>
      <w:r w:rsidRPr="1B3187FA" w:rsidR="138232B1">
        <w:rPr>
          <w:rFonts w:ascii="Times New Roman" w:hAnsi="Times New Roman" w:eastAsia="Times New Roman" w:cs="Times New Roman"/>
          <w:sz w:val="24"/>
          <w:szCs w:val="24"/>
        </w:rPr>
        <w:t xml:space="preserve"> (Figure </w:t>
      </w:r>
      <w:r w:rsidRPr="1B3187FA" w:rsidR="7F26594B">
        <w:rPr>
          <w:rFonts w:ascii="Times New Roman" w:hAnsi="Times New Roman" w:eastAsia="Times New Roman" w:cs="Times New Roman"/>
          <w:sz w:val="24"/>
          <w:szCs w:val="24"/>
        </w:rPr>
        <w:t>1</w:t>
      </w:r>
      <w:r w:rsidRPr="1B3187FA" w:rsidR="138232B1">
        <w:rPr>
          <w:rFonts w:ascii="Times New Roman" w:hAnsi="Times New Roman" w:eastAsia="Times New Roman" w:cs="Times New Roman"/>
          <w:sz w:val="24"/>
          <w:szCs w:val="24"/>
        </w:rPr>
        <w:t>e)</w:t>
      </w:r>
      <w:r w:rsidRPr="1B3187FA">
        <w:rPr>
          <w:rFonts w:ascii="Times New Roman" w:hAnsi="Times New Roman" w:eastAsia="Times New Roman" w:cs="Times New Roman"/>
          <w:sz w:val="24"/>
          <w:szCs w:val="24"/>
        </w:rPr>
        <w:t xml:space="preserve">, but </w:t>
      </w:r>
      <w:r w:rsidRPr="1B3187FA" w:rsidR="2A6E05D4">
        <w:rPr>
          <w:rFonts w:ascii="Times New Roman" w:hAnsi="Times New Roman" w:eastAsia="Times New Roman" w:cs="Times New Roman"/>
          <w:sz w:val="24"/>
          <w:szCs w:val="24"/>
        </w:rPr>
        <w:t>P450</w:t>
      </w:r>
      <w:r w:rsidRPr="1B3187FA">
        <w:rPr>
          <w:rFonts w:ascii="Times New Roman" w:hAnsi="Times New Roman" w:eastAsia="Times New Roman" w:cs="Times New Roman"/>
          <w:sz w:val="24"/>
          <w:szCs w:val="24"/>
        </w:rPr>
        <w:t xml:space="preserve"> inhibition only delayed its degradation in the SD reactors</w:t>
      </w:r>
      <w:r w:rsidRPr="1B3187FA" w:rsidR="30350CF6">
        <w:rPr>
          <w:rFonts w:ascii="Times New Roman" w:hAnsi="Times New Roman" w:eastAsia="Times New Roman" w:cs="Times New Roman"/>
          <w:sz w:val="24"/>
          <w:szCs w:val="24"/>
        </w:rPr>
        <w:t xml:space="preserve"> (</w:t>
      </w:r>
      <w:r w:rsidRPr="1B3187FA" w:rsidR="2BF2DC84">
        <w:rPr>
          <w:rFonts w:ascii="Times New Roman" w:hAnsi="Times New Roman" w:eastAsia="Times New Roman" w:cs="Times New Roman"/>
          <w:sz w:val="24"/>
          <w:szCs w:val="24"/>
        </w:rPr>
        <w:t xml:space="preserve">SD vs SD-I p &lt; 0.02). </w:t>
      </w:r>
      <w:r w:rsidRPr="1B3187FA" w:rsidR="7F716AB8">
        <w:rPr>
          <w:rFonts w:ascii="Times New Roman" w:hAnsi="Times New Roman" w:eastAsia="Times New Roman" w:cs="Times New Roman"/>
          <w:sz w:val="24"/>
          <w:szCs w:val="24"/>
        </w:rPr>
        <w:t xml:space="preserve">These </w:t>
      </w:r>
      <w:del w:author="Koslovsky,Matt" w:date="2026-02-27T20:49:00Z" w16du:dateUtc="2026-02-27T20:49:59Z" w:id="323">
        <w:r w:rsidRPr="1B3187FA" w:rsidDel="00F43942" w:rsidR="00F43942">
          <w:rPr>
            <w:rFonts w:ascii="Times New Roman" w:hAnsi="Times New Roman" w:eastAsia="Times New Roman" w:cs="Times New Roman"/>
            <w:sz w:val="24"/>
            <w:szCs w:val="24"/>
          </w:rPr>
          <w:delText>data</w:delText>
        </w:r>
      </w:del>
      <w:ins w:author="Koslovsky,Matt" w:date="2026-02-27T20:49:00Z" w16du:dateUtc="2026-02-27T20:49:59Z" w:id="324">
        <w:r w:rsidRPr="1B3187FA" w:rsidR="4A7702E8">
          <w:rPr>
            <w:rFonts w:ascii="Times New Roman" w:hAnsi="Times New Roman" w:eastAsia="Times New Roman" w:cs="Times New Roman"/>
            <w:sz w:val="24"/>
            <w:szCs w:val="24"/>
          </w:rPr>
          <w:t>res</w:t>
        </w:r>
      </w:ins>
      <w:ins w:author="Koslovsky,Matt" w:date="2026-02-27T20:50:00Z" w16du:dateUtc="2026-02-27T20:50:00Z" w:id="325">
        <w:r w:rsidRPr="1B3187FA" w:rsidR="4A7702E8">
          <w:rPr>
            <w:rFonts w:ascii="Times New Roman" w:hAnsi="Times New Roman" w:eastAsia="Times New Roman" w:cs="Times New Roman"/>
            <w:sz w:val="24"/>
            <w:szCs w:val="24"/>
          </w:rPr>
          <w:t>ults</w:t>
        </w:r>
      </w:ins>
      <w:r w:rsidRPr="1B3187FA" w:rsidR="7F716AB8">
        <w:rPr>
          <w:rFonts w:ascii="Times New Roman" w:hAnsi="Times New Roman" w:eastAsia="Times New Roman" w:cs="Times New Roman"/>
          <w:sz w:val="24"/>
          <w:szCs w:val="24"/>
        </w:rPr>
        <w:t xml:space="preserve"> suggest </w:t>
      </w:r>
      <w:r w:rsidRPr="1B3187FA" w:rsidR="35BE3E78">
        <w:rPr>
          <w:rFonts w:ascii="Times New Roman" w:hAnsi="Times New Roman" w:eastAsia="Times New Roman" w:cs="Times New Roman"/>
          <w:sz w:val="24"/>
          <w:szCs w:val="24"/>
        </w:rPr>
        <w:t xml:space="preserve">different acetaminophen biodegradation pathways were used in the two cultures. </w:t>
      </w:r>
      <w:r w:rsidRPr="1B3187FA" w:rsidR="2B953FCD">
        <w:rPr>
          <w:rFonts w:ascii="Times New Roman" w:hAnsi="Times New Roman" w:eastAsia="Times New Roman" w:cs="Times New Roman"/>
          <w:sz w:val="24"/>
          <w:szCs w:val="24"/>
        </w:rPr>
        <w:t xml:space="preserve">Triclosan and 5-fluorouracil were </w:t>
      </w:r>
      <w:commentRangeStart w:id="326"/>
      <w:r w:rsidRPr="1B3187FA" w:rsidR="2B953FCD">
        <w:rPr>
          <w:rFonts w:ascii="Times New Roman" w:hAnsi="Times New Roman" w:eastAsia="Times New Roman" w:cs="Times New Roman"/>
          <w:sz w:val="24"/>
          <w:szCs w:val="24"/>
        </w:rPr>
        <w:t xml:space="preserve">degraded </w:t>
      </w:r>
      <w:commentRangeEnd w:id="326"/>
      <w:r w:rsidRPr="1B3187FA" w:rsidR="00F43942">
        <w:rPr>
          <w:rStyle w:val="CommentReference"/>
          <w:rFonts w:ascii="Times New Roman" w:hAnsi="Times New Roman" w:eastAsia="Times New Roman" w:cs="Times New Roman"/>
          <w:sz w:val="24"/>
          <w:szCs w:val="24"/>
        </w:rPr>
        <w:commentReference w:id="326"/>
      </w:r>
      <w:r w:rsidRPr="1B3187FA" w:rsidR="2B953FCD">
        <w:rPr>
          <w:rFonts w:ascii="Times New Roman" w:hAnsi="Times New Roman" w:eastAsia="Times New Roman" w:cs="Times New Roman"/>
          <w:sz w:val="24"/>
          <w:szCs w:val="24"/>
        </w:rPr>
        <w:t xml:space="preserve">in both cultures regardless of </w:t>
      </w:r>
      <w:r w:rsidRPr="1B3187FA" w:rsidR="2A6E05D4">
        <w:rPr>
          <w:rFonts w:ascii="Times New Roman" w:hAnsi="Times New Roman" w:eastAsia="Times New Roman" w:cs="Times New Roman"/>
          <w:sz w:val="24"/>
          <w:szCs w:val="24"/>
        </w:rPr>
        <w:t>P450</w:t>
      </w:r>
      <w:r w:rsidRPr="1B3187FA" w:rsidR="2B953FCD">
        <w:rPr>
          <w:rFonts w:ascii="Times New Roman" w:hAnsi="Times New Roman" w:eastAsia="Times New Roman" w:cs="Times New Roman"/>
          <w:sz w:val="24"/>
          <w:szCs w:val="24"/>
        </w:rPr>
        <w:t xml:space="preserve"> inhibiti</w:t>
      </w:r>
      <w:r w:rsidRPr="1B3187FA" w:rsidR="33D85A53">
        <w:rPr>
          <w:rFonts w:ascii="Times New Roman" w:hAnsi="Times New Roman" w:eastAsia="Times New Roman" w:cs="Times New Roman"/>
          <w:sz w:val="24"/>
          <w:szCs w:val="24"/>
        </w:rPr>
        <w:t>on</w:t>
      </w:r>
      <w:ins w:author="Koslovsky,Matt" w:date="2026-02-27T20:50:00Z" w16du:dateUtc="2026-02-27T20:50:15Z" w:id="327">
        <w:r w:rsidRPr="1B3187FA" w:rsidR="727E3427">
          <w:rPr>
            <w:rFonts w:ascii="Times New Roman" w:hAnsi="Times New Roman" w:eastAsia="Times New Roman" w:cs="Times New Roman"/>
            <w:sz w:val="24"/>
            <w:szCs w:val="24"/>
          </w:rPr>
          <w:t>,</w:t>
        </w:r>
      </w:ins>
      <w:r w:rsidRPr="1B3187FA" w:rsidR="33D85A53">
        <w:rPr>
          <w:rFonts w:ascii="Times New Roman" w:hAnsi="Times New Roman" w:eastAsia="Times New Roman" w:cs="Times New Roman"/>
          <w:sz w:val="24"/>
          <w:szCs w:val="24"/>
        </w:rPr>
        <w:t xml:space="preserve"> </w:t>
      </w:r>
      <w:r w:rsidRPr="1B3187FA" w:rsidR="17E33824">
        <w:rPr>
          <w:rFonts w:ascii="Times New Roman" w:hAnsi="Times New Roman" w:eastAsia="Times New Roman" w:cs="Times New Roman"/>
          <w:sz w:val="24"/>
          <w:szCs w:val="24"/>
        </w:rPr>
        <w:t xml:space="preserve">while </w:t>
      </w:r>
      <w:ins w:author="Koslovsky,Matt" w:date="2026-02-27T20:50:00Z" w16du:dateUtc="2026-02-27T20:50:12Z" w:id="328">
        <w:r w:rsidRPr="1B3187FA" w:rsidR="4441E05A">
          <w:rPr>
            <w:rFonts w:ascii="Times New Roman" w:hAnsi="Times New Roman" w:eastAsia="Times New Roman" w:cs="Times New Roman"/>
            <w:sz w:val="24"/>
            <w:szCs w:val="24"/>
          </w:rPr>
          <w:t>the</w:t>
        </w:r>
      </w:ins>
      <w:del w:author="Koslovsky,Matt" w:date="2026-02-27T20:50:00Z" w16du:dateUtc="2026-02-27T20:50:11Z" w:id="329">
        <w:r w:rsidRPr="1B3187FA" w:rsidDel="00F43942" w:rsidR="00F43942">
          <w:rPr>
            <w:rFonts w:ascii="Times New Roman" w:hAnsi="Times New Roman" w:eastAsia="Times New Roman" w:cs="Times New Roman"/>
            <w:sz w:val="24"/>
            <w:szCs w:val="24"/>
          </w:rPr>
          <w:delText>our</w:delText>
        </w:r>
      </w:del>
      <w:r w:rsidRPr="1B3187FA" w:rsidR="17E33824">
        <w:rPr>
          <w:rFonts w:ascii="Times New Roman" w:hAnsi="Times New Roman" w:eastAsia="Times New Roman" w:cs="Times New Roman"/>
          <w:sz w:val="24"/>
          <w:szCs w:val="24"/>
        </w:rPr>
        <w:t xml:space="preserve"> results </w:t>
      </w:r>
      <w:r w:rsidRPr="1B3187FA" w:rsidR="6C576BCC">
        <w:rPr>
          <w:rFonts w:ascii="Times New Roman" w:hAnsi="Times New Roman" w:eastAsia="Times New Roman" w:cs="Times New Roman"/>
          <w:sz w:val="24"/>
          <w:szCs w:val="24"/>
        </w:rPr>
        <w:t xml:space="preserve">for phenytoin, naproxen, diclofenac, and gemfibrozil were </w:t>
      </w:r>
      <w:commentRangeStart w:id="330"/>
      <w:r w:rsidRPr="1B3187FA" w:rsidR="6C576BCC">
        <w:rPr>
          <w:rFonts w:ascii="Times New Roman" w:hAnsi="Times New Roman" w:eastAsia="Times New Roman" w:cs="Times New Roman"/>
          <w:sz w:val="24"/>
          <w:szCs w:val="24"/>
        </w:rPr>
        <w:t>inconclusive</w:t>
      </w:r>
      <w:commentRangeEnd w:id="330"/>
      <w:r w:rsidRPr="1B3187FA" w:rsidR="00F43942">
        <w:rPr>
          <w:rStyle w:val="CommentReference"/>
          <w:rFonts w:ascii="Times New Roman" w:hAnsi="Times New Roman" w:eastAsia="Times New Roman" w:cs="Times New Roman"/>
          <w:sz w:val="24"/>
          <w:szCs w:val="24"/>
        </w:rPr>
        <w:commentReference w:id="330"/>
      </w:r>
      <w:r w:rsidRPr="1B3187FA" w:rsidR="74568EDB">
        <w:rPr>
          <w:rFonts w:ascii="Times New Roman" w:hAnsi="Times New Roman" w:eastAsia="Times New Roman" w:cs="Times New Roman"/>
          <w:sz w:val="24"/>
          <w:szCs w:val="24"/>
        </w:rPr>
        <w:t>.</w:t>
      </w:r>
      <w:r w:rsidRPr="1B3187FA" w:rsidR="6A1A3620">
        <w:rPr>
          <w:rFonts w:ascii="Times New Roman" w:hAnsi="Times New Roman" w:eastAsia="Times New Roman" w:cs="Times New Roman"/>
          <w:sz w:val="24"/>
          <w:szCs w:val="24"/>
        </w:rPr>
        <w:t xml:space="preserve"> </w:t>
      </w:r>
      <w:r w:rsidRPr="1B3187FA" w:rsidR="74568EDB">
        <w:rPr>
          <w:rFonts w:ascii="Times New Roman" w:hAnsi="Times New Roman" w:eastAsia="Times New Roman" w:cs="Times New Roman"/>
          <w:sz w:val="24"/>
          <w:szCs w:val="24"/>
        </w:rPr>
        <w:t>O</w:t>
      </w:r>
      <w:r w:rsidRPr="1B3187FA" w:rsidR="354832DF">
        <w:rPr>
          <w:rFonts w:ascii="Times New Roman" w:hAnsi="Times New Roman" w:eastAsia="Times New Roman" w:cs="Times New Roman"/>
          <w:sz w:val="24"/>
          <w:szCs w:val="24"/>
        </w:rPr>
        <w:t>nly one of three AS reactors (R1) showed degradation of these four compounds, and none of the four w</w:t>
      </w:r>
      <w:del w:author="Koslovsky,Matt" w:date="2026-02-27T20:52:00Z" w16du:dateUtc="2026-02-27T20:52:13Z" w:id="331">
        <w:r w:rsidRPr="1B3187FA" w:rsidDel="00F43942" w:rsidR="00F43942">
          <w:rPr>
            <w:rFonts w:ascii="Times New Roman" w:hAnsi="Times New Roman" w:eastAsia="Times New Roman" w:cs="Times New Roman"/>
            <w:sz w:val="24"/>
            <w:szCs w:val="24"/>
          </w:rPr>
          <w:delText>as</w:delText>
        </w:r>
      </w:del>
      <w:ins w:author="Koslovsky,Matt" w:date="2026-02-27T20:52:00Z" w16du:dateUtc="2026-02-27T20:52:13Z" w:id="332">
        <w:r w:rsidRPr="1B3187FA" w:rsidR="236DA96A">
          <w:rPr>
            <w:rFonts w:ascii="Times New Roman" w:hAnsi="Times New Roman" w:eastAsia="Times New Roman" w:cs="Times New Roman"/>
            <w:sz w:val="24"/>
            <w:szCs w:val="24"/>
          </w:rPr>
          <w:t>ere</w:t>
        </w:r>
      </w:ins>
      <w:r w:rsidRPr="1B3187FA" w:rsidR="354832DF">
        <w:rPr>
          <w:rFonts w:ascii="Times New Roman" w:hAnsi="Times New Roman" w:eastAsia="Times New Roman" w:cs="Times New Roman"/>
          <w:sz w:val="24"/>
          <w:szCs w:val="24"/>
        </w:rPr>
        <w:t xml:space="preserve"> entirely degraded</w:t>
      </w:r>
      <w:r w:rsidRPr="1B3187FA" w:rsidR="74568EDB">
        <w:rPr>
          <w:rFonts w:ascii="Times New Roman" w:hAnsi="Times New Roman" w:eastAsia="Times New Roman" w:cs="Times New Roman"/>
          <w:sz w:val="24"/>
          <w:szCs w:val="24"/>
        </w:rPr>
        <w:t xml:space="preserve"> (</w:t>
      </w:r>
      <w:commentRangeStart w:id="333"/>
      <w:r w:rsidRPr="1B3187FA" w:rsidR="74568EDB">
        <w:rPr>
          <w:rFonts w:ascii="Times New Roman" w:hAnsi="Times New Roman" w:eastAsia="Times New Roman" w:cs="Times New Roman"/>
          <w:sz w:val="24"/>
          <w:szCs w:val="24"/>
        </w:rPr>
        <w:t>Supplementary figure</w:t>
      </w:r>
      <w:commentRangeEnd w:id="333"/>
      <w:r w:rsidRPr="1B3187FA" w:rsidR="00F43942">
        <w:rPr>
          <w:rStyle w:val="CommentReference"/>
          <w:rFonts w:ascii="Times New Roman" w:hAnsi="Times New Roman" w:eastAsia="Times New Roman" w:cs="Times New Roman"/>
          <w:sz w:val="24"/>
          <w:szCs w:val="24"/>
        </w:rPr>
        <w:commentReference w:id="333"/>
      </w:r>
      <w:r w:rsidRPr="1B3187FA" w:rsidR="74568EDB">
        <w:rPr>
          <w:rFonts w:ascii="Times New Roman" w:hAnsi="Times New Roman" w:eastAsia="Times New Roman" w:cs="Times New Roman"/>
          <w:sz w:val="24"/>
          <w:szCs w:val="24"/>
        </w:rPr>
        <w:t>)</w:t>
      </w:r>
      <w:r w:rsidRPr="1B3187FA" w:rsidR="354832DF">
        <w:rPr>
          <w:rFonts w:ascii="Times New Roman" w:hAnsi="Times New Roman" w:eastAsia="Times New Roman" w:cs="Times New Roman"/>
          <w:sz w:val="24"/>
          <w:szCs w:val="24"/>
        </w:rPr>
        <w:t>.</w:t>
      </w:r>
    </w:p>
    <w:p w:rsidRPr="00EB3EB7" w:rsidR="00723641" w:rsidP="004B434A" w:rsidRDefault="00723641" w14:paraId="40C7881B" w14:textId="77777777">
      <w:pPr>
        <w:spacing w:after="0" w:line="480" w:lineRule="auto"/>
        <w:rPr>
          <w:sz w:val="24"/>
          <w:szCs w:val="24"/>
        </w:rPr>
      </w:pPr>
      <w:r w:rsidRPr="00EB3EB7">
        <w:rPr>
          <w:noProof/>
          <w:sz w:val="24"/>
          <w:szCs w:val="24"/>
        </w:rPr>
        <w:drawing>
          <wp:inline distT="0" distB="0" distL="0" distR="0" wp14:anchorId="14562221" wp14:editId="0CDC9766">
            <wp:extent cx="5943600" cy="5619752"/>
            <wp:effectExtent l="0" t="0" r="0" b="0"/>
            <wp:docPr id="1732160649" name="Picture 1732160649" descr="A group of graphs showing different types of dru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160649" name="Picture 1732160649" descr="A group of graphs showing different types of drug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5619752"/>
                    </a:xfrm>
                    <a:prstGeom prst="rect">
                      <a:avLst/>
                    </a:prstGeom>
                  </pic:spPr>
                </pic:pic>
              </a:graphicData>
            </a:graphic>
          </wp:inline>
        </w:drawing>
      </w:r>
    </w:p>
    <w:p w:rsidRPr="00EB3EB7" w:rsidR="00723641" w:rsidP="00A63F7B" w:rsidRDefault="60F9FA89" w14:paraId="41BD403C" w14:textId="32E303F8">
      <w:pPr>
        <w:spacing w:after="0" w:line="480" w:lineRule="auto"/>
        <w:rPr>
          <w:rFonts w:ascii="Times New Roman" w:hAnsi="Times New Roman" w:cs="Times New Roman"/>
          <w:i/>
          <w:iCs/>
          <w:sz w:val="24"/>
          <w:szCs w:val="24"/>
        </w:rPr>
      </w:pPr>
      <w:r w:rsidRPr="00EB3EB7">
        <w:rPr>
          <w:rFonts w:ascii="Times New Roman" w:hAnsi="Times New Roman" w:cs="Times New Roman"/>
          <w:b/>
          <w:bCs/>
          <w:i/>
          <w:iCs/>
          <w:sz w:val="24"/>
          <w:szCs w:val="24"/>
        </w:rPr>
        <w:t>Figure 1</w:t>
      </w:r>
      <w:r w:rsidR="005A2F8C">
        <w:rPr>
          <w:rFonts w:ascii="Times New Roman" w:hAnsi="Times New Roman" w:cs="Times New Roman"/>
          <w:i/>
          <w:iCs/>
          <w:sz w:val="24"/>
          <w:szCs w:val="24"/>
        </w:rPr>
        <w:t>.</w:t>
      </w:r>
      <w:r w:rsidRPr="00EB3EB7">
        <w:rPr>
          <w:rFonts w:ascii="Times New Roman" w:hAnsi="Times New Roman" w:cs="Times New Roman"/>
          <w:i/>
          <w:iCs/>
          <w:sz w:val="24"/>
          <w:szCs w:val="24"/>
        </w:rPr>
        <w:t xml:space="preserve"> Time series data of LC-MS/MS measurements for TOrCs exhibiting any </w:t>
      </w:r>
      <w:r w:rsidRPr="00EB3EB7" w:rsidR="3F8DDC38">
        <w:rPr>
          <w:rFonts w:ascii="Times New Roman" w:hAnsi="Times New Roman" w:cs="Times New Roman"/>
          <w:i/>
          <w:iCs/>
          <w:sz w:val="24"/>
          <w:szCs w:val="24"/>
        </w:rPr>
        <w:t>P450</w:t>
      </w:r>
      <w:r w:rsidRPr="00EB3EB7">
        <w:rPr>
          <w:rFonts w:ascii="Times New Roman" w:hAnsi="Times New Roman" w:cs="Times New Roman"/>
          <w:i/>
          <w:iCs/>
          <w:sz w:val="24"/>
          <w:szCs w:val="24"/>
        </w:rPr>
        <w:t xml:space="preserve"> associated degradation. Inhibited cultures were treated with 1-ABT and sterile controls were autoclaved for 15 minutes at 121</w:t>
      </w:r>
      <w:r w:rsidRPr="00EB3EB7" w:rsidR="00EEFC75">
        <w:rPr>
          <w:rFonts w:ascii="Times New Roman" w:hAnsi="Times New Roman" w:cs="Times New Roman"/>
          <w:i/>
          <w:iCs/>
          <w:sz w:val="24"/>
          <w:szCs w:val="24"/>
        </w:rPr>
        <w:t>°C</w:t>
      </w:r>
      <w:r w:rsidRPr="00EB3EB7" w:rsidR="1BBB10A7">
        <w:rPr>
          <w:rFonts w:ascii="Times New Roman" w:hAnsi="Times New Roman" w:cs="Times New Roman"/>
          <w:i/>
          <w:iCs/>
          <w:sz w:val="24"/>
          <w:szCs w:val="24"/>
        </w:rPr>
        <w:t xml:space="preserve"> </w:t>
      </w:r>
      <w:r w:rsidRPr="00EB3EB7">
        <w:rPr>
          <w:rFonts w:ascii="Times New Roman" w:hAnsi="Times New Roman" w:cs="Times New Roman"/>
          <w:i/>
          <w:iCs/>
          <w:sz w:val="24"/>
          <w:szCs w:val="24"/>
        </w:rPr>
        <w:t xml:space="preserve">prior to the addition of TOrCs.  </w:t>
      </w:r>
      <w:commentRangeStart w:id="334"/>
      <w:ins w:author="Janiszewski,Lara" w:date="2025-11-24T05:30:00Z" w:id="335">
        <w:r w:rsidRPr="00EB3EB7" w:rsidR="7F3FE08F">
          <w:rPr>
            <w:rFonts w:ascii="Times New Roman" w:hAnsi="Times New Roman" w:cs="Times New Roman"/>
            <w:i/>
            <w:iCs/>
            <w:sz w:val="24"/>
            <w:szCs w:val="24"/>
          </w:rPr>
          <w:t>*****</w:t>
        </w:r>
      </w:ins>
      <w:commentRangeEnd w:id="334"/>
      <w:r w:rsidRPr="00EB3EB7" w:rsidR="0014521E">
        <w:rPr>
          <w:rStyle w:val="CommentReference"/>
          <w:rFonts w:ascii="Times New Roman" w:hAnsi="Times New Roman" w:cs="Times New Roman"/>
          <w:i/>
          <w:iCs/>
          <w:sz w:val="24"/>
          <w:szCs w:val="24"/>
        </w:rPr>
        <w:commentReference w:id="334"/>
      </w:r>
    </w:p>
    <w:p w:rsidRPr="00EB3EB7" w:rsidR="00723641" w:rsidP="00A63F7B" w:rsidRDefault="00723641" w14:paraId="5C6599BB" w14:textId="77777777">
      <w:pPr>
        <w:spacing w:after="0" w:line="480" w:lineRule="auto"/>
        <w:rPr>
          <w:rFonts w:ascii="Times New Roman" w:hAnsi="Times New Roman" w:cs="Times New Roman"/>
          <w:sz w:val="24"/>
          <w:szCs w:val="24"/>
        </w:rPr>
      </w:pPr>
    </w:p>
    <w:p w:rsidRPr="00EB3EB7" w:rsidR="009F06ED" w:rsidP="00A63F7B" w:rsidRDefault="009F06ED" w14:paraId="57887668" w14:textId="563E53CD">
      <w:pPr>
        <w:spacing w:after="0" w:line="480" w:lineRule="auto"/>
        <w:rPr>
          <w:rFonts w:ascii="Times New Roman" w:hAnsi="Times New Roman" w:cs="Times New Roman"/>
          <w:sz w:val="24"/>
          <w:szCs w:val="24"/>
        </w:rPr>
      </w:pPr>
      <w:r w:rsidRPr="00EB3EB7">
        <w:rPr>
          <w:rFonts w:ascii="Times New Roman" w:hAnsi="Times New Roman" w:cs="Times New Roman"/>
          <w:noProof/>
          <w:sz w:val="24"/>
          <w:szCs w:val="24"/>
        </w:rPr>
        <w:drawing>
          <wp:inline distT="0" distB="0" distL="0" distR="0" wp14:anchorId="0FD7D603" wp14:editId="7B6B162A">
            <wp:extent cx="5943600" cy="3870325"/>
            <wp:effectExtent l="0" t="0" r="0" b="0"/>
            <wp:docPr id="741252776"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252776" name="Picture 1" descr="A graph of different colored bars&#10;&#10;AI-generated content may be incorrect."/>
                    <pic:cNvPicPr/>
                  </pic:nvPicPr>
                  <pic:blipFill>
                    <a:blip r:embed="rId14"/>
                    <a:stretch>
                      <a:fillRect/>
                    </a:stretch>
                  </pic:blipFill>
                  <pic:spPr>
                    <a:xfrm>
                      <a:off x="0" y="0"/>
                      <a:ext cx="5943600" cy="3870325"/>
                    </a:xfrm>
                    <a:prstGeom prst="rect">
                      <a:avLst/>
                    </a:prstGeom>
                  </pic:spPr>
                </pic:pic>
              </a:graphicData>
            </a:graphic>
          </wp:inline>
        </w:drawing>
      </w:r>
    </w:p>
    <w:p w:rsidRPr="00EB3EB7" w:rsidR="00747B51" w:rsidP="67D34AD6" w:rsidRDefault="45A02B74" w14:paraId="3F0DE404" w14:textId="1B34D88F">
      <w:pPr>
        <w:spacing w:after="0" w:line="480" w:lineRule="auto"/>
        <w:rPr>
          <w:rFonts w:ascii="Times New Roman" w:hAnsi="Times New Roman" w:cs="Times New Roman"/>
          <w:i/>
          <w:iCs/>
          <w:sz w:val="24"/>
          <w:szCs w:val="24"/>
        </w:rPr>
      </w:pPr>
      <w:commentRangeStart w:id="336"/>
      <w:commentRangeStart w:id="337"/>
      <w:r w:rsidRPr="67D34AD6">
        <w:rPr>
          <w:rFonts w:ascii="Times New Roman" w:hAnsi="Times New Roman" w:cs="Times New Roman"/>
          <w:i/>
          <w:iCs/>
          <w:sz w:val="24"/>
          <w:szCs w:val="24"/>
        </w:rPr>
        <w:t>Figure</w:t>
      </w:r>
      <w:commentRangeEnd w:id="336"/>
      <w:r w:rsidRPr="67D34AD6" w:rsidR="00EE22DD">
        <w:rPr>
          <w:rStyle w:val="CommentReference"/>
          <w:rFonts w:ascii="Times New Roman" w:hAnsi="Times New Roman" w:cs="Times New Roman"/>
          <w:i/>
          <w:iCs/>
          <w:sz w:val="24"/>
          <w:szCs w:val="24"/>
        </w:rPr>
        <w:commentReference w:id="336"/>
      </w:r>
      <w:commentRangeEnd w:id="337"/>
      <w:r>
        <w:rPr>
          <w:rStyle w:val="CommentReference"/>
        </w:rPr>
        <w:commentReference w:id="337"/>
      </w:r>
      <w:r w:rsidRPr="67D34AD6">
        <w:rPr>
          <w:rFonts w:ascii="Times New Roman" w:hAnsi="Times New Roman" w:cs="Times New Roman"/>
          <w:i/>
          <w:iCs/>
          <w:sz w:val="24"/>
          <w:szCs w:val="24"/>
        </w:rPr>
        <w:t xml:space="preserve"> </w:t>
      </w:r>
      <w:r w:rsidRPr="67D34AD6" w:rsidR="57985A66">
        <w:rPr>
          <w:rFonts w:ascii="Times New Roman" w:hAnsi="Times New Roman" w:cs="Times New Roman"/>
          <w:i/>
          <w:iCs/>
          <w:sz w:val="24"/>
          <w:szCs w:val="24"/>
        </w:rPr>
        <w:t>2</w:t>
      </w:r>
      <w:r w:rsidRPr="67D34AD6">
        <w:rPr>
          <w:rFonts w:ascii="Times New Roman" w:hAnsi="Times New Roman" w:cs="Times New Roman"/>
          <w:i/>
          <w:iCs/>
          <w:sz w:val="24"/>
          <w:szCs w:val="24"/>
        </w:rPr>
        <w:t xml:space="preserve">: </w:t>
      </w:r>
      <w:commentRangeStart w:id="338"/>
      <w:commentRangeStart w:id="339"/>
      <w:r w:rsidRPr="67D34AD6">
        <w:rPr>
          <w:rFonts w:ascii="Times New Roman" w:hAnsi="Times New Roman" w:cs="Times New Roman"/>
          <w:i/>
          <w:iCs/>
          <w:sz w:val="24"/>
          <w:szCs w:val="24"/>
        </w:rPr>
        <w:t xml:space="preserve">Relative </w:t>
      </w:r>
      <w:r w:rsidRPr="67D34AD6" w:rsidR="562E2170">
        <w:rPr>
          <w:rFonts w:ascii="Times New Roman" w:hAnsi="Times New Roman" w:cs="Times New Roman"/>
          <w:i/>
          <w:iCs/>
          <w:sz w:val="24"/>
          <w:szCs w:val="24"/>
        </w:rPr>
        <w:t>a</w:t>
      </w:r>
      <w:commentRangeEnd w:id="339"/>
      <w:r w:rsidRPr="67D34AD6" w:rsidR="00EE22DD">
        <w:rPr>
          <w:rStyle w:val="CommentReference"/>
          <w:rFonts w:ascii="Times New Roman" w:hAnsi="Times New Roman" w:cs="Times New Roman"/>
          <w:i/>
          <w:iCs/>
          <w:sz w:val="24"/>
          <w:szCs w:val="24"/>
        </w:rPr>
        <w:commentReference w:id="339"/>
      </w:r>
      <w:r w:rsidRPr="67D34AD6" w:rsidR="562E2170">
        <w:rPr>
          <w:rFonts w:ascii="Times New Roman" w:hAnsi="Times New Roman" w:cs="Times New Roman"/>
          <w:i/>
          <w:iCs/>
          <w:sz w:val="24"/>
          <w:szCs w:val="24"/>
        </w:rPr>
        <w:t>bundances of</w:t>
      </w:r>
      <w:r w:rsidRPr="67D34AD6" w:rsidR="4D94F0AE">
        <w:rPr>
          <w:rFonts w:ascii="Times New Roman" w:hAnsi="Times New Roman" w:cs="Times New Roman"/>
          <w:i/>
          <w:iCs/>
          <w:sz w:val="24"/>
          <w:szCs w:val="24"/>
        </w:rPr>
        <w:t xml:space="preserve"> top </w:t>
      </w:r>
      <w:commentRangeStart w:id="340"/>
      <w:r w:rsidRPr="67D34AD6" w:rsidR="4D94F0AE">
        <w:rPr>
          <w:rFonts w:ascii="Times New Roman" w:hAnsi="Times New Roman" w:cs="Times New Roman"/>
          <w:i/>
          <w:iCs/>
          <w:sz w:val="24"/>
          <w:szCs w:val="24"/>
        </w:rPr>
        <w:t>20</w:t>
      </w:r>
      <w:commentRangeEnd w:id="340"/>
      <w:r w:rsidRPr="67D34AD6" w:rsidR="00EE22DD">
        <w:rPr>
          <w:rStyle w:val="CommentReference"/>
          <w:rFonts w:ascii="Times New Roman" w:hAnsi="Times New Roman" w:cs="Times New Roman"/>
          <w:i/>
          <w:iCs/>
          <w:sz w:val="24"/>
          <w:szCs w:val="24"/>
        </w:rPr>
        <w:commentReference w:id="340"/>
      </w:r>
      <w:r w:rsidRPr="67D34AD6" w:rsidR="4D94F0AE">
        <w:rPr>
          <w:rFonts w:ascii="Times New Roman" w:hAnsi="Times New Roman" w:cs="Times New Roman"/>
          <w:i/>
          <w:iCs/>
          <w:sz w:val="24"/>
          <w:szCs w:val="24"/>
        </w:rPr>
        <w:t xml:space="preserve"> most abundant </w:t>
      </w:r>
      <w:r w:rsidRPr="67D34AD6" w:rsidR="737D2C7B">
        <w:rPr>
          <w:rFonts w:ascii="Times New Roman" w:hAnsi="Times New Roman" w:cs="Times New Roman"/>
          <w:i/>
          <w:iCs/>
          <w:sz w:val="24"/>
          <w:szCs w:val="24"/>
        </w:rPr>
        <w:t>P450</w:t>
      </w:r>
      <w:r w:rsidRPr="67D34AD6" w:rsidR="414BB445">
        <w:rPr>
          <w:rFonts w:ascii="Times New Roman" w:hAnsi="Times New Roman" w:cs="Times New Roman"/>
          <w:i/>
          <w:iCs/>
          <w:sz w:val="24"/>
          <w:szCs w:val="24"/>
        </w:rPr>
        <w:t>s</w:t>
      </w:r>
      <w:r w:rsidRPr="67D34AD6" w:rsidR="16980C29">
        <w:rPr>
          <w:rFonts w:ascii="Times New Roman" w:hAnsi="Times New Roman" w:cs="Times New Roman"/>
          <w:i/>
          <w:iCs/>
          <w:sz w:val="24"/>
          <w:szCs w:val="24"/>
        </w:rPr>
        <w:t xml:space="preserve"> and associated </w:t>
      </w:r>
      <w:r w:rsidRPr="67D34AD6" w:rsidR="007A286A">
        <w:rPr>
          <w:rFonts w:ascii="Times New Roman" w:hAnsi="Times New Roman" w:cs="Times New Roman"/>
          <w:i/>
          <w:iCs/>
          <w:sz w:val="24"/>
          <w:szCs w:val="24"/>
        </w:rPr>
        <w:t>taxa</w:t>
      </w:r>
      <w:r w:rsidRPr="67D34AD6" w:rsidR="414BB445">
        <w:rPr>
          <w:rFonts w:ascii="Times New Roman" w:hAnsi="Times New Roman" w:cs="Times New Roman"/>
          <w:i/>
          <w:iCs/>
          <w:sz w:val="24"/>
          <w:szCs w:val="24"/>
        </w:rPr>
        <w:t>.</w:t>
      </w:r>
      <w:r w:rsidRPr="67D34AD6" w:rsidR="72CFBD3A">
        <w:rPr>
          <w:rFonts w:ascii="Times New Roman" w:hAnsi="Times New Roman" w:cs="Times New Roman"/>
          <w:i/>
          <w:iCs/>
          <w:sz w:val="24"/>
          <w:szCs w:val="24"/>
        </w:rPr>
        <w:t xml:space="preserve"> </w:t>
      </w:r>
      <w:r w:rsidRPr="67D34AD6" w:rsidR="149C657C">
        <w:rPr>
          <w:rFonts w:ascii="Times New Roman" w:hAnsi="Times New Roman" w:cs="Times New Roman"/>
          <w:i/>
          <w:iCs/>
          <w:sz w:val="24"/>
          <w:szCs w:val="24"/>
        </w:rPr>
        <w:t xml:space="preserve">Taxa were </w:t>
      </w:r>
      <w:r w:rsidRPr="67D34AD6" w:rsidR="6189B07D">
        <w:rPr>
          <w:rFonts w:ascii="Times New Roman" w:hAnsi="Times New Roman" w:cs="Times New Roman"/>
          <w:i/>
          <w:iCs/>
          <w:sz w:val="24"/>
          <w:szCs w:val="24"/>
        </w:rPr>
        <w:t>based on</w:t>
      </w:r>
      <w:r w:rsidRPr="67D34AD6" w:rsidR="34DE2AD5">
        <w:rPr>
          <w:rFonts w:ascii="Times New Roman" w:hAnsi="Times New Roman" w:cs="Times New Roman"/>
          <w:i/>
          <w:iCs/>
          <w:sz w:val="24"/>
          <w:szCs w:val="24"/>
        </w:rPr>
        <w:t xml:space="preserve"> BLAST-X search</w:t>
      </w:r>
      <w:r w:rsidRPr="67D34AD6" w:rsidR="6189B07D">
        <w:rPr>
          <w:rFonts w:ascii="Times New Roman" w:hAnsi="Times New Roman" w:cs="Times New Roman"/>
          <w:i/>
          <w:iCs/>
          <w:sz w:val="24"/>
          <w:szCs w:val="24"/>
        </w:rPr>
        <w:t xml:space="preserve"> results</w:t>
      </w:r>
      <w:r w:rsidRPr="67D34AD6" w:rsidR="6D1922D0">
        <w:rPr>
          <w:rFonts w:ascii="Times New Roman" w:hAnsi="Times New Roman" w:cs="Times New Roman"/>
          <w:i/>
          <w:iCs/>
          <w:sz w:val="24"/>
          <w:szCs w:val="24"/>
        </w:rPr>
        <w:t xml:space="preserve"> </w:t>
      </w:r>
      <w:r w:rsidRPr="67D34AD6" w:rsidR="70B67CC4">
        <w:rPr>
          <w:rFonts w:ascii="Times New Roman" w:hAnsi="Times New Roman" w:cs="Times New Roman"/>
          <w:i/>
          <w:iCs/>
          <w:sz w:val="24"/>
          <w:szCs w:val="24"/>
        </w:rPr>
        <w:t>for</w:t>
      </w:r>
      <w:r w:rsidRPr="67D34AD6" w:rsidR="6D1922D0">
        <w:rPr>
          <w:rFonts w:ascii="Times New Roman" w:hAnsi="Times New Roman" w:cs="Times New Roman"/>
          <w:i/>
          <w:iCs/>
          <w:sz w:val="24"/>
          <w:szCs w:val="24"/>
        </w:rPr>
        <w:t xml:space="preserve"> </w:t>
      </w:r>
      <w:r w:rsidRPr="67D34AD6" w:rsidR="7E8E6A8A">
        <w:rPr>
          <w:rFonts w:ascii="Times New Roman" w:hAnsi="Times New Roman" w:cs="Times New Roman"/>
          <w:i/>
          <w:iCs/>
          <w:sz w:val="24"/>
          <w:szCs w:val="24"/>
        </w:rPr>
        <w:t>unique amplicons</w:t>
      </w:r>
      <w:r w:rsidRPr="67D34AD6" w:rsidR="6674C2D7">
        <w:rPr>
          <w:rFonts w:ascii="Times New Roman" w:hAnsi="Times New Roman" w:cs="Times New Roman"/>
          <w:i/>
          <w:iCs/>
          <w:sz w:val="24"/>
          <w:szCs w:val="24"/>
        </w:rPr>
        <w:t xml:space="preserve">. </w:t>
      </w:r>
      <w:r w:rsidRPr="67D34AD6" w:rsidR="1DAF16F3">
        <w:rPr>
          <w:rFonts w:ascii="Times New Roman" w:hAnsi="Times New Roman" w:cs="Times New Roman"/>
          <w:i/>
          <w:iCs/>
          <w:sz w:val="24"/>
          <w:szCs w:val="24"/>
        </w:rPr>
        <w:t xml:space="preserve">Percent query </w:t>
      </w:r>
      <w:r w:rsidRPr="67D34AD6" w:rsidR="7AA33102">
        <w:rPr>
          <w:rFonts w:ascii="Times New Roman" w:hAnsi="Times New Roman" w:cs="Times New Roman"/>
          <w:i/>
          <w:iCs/>
          <w:sz w:val="24"/>
          <w:szCs w:val="24"/>
        </w:rPr>
        <w:t xml:space="preserve">coverage &gt;97%, percent identity &gt;90%. </w:t>
      </w:r>
      <w:r w:rsidRPr="67D34AD6" w:rsidR="108AA90F">
        <w:rPr>
          <w:rFonts w:ascii="Times New Roman" w:hAnsi="Times New Roman" w:cs="Times New Roman"/>
          <w:i/>
          <w:iCs/>
          <w:sz w:val="24"/>
          <w:szCs w:val="24"/>
        </w:rPr>
        <w:t>Letters in p</w:t>
      </w:r>
      <w:r w:rsidRPr="67D34AD6" w:rsidR="2DBA8681">
        <w:rPr>
          <w:rFonts w:ascii="Times New Roman" w:hAnsi="Times New Roman" w:cs="Times New Roman"/>
          <w:i/>
          <w:iCs/>
          <w:sz w:val="24"/>
          <w:szCs w:val="24"/>
        </w:rPr>
        <w:t>arentheses indicate taxa level: g for genus and s for species.</w:t>
      </w:r>
      <w:commentRangeEnd w:id="338"/>
      <w:r w:rsidRPr="67D34AD6" w:rsidR="00EE22DD">
        <w:rPr>
          <w:rStyle w:val="CommentReference"/>
          <w:rFonts w:ascii="Times New Roman" w:hAnsi="Times New Roman" w:cs="Times New Roman"/>
          <w:i/>
          <w:iCs/>
          <w:sz w:val="24"/>
          <w:szCs w:val="24"/>
        </w:rPr>
        <w:commentReference w:id="338"/>
      </w:r>
      <w:r w:rsidRPr="67D34AD6" w:rsidR="2DBA8681">
        <w:rPr>
          <w:rFonts w:ascii="Times New Roman" w:hAnsi="Times New Roman" w:cs="Times New Roman"/>
          <w:i/>
          <w:iCs/>
          <w:sz w:val="24"/>
          <w:szCs w:val="24"/>
        </w:rPr>
        <w:t xml:space="preserve"> </w:t>
      </w:r>
    </w:p>
    <w:p w:rsidRPr="00EB3EB7" w:rsidR="000F2A15" w:rsidP="00A63F7B" w:rsidRDefault="000F2A15" w14:paraId="1498404A" w14:textId="77777777">
      <w:pPr>
        <w:spacing w:after="0" w:line="480" w:lineRule="auto"/>
        <w:rPr>
          <w:rFonts w:ascii="Times New Roman" w:hAnsi="Times New Roman" w:cs="Times New Roman"/>
          <w:sz w:val="24"/>
          <w:szCs w:val="24"/>
        </w:rPr>
      </w:pPr>
    </w:p>
    <w:p w:rsidRPr="00EB3EB7" w:rsidR="2ED093C5" w:rsidP="00A63F7B" w:rsidRDefault="2ED093C5" w14:paraId="0B8305B9" w14:textId="3F5A4DCB">
      <w:pPr>
        <w:pStyle w:val="ListParagraph"/>
        <w:numPr>
          <w:ilvl w:val="1"/>
          <w:numId w:val="3"/>
        </w:numPr>
        <w:spacing w:after="0" w:line="480" w:lineRule="auto"/>
        <w:rPr>
          <w:rFonts w:ascii="Times New Roman" w:hAnsi="Times New Roman" w:cs="Times New Roman"/>
          <w:b/>
          <w:bCs/>
          <w:sz w:val="24"/>
          <w:szCs w:val="24"/>
        </w:rPr>
      </w:pPr>
      <w:r w:rsidRPr="00EB3EB7">
        <w:rPr>
          <w:rFonts w:ascii="Times New Roman" w:hAnsi="Times New Roman" w:cs="Times New Roman"/>
          <w:b/>
          <w:bCs/>
          <w:sz w:val="24"/>
          <w:szCs w:val="24"/>
        </w:rPr>
        <w:t xml:space="preserve"> FASt analysis of </w:t>
      </w:r>
      <w:r w:rsidRPr="00EB3EB7" w:rsidR="0F6196FA">
        <w:rPr>
          <w:rFonts w:ascii="Times New Roman" w:hAnsi="Times New Roman" w:cs="Times New Roman"/>
          <w:b/>
          <w:bCs/>
          <w:sz w:val="24"/>
          <w:szCs w:val="24"/>
        </w:rPr>
        <w:t>TOrC biodegradation</w:t>
      </w:r>
    </w:p>
    <w:p w:rsidRPr="00EB3EB7" w:rsidR="09EB13BE" w:rsidP="552606F2" w:rsidRDefault="77864C7E" w14:paraId="43521987" w14:textId="0703CC0C">
      <w:pPr>
        <w:spacing w:after="0" w:line="480" w:lineRule="auto"/>
        <w:ind w:firstLine="360"/>
        <w:rPr>
          <w:rFonts w:ascii="Times New Roman" w:hAnsi="Times New Roman" w:cs="Times New Roman"/>
          <w:sz w:val="24"/>
          <w:szCs w:val="24"/>
        </w:rPr>
      </w:pPr>
      <w:commentRangeStart w:id="341"/>
      <w:commentRangeStart w:id="342"/>
      <w:r w:rsidRPr="412D8FD9" w:rsidR="77864C7E">
        <w:rPr>
          <w:rFonts w:ascii="Times New Roman" w:hAnsi="Times New Roman" w:cs="Times New Roman"/>
          <w:sz w:val="24"/>
          <w:szCs w:val="24"/>
        </w:rPr>
        <w:t>Twelve</w:t>
      </w:r>
      <w:commentRangeEnd w:id="342"/>
      <w:r>
        <w:rPr>
          <w:rStyle w:val="CommentReference"/>
        </w:rPr>
        <w:commentReference w:id="342"/>
      </w:r>
      <w:commentRangeEnd w:id="341"/>
      <w:r>
        <w:rPr>
          <w:rStyle w:val="CommentReference"/>
        </w:rPr>
        <w:commentReference w:id="341"/>
      </w:r>
      <w:r w:rsidRPr="412D8FD9" w:rsidR="77864C7E">
        <w:rPr>
          <w:rFonts w:ascii="Times New Roman" w:hAnsi="Times New Roman" w:cs="Times New Roman"/>
          <w:sz w:val="24"/>
          <w:szCs w:val="24"/>
        </w:rPr>
        <w:t xml:space="preserve"> individual </w:t>
      </w:r>
      <w:r w:rsidRPr="412D8FD9" w:rsidR="0B4A9D3E">
        <w:rPr>
          <w:rFonts w:ascii="Times New Roman" w:hAnsi="Times New Roman" w:cs="Times New Roman"/>
          <w:sz w:val="24"/>
          <w:szCs w:val="24"/>
        </w:rPr>
        <w:t>P450</w:t>
      </w:r>
      <w:r w:rsidRPr="412D8FD9" w:rsidR="77864C7E">
        <w:rPr>
          <w:rFonts w:ascii="Times New Roman" w:hAnsi="Times New Roman" w:cs="Times New Roman"/>
          <w:sz w:val="24"/>
          <w:szCs w:val="24"/>
        </w:rPr>
        <w:t xml:space="preserve"> genes were </w:t>
      </w:r>
      <w:r w:rsidRPr="412D8FD9" w:rsidR="77864C7E">
        <w:rPr>
          <w:rFonts w:ascii="Times New Roman" w:hAnsi="Times New Roman" w:cs="Times New Roman"/>
          <w:sz w:val="24"/>
          <w:szCs w:val="24"/>
        </w:rPr>
        <w:t xml:space="preserve">significantly </w:t>
      </w:r>
      <w:ins w:author="Prenni,Jessica" w:date="2026-03-10T16:55:00Z" w16du:dateUtc="2026-03-10T16:55:51Z" w:id="509039898">
        <w:r w:rsidRPr="412D8FD9" w:rsidR="4584EDDE">
          <w:rPr>
            <w:rFonts w:ascii="Times New Roman" w:hAnsi="Times New Roman" w:cs="Times New Roman"/>
            <w:sz w:val="24"/>
            <w:szCs w:val="24"/>
          </w:rPr>
          <w:t xml:space="preserve"> </w:t>
        </w:r>
      </w:ins>
      <w:r w:rsidRPr="412D8FD9" w:rsidR="492661A4">
        <w:rPr>
          <w:rFonts w:ascii="Times New Roman" w:hAnsi="Times New Roman" w:cs="Times New Roman"/>
          <w:sz w:val="24"/>
          <w:szCs w:val="24"/>
        </w:rPr>
        <w:t>associated</w:t>
      </w:r>
      <w:r w:rsidRPr="412D8FD9" w:rsidR="77864C7E">
        <w:rPr>
          <w:rFonts w:ascii="Times New Roman" w:hAnsi="Times New Roman" w:cs="Times New Roman"/>
          <w:sz w:val="24"/>
          <w:szCs w:val="24"/>
        </w:rPr>
        <w:t xml:space="preserve"> with </w:t>
      </w:r>
      <w:r w:rsidRPr="412D8FD9" w:rsidR="1FBE5AB1">
        <w:rPr>
          <w:rFonts w:ascii="Times New Roman" w:hAnsi="Times New Roman" w:cs="Times New Roman"/>
          <w:sz w:val="24"/>
          <w:szCs w:val="24"/>
        </w:rPr>
        <w:t>TOrC</w:t>
      </w:r>
      <w:r w:rsidRPr="412D8FD9" w:rsidR="1FBE5AB1">
        <w:rPr>
          <w:rFonts w:ascii="Times New Roman" w:hAnsi="Times New Roman" w:cs="Times New Roman"/>
          <w:sz w:val="24"/>
          <w:szCs w:val="24"/>
        </w:rPr>
        <w:t xml:space="preserve"> degradation in this study, </w:t>
      </w:r>
      <w:r w:rsidRPr="412D8FD9" w:rsidR="3F699508">
        <w:rPr>
          <w:rFonts w:ascii="Times New Roman" w:hAnsi="Times New Roman" w:cs="Times New Roman"/>
          <w:sz w:val="24"/>
          <w:szCs w:val="24"/>
        </w:rPr>
        <w:t xml:space="preserve">and degraded </w:t>
      </w:r>
      <w:r w:rsidRPr="412D8FD9" w:rsidR="3F699508">
        <w:rPr>
          <w:rFonts w:ascii="Times New Roman" w:hAnsi="Times New Roman" w:cs="Times New Roman"/>
          <w:sz w:val="24"/>
          <w:szCs w:val="24"/>
        </w:rPr>
        <w:t>TOrCs</w:t>
      </w:r>
      <w:r w:rsidRPr="412D8FD9" w:rsidR="3F699508">
        <w:rPr>
          <w:rFonts w:ascii="Times New Roman" w:hAnsi="Times New Roman" w:cs="Times New Roman"/>
          <w:sz w:val="24"/>
          <w:szCs w:val="24"/>
        </w:rPr>
        <w:t xml:space="preserve"> </w:t>
      </w:r>
      <w:r w:rsidRPr="412D8FD9" w:rsidR="2E46772C">
        <w:rPr>
          <w:rFonts w:ascii="Times New Roman" w:hAnsi="Times New Roman" w:cs="Times New Roman"/>
          <w:sz w:val="24"/>
          <w:szCs w:val="24"/>
        </w:rPr>
        <w:t xml:space="preserve">had </w:t>
      </w:r>
      <w:r w:rsidRPr="412D8FD9" w:rsidR="212C5398">
        <w:rPr>
          <w:rFonts w:ascii="Times New Roman" w:hAnsi="Times New Roman" w:cs="Times New Roman"/>
          <w:sz w:val="24"/>
          <w:szCs w:val="24"/>
        </w:rPr>
        <w:t>unique ‘fingerprints’</w:t>
      </w:r>
      <w:r w:rsidRPr="412D8FD9" w:rsidR="38315F9B">
        <w:rPr>
          <w:rFonts w:ascii="Times New Roman" w:hAnsi="Times New Roman" w:cs="Times New Roman"/>
          <w:sz w:val="24"/>
          <w:szCs w:val="24"/>
        </w:rPr>
        <w:t xml:space="preserve"> </w:t>
      </w:r>
      <w:r w:rsidRPr="412D8FD9" w:rsidR="38315F9B">
        <w:rPr>
          <w:rFonts w:ascii="Times New Roman" w:hAnsi="Times New Roman" w:cs="Times New Roman"/>
          <w:sz w:val="24"/>
          <w:szCs w:val="24"/>
        </w:rPr>
        <w:t xml:space="preserve">of </w:t>
      </w:r>
      <w:ins w:author="Prenni,Jessica" w:date="2026-03-10T16:55:00Z" w16du:dateUtc="2026-03-10T16:55:49Z" w:id="1292104162">
        <w:r w:rsidRPr="412D8FD9" w:rsidR="4D1178FF">
          <w:rPr>
            <w:rFonts w:ascii="Times New Roman" w:hAnsi="Times New Roman" w:cs="Times New Roman"/>
            <w:sz w:val="24"/>
            <w:szCs w:val="24"/>
          </w:rPr>
          <w:t xml:space="preserve"> </w:t>
        </w:r>
      </w:ins>
      <w:r w:rsidRPr="412D8FD9" w:rsidR="27797017">
        <w:rPr>
          <w:rFonts w:ascii="Times New Roman" w:hAnsi="Times New Roman" w:cs="Times New Roman"/>
          <w:sz w:val="24"/>
          <w:szCs w:val="24"/>
        </w:rPr>
        <w:t>associated</w:t>
      </w:r>
      <w:r w:rsidRPr="412D8FD9" w:rsidR="4E765390">
        <w:rPr>
          <w:rFonts w:ascii="Times New Roman" w:hAnsi="Times New Roman" w:cs="Times New Roman"/>
          <w:sz w:val="24"/>
          <w:szCs w:val="24"/>
        </w:rPr>
        <w:t xml:space="preserve"> </w:t>
      </w:r>
      <w:r w:rsidRPr="412D8FD9" w:rsidR="0B4A9D3E">
        <w:rPr>
          <w:rFonts w:ascii="Times New Roman" w:hAnsi="Times New Roman" w:cs="Times New Roman"/>
          <w:sz w:val="24"/>
          <w:szCs w:val="24"/>
        </w:rPr>
        <w:t>P450</w:t>
      </w:r>
      <w:r w:rsidRPr="412D8FD9" w:rsidR="4E765390">
        <w:rPr>
          <w:rFonts w:ascii="Times New Roman" w:hAnsi="Times New Roman" w:cs="Times New Roman"/>
          <w:sz w:val="24"/>
          <w:szCs w:val="24"/>
        </w:rPr>
        <w:t>s (</w:t>
      </w:r>
      <w:commentRangeStart w:id="349"/>
      <w:r w:rsidRPr="412D8FD9" w:rsidR="4E765390">
        <w:rPr>
          <w:rFonts w:ascii="Times New Roman" w:hAnsi="Times New Roman" w:cs="Times New Roman"/>
          <w:sz w:val="24"/>
          <w:szCs w:val="24"/>
        </w:rPr>
        <w:t>Figure 3</w:t>
      </w:r>
      <w:commentRangeEnd w:id="349"/>
      <w:r>
        <w:rPr>
          <w:rStyle w:val="CommentReference"/>
        </w:rPr>
        <w:commentReference w:id="349"/>
      </w:r>
      <w:r w:rsidRPr="412D8FD9" w:rsidR="4E765390">
        <w:rPr>
          <w:rFonts w:ascii="Times New Roman" w:hAnsi="Times New Roman" w:cs="Times New Roman"/>
          <w:sz w:val="24"/>
          <w:szCs w:val="24"/>
        </w:rPr>
        <w:t>).</w:t>
      </w:r>
      <w:r w:rsidRPr="412D8FD9" w:rsidR="1FBE5AB1">
        <w:rPr>
          <w:rFonts w:ascii="Times New Roman" w:hAnsi="Times New Roman" w:cs="Times New Roman"/>
          <w:sz w:val="24"/>
          <w:szCs w:val="24"/>
        </w:rPr>
        <w:t xml:space="preserve"> </w:t>
      </w:r>
      <w:r w:rsidRPr="412D8FD9" w:rsidR="0B913C87">
        <w:rPr>
          <w:rFonts w:ascii="Times New Roman" w:hAnsi="Times New Roman" w:cs="Times New Roman"/>
          <w:sz w:val="24"/>
          <w:szCs w:val="24"/>
        </w:rPr>
        <w:t xml:space="preserve">These 12 genes </w:t>
      </w:r>
      <w:r w:rsidRPr="412D8FD9" w:rsidR="01C93ADE">
        <w:rPr>
          <w:rFonts w:ascii="Times New Roman" w:hAnsi="Times New Roman" w:cs="Times New Roman"/>
          <w:sz w:val="24"/>
          <w:szCs w:val="24"/>
        </w:rPr>
        <w:t>originate</w:t>
      </w:r>
      <w:r w:rsidRPr="412D8FD9" w:rsidR="1C16CE1D">
        <w:rPr>
          <w:rFonts w:ascii="Times New Roman" w:hAnsi="Times New Roman" w:cs="Times New Roman"/>
          <w:sz w:val="24"/>
          <w:szCs w:val="24"/>
        </w:rPr>
        <w:t xml:space="preserve"> </w:t>
      </w:r>
      <w:r w:rsidRPr="412D8FD9" w:rsidR="2BCD3E27">
        <w:rPr>
          <w:rFonts w:ascii="Times New Roman" w:hAnsi="Times New Roman" w:cs="Times New Roman"/>
          <w:sz w:val="24"/>
          <w:szCs w:val="24"/>
        </w:rPr>
        <w:t xml:space="preserve">from a narrow </w:t>
      </w:r>
      <w:r w:rsidRPr="412D8FD9" w:rsidR="2BCD3E27">
        <w:rPr>
          <w:rFonts w:ascii="Times New Roman" w:hAnsi="Times New Roman" w:cs="Times New Roman"/>
          <w:sz w:val="24"/>
          <w:szCs w:val="24"/>
        </w:rPr>
        <w:t>selection</w:t>
      </w:r>
      <w:r w:rsidRPr="412D8FD9" w:rsidR="2BCD3E27">
        <w:rPr>
          <w:rFonts w:ascii="Times New Roman" w:hAnsi="Times New Roman" w:cs="Times New Roman"/>
          <w:sz w:val="24"/>
          <w:szCs w:val="24"/>
        </w:rPr>
        <w:t xml:space="preserve"> of genera</w:t>
      </w:r>
      <w:r w:rsidRPr="412D8FD9" w:rsidR="07F554EF">
        <w:rPr>
          <w:rFonts w:ascii="Times New Roman" w:hAnsi="Times New Roman" w:cs="Times New Roman"/>
          <w:sz w:val="24"/>
          <w:szCs w:val="24"/>
        </w:rPr>
        <w:t xml:space="preserve">, and some </w:t>
      </w:r>
      <w:r w:rsidRPr="412D8FD9" w:rsidR="589255CB">
        <w:rPr>
          <w:rFonts w:ascii="Times New Roman" w:hAnsi="Times New Roman" w:cs="Times New Roman"/>
          <w:sz w:val="24"/>
          <w:szCs w:val="24"/>
        </w:rPr>
        <w:t>(</w:t>
      </w:r>
      <w:r w:rsidRPr="412D8FD9" w:rsidR="0B4A9D3E">
        <w:rPr>
          <w:rFonts w:ascii="Times New Roman" w:hAnsi="Times New Roman" w:cs="Times New Roman"/>
          <w:sz w:val="24"/>
          <w:szCs w:val="24"/>
        </w:rPr>
        <w:t>P450</w:t>
      </w:r>
      <w:r w:rsidRPr="412D8FD9" w:rsidR="589255CB">
        <w:rPr>
          <w:rFonts w:ascii="Times New Roman" w:hAnsi="Times New Roman" w:cs="Times New Roman"/>
          <w:sz w:val="24"/>
          <w:szCs w:val="24"/>
        </w:rPr>
        <w:t>_3, 4, and 28</w:t>
      </w:r>
      <w:r w:rsidRPr="412D8FD9" w:rsidR="589255CB">
        <w:rPr>
          <w:rFonts w:ascii="Times New Roman" w:hAnsi="Times New Roman" w:cs="Times New Roman"/>
          <w:sz w:val="24"/>
          <w:szCs w:val="24"/>
        </w:rPr>
        <w:t xml:space="preserve">) </w:t>
      </w:r>
      <w:ins w:author="Prenni,Jessica" w:date="2026-03-10T16:55:00Z" w16du:dateUtc="2026-03-10T16:55:42Z" w:id="2057057265">
        <w:r w:rsidRPr="412D8FD9" w:rsidR="0119EDF8">
          <w:rPr>
            <w:rFonts w:ascii="Times New Roman" w:hAnsi="Times New Roman" w:cs="Times New Roman"/>
            <w:sz w:val="24"/>
            <w:szCs w:val="24"/>
          </w:rPr>
          <w:t xml:space="preserve"> </w:t>
        </w:r>
      </w:ins>
      <w:r w:rsidRPr="412D8FD9" w:rsidR="1AD921F1">
        <w:rPr>
          <w:rFonts w:ascii="Times New Roman" w:hAnsi="Times New Roman" w:cs="Times New Roman"/>
          <w:sz w:val="24"/>
          <w:szCs w:val="24"/>
        </w:rPr>
        <w:t>associated</w:t>
      </w:r>
      <w:r w:rsidRPr="412D8FD9" w:rsidR="589255CB">
        <w:rPr>
          <w:rFonts w:ascii="Times New Roman" w:hAnsi="Times New Roman" w:cs="Times New Roman"/>
          <w:sz w:val="24"/>
          <w:szCs w:val="24"/>
        </w:rPr>
        <w:t xml:space="preserve"> with </w:t>
      </w:r>
      <w:r w:rsidRPr="412D8FD9" w:rsidR="20F63083">
        <w:rPr>
          <w:rFonts w:ascii="Times New Roman" w:hAnsi="Times New Roman" w:cs="Times New Roman"/>
          <w:sz w:val="24"/>
          <w:szCs w:val="24"/>
        </w:rPr>
        <w:t xml:space="preserve">the degradation of multiple </w:t>
      </w:r>
      <w:r w:rsidRPr="412D8FD9" w:rsidR="20F63083">
        <w:rPr>
          <w:rFonts w:ascii="Times New Roman" w:hAnsi="Times New Roman" w:cs="Times New Roman"/>
          <w:sz w:val="24"/>
          <w:szCs w:val="24"/>
        </w:rPr>
        <w:t>TOrCs</w:t>
      </w:r>
      <w:r w:rsidRPr="412D8FD9" w:rsidR="20F63083">
        <w:rPr>
          <w:rFonts w:ascii="Times New Roman" w:hAnsi="Times New Roman" w:cs="Times New Roman"/>
          <w:sz w:val="24"/>
          <w:szCs w:val="24"/>
        </w:rPr>
        <w:t xml:space="preserve">, while others were </w:t>
      </w:r>
      <w:r w:rsidRPr="412D8FD9" w:rsidR="7B8A66CF">
        <w:rPr>
          <w:rFonts w:ascii="Times New Roman" w:hAnsi="Times New Roman" w:cs="Times New Roman"/>
          <w:sz w:val="24"/>
          <w:szCs w:val="24"/>
        </w:rPr>
        <w:t xml:space="preserve">uniquely </w:t>
      </w:r>
      <w:ins w:author="Prenni,Jessica" w:date="2026-03-10T16:55:00Z" w16du:dateUtc="2026-03-10T16:55:57Z" w:id="1805377990">
        <w:r w:rsidRPr="412D8FD9" w:rsidR="536FA43A">
          <w:rPr>
            <w:rFonts w:ascii="Times New Roman" w:hAnsi="Times New Roman" w:cs="Times New Roman"/>
            <w:sz w:val="24"/>
            <w:szCs w:val="24"/>
          </w:rPr>
          <w:t xml:space="preserve"> </w:t>
        </w:r>
      </w:ins>
      <w:r w:rsidRPr="412D8FD9" w:rsidR="5576440D">
        <w:rPr>
          <w:rFonts w:ascii="Times New Roman" w:hAnsi="Times New Roman" w:cs="Times New Roman"/>
          <w:sz w:val="24"/>
          <w:szCs w:val="24"/>
        </w:rPr>
        <w:t>associated</w:t>
      </w:r>
      <w:r w:rsidRPr="412D8FD9" w:rsidR="7B8A66CF">
        <w:rPr>
          <w:rFonts w:ascii="Times New Roman" w:hAnsi="Times New Roman" w:cs="Times New Roman"/>
          <w:sz w:val="24"/>
          <w:szCs w:val="24"/>
        </w:rPr>
        <w:t xml:space="preserve"> with one </w:t>
      </w:r>
      <w:r w:rsidRPr="412D8FD9" w:rsidR="7B8A66CF">
        <w:rPr>
          <w:rFonts w:ascii="Times New Roman" w:hAnsi="Times New Roman" w:cs="Times New Roman"/>
          <w:sz w:val="24"/>
          <w:szCs w:val="24"/>
        </w:rPr>
        <w:t>TOrC</w:t>
      </w:r>
      <w:r w:rsidRPr="412D8FD9" w:rsidR="7B8A66CF">
        <w:rPr>
          <w:rFonts w:ascii="Times New Roman" w:hAnsi="Times New Roman" w:cs="Times New Roman"/>
          <w:sz w:val="24"/>
          <w:szCs w:val="24"/>
        </w:rPr>
        <w:t>.</w:t>
      </w:r>
      <w:r w:rsidRPr="412D8FD9" w:rsidR="4BF5672B">
        <w:rPr>
          <w:rFonts w:ascii="Times New Roman" w:hAnsi="Times New Roman" w:cs="Times New Roman"/>
          <w:sz w:val="24"/>
          <w:szCs w:val="24"/>
        </w:rPr>
        <w:t xml:space="preserve"> Acetaminophen and ibuprofen</w:t>
      </w:r>
      <w:r w:rsidRPr="412D8FD9" w:rsidR="7710315F">
        <w:rPr>
          <w:rFonts w:ascii="Times New Roman" w:hAnsi="Times New Roman" w:cs="Times New Roman"/>
          <w:sz w:val="24"/>
          <w:szCs w:val="24"/>
        </w:rPr>
        <w:t xml:space="preserve">, both pain relievers with </w:t>
      </w:r>
      <w:r w:rsidRPr="412D8FD9" w:rsidR="38315F9B">
        <w:rPr>
          <w:rFonts w:ascii="Times New Roman" w:hAnsi="Times New Roman" w:cs="Times New Roman"/>
          <w:sz w:val="24"/>
          <w:szCs w:val="24"/>
        </w:rPr>
        <w:t xml:space="preserve">different </w:t>
      </w:r>
      <w:r w:rsidRPr="412D8FD9" w:rsidR="7710315F">
        <w:rPr>
          <w:rFonts w:ascii="Times New Roman" w:hAnsi="Times New Roman" w:cs="Times New Roman"/>
          <w:sz w:val="24"/>
          <w:szCs w:val="24"/>
        </w:rPr>
        <w:t>modes of action,</w:t>
      </w:r>
      <w:r w:rsidRPr="412D8FD9" w:rsidR="7B8A66CF">
        <w:rPr>
          <w:rFonts w:ascii="Times New Roman" w:hAnsi="Times New Roman" w:cs="Times New Roman"/>
          <w:sz w:val="24"/>
          <w:szCs w:val="24"/>
        </w:rPr>
        <w:t xml:space="preserve"> </w:t>
      </w:r>
      <w:r w:rsidRPr="412D8FD9" w:rsidR="4F390D09">
        <w:rPr>
          <w:rFonts w:ascii="Times New Roman" w:hAnsi="Times New Roman" w:cs="Times New Roman"/>
          <w:sz w:val="24"/>
          <w:szCs w:val="24"/>
        </w:rPr>
        <w:t xml:space="preserve">are notable for having multiple </w:t>
      </w:r>
      <w:r w:rsidRPr="412D8FD9" w:rsidR="0B4A9D3E">
        <w:rPr>
          <w:rFonts w:ascii="Times New Roman" w:hAnsi="Times New Roman" w:cs="Times New Roman"/>
          <w:sz w:val="24"/>
          <w:szCs w:val="24"/>
        </w:rPr>
        <w:t>P450</w:t>
      </w:r>
      <w:r w:rsidRPr="412D8FD9" w:rsidR="4F390D09">
        <w:rPr>
          <w:rFonts w:ascii="Times New Roman" w:hAnsi="Times New Roman" w:cs="Times New Roman"/>
          <w:sz w:val="24"/>
          <w:szCs w:val="24"/>
        </w:rPr>
        <w:t>s</w:t>
      </w:r>
      <w:r w:rsidRPr="412D8FD9" w:rsidR="38315F9B">
        <w:rPr>
          <w:rFonts w:ascii="Times New Roman" w:hAnsi="Times New Roman" w:cs="Times New Roman"/>
          <w:sz w:val="24"/>
          <w:szCs w:val="24"/>
        </w:rPr>
        <w:t xml:space="preserve"> </w:t>
      </w:r>
      <w:del w:author="Prenni,Jessica" w:date="2026-03-09T22:36:00Z" w16du:dateUtc="2026-03-09T22:36:02Z" w:id="1921509577">
        <w:r w:rsidRPr="412D8FD9" w:rsidDel="6FA62B83">
          <w:rPr>
            <w:rFonts w:ascii="Times New Roman" w:hAnsi="Times New Roman" w:cs="Times New Roman"/>
            <w:sz w:val="24"/>
            <w:szCs w:val="24"/>
          </w:rPr>
          <w:delText>in</w:delText>
        </w:r>
      </w:del>
      <w:r w:rsidRPr="412D8FD9" w:rsidR="38315F9B">
        <w:rPr>
          <w:rFonts w:ascii="Times New Roman" w:hAnsi="Times New Roman" w:cs="Times New Roman"/>
          <w:sz w:val="24"/>
          <w:szCs w:val="24"/>
        </w:rPr>
        <w:t xml:space="preserve"> </w:t>
      </w:r>
      <w:r w:rsidRPr="412D8FD9" w:rsidR="5D529D22">
        <w:rPr>
          <w:rFonts w:ascii="Times New Roman" w:hAnsi="Times New Roman" w:cs="Times New Roman"/>
          <w:sz w:val="24"/>
          <w:szCs w:val="24"/>
        </w:rPr>
        <w:t xml:space="preserve">common </w:t>
      </w:r>
      <w:r w:rsidRPr="412D8FD9" w:rsidR="4F390D09">
        <w:rPr>
          <w:rFonts w:ascii="Times New Roman" w:hAnsi="Times New Roman" w:cs="Times New Roman"/>
          <w:sz w:val="24"/>
          <w:szCs w:val="24"/>
        </w:rPr>
        <w:t xml:space="preserve">in their </w:t>
      </w:r>
      <w:r w:rsidRPr="412D8FD9" w:rsidR="3086D2F2">
        <w:rPr>
          <w:rFonts w:ascii="Times New Roman" w:hAnsi="Times New Roman" w:cs="Times New Roman"/>
          <w:sz w:val="24"/>
          <w:szCs w:val="24"/>
        </w:rPr>
        <w:t>‘</w:t>
      </w:r>
      <w:r w:rsidRPr="412D8FD9" w:rsidR="4F390D09">
        <w:rPr>
          <w:rFonts w:ascii="Times New Roman" w:hAnsi="Times New Roman" w:cs="Times New Roman"/>
          <w:sz w:val="24"/>
          <w:szCs w:val="24"/>
        </w:rPr>
        <w:t>fingerprints</w:t>
      </w:r>
      <w:r w:rsidRPr="412D8FD9" w:rsidR="3086D2F2">
        <w:rPr>
          <w:rFonts w:ascii="Times New Roman" w:hAnsi="Times New Roman" w:cs="Times New Roman"/>
          <w:sz w:val="24"/>
          <w:szCs w:val="24"/>
        </w:rPr>
        <w:t>’</w:t>
      </w:r>
      <w:r w:rsidRPr="412D8FD9" w:rsidR="4F66493A">
        <w:rPr>
          <w:rFonts w:ascii="Times New Roman" w:hAnsi="Times New Roman" w:cs="Times New Roman"/>
          <w:sz w:val="24"/>
          <w:szCs w:val="24"/>
        </w:rPr>
        <w:t xml:space="preserve">, </w:t>
      </w:r>
      <w:r w:rsidRPr="412D8FD9" w:rsidR="6B4EEEE3">
        <w:rPr>
          <w:rFonts w:ascii="Times New Roman" w:hAnsi="Times New Roman" w:cs="Times New Roman"/>
          <w:sz w:val="24"/>
          <w:szCs w:val="24"/>
        </w:rPr>
        <w:t xml:space="preserve">which </w:t>
      </w:r>
      <w:r w:rsidRPr="412D8FD9" w:rsidR="7710315F">
        <w:rPr>
          <w:rFonts w:ascii="Times New Roman" w:hAnsi="Times New Roman" w:cs="Times New Roman"/>
          <w:sz w:val="24"/>
          <w:szCs w:val="24"/>
        </w:rPr>
        <w:t xml:space="preserve">may reflect their </w:t>
      </w:r>
      <w:r w:rsidRPr="412D8FD9" w:rsidR="5A4CE574">
        <w:rPr>
          <w:rFonts w:ascii="Times New Roman" w:hAnsi="Times New Roman" w:cs="Times New Roman"/>
          <w:sz w:val="24"/>
          <w:szCs w:val="24"/>
        </w:rPr>
        <w:t>general</w:t>
      </w:r>
      <w:r w:rsidRPr="412D8FD9" w:rsidR="7710315F">
        <w:rPr>
          <w:rFonts w:ascii="Times New Roman" w:hAnsi="Times New Roman" w:cs="Times New Roman"/>
          <w:sz w:val="24"/>
          <w:szCs w:val="24"/>
        </w:rPr>
        <w:t xml:space="preserve"> structural similarities</w:t>
      </w:r>
      <w:r w:rsidRPr="412D8FD9" w:rsidR="5D529D22">
        <w:rPr>
          <w:rFonts w:ascii="Times New Roman" w:hAnsi="Times New Roman" w:cs="Times New Roman"/>
          <w:sz w:val="24"/>
          <w:szCs w:val="24"/>
        </w:rPr>
        <w:t xml:space="preserve">. </w:t>
      </w:r>
    </w:p>
    <w:p w:rsidRPr="00EB3EB7" w:rsidR="00D04DF2" w:rsidP="00A63F7B" w:rsidRDefault="737D2C7B" w14:paraId="2EFD4992" w14:textId="48C15A51">
      <w:pPr>
        <w:spacing w:after="0" w:line="480" w:lineRule="auto"/>
        <w:rPr>
          <w:rFonts w:ascii="Times New Roman" w:hAnsi="Times New Roman" w:cs="Times New Roman"/>
          <w:sz w:val="24"/>
          <w:szCs w:val="24"/>
        </w:rPr>
      </w:pPr>
      <w:r w:rsidRPr="67D34AD6">
        <w:rPr>
          <w:rFonts w:ascii="Times New Roman" w:hAnsi="Times New Roman" w:cs="Times New Roman"/>
          <w:sz w:val="24"/>
          <w:szCs w:val="24"/>
        </w:rPr>
        <w:t>P450</w:t>
      </w:r>
      <w:r w:rsidRPr="67D34AD6" w:rsidR="5C5C86ED">
        <w:rPr>
          <w:rFonts w:ascii="Times New Roman" w:hAnsi="Times New Roman" w:cs="Times New Roman"/>
          <w:sz w:val="24"/>
          <w:szCs w:val="24"/>
        </w:rPr>
        <w:t xml:space="preserve">s associated with TOrC degradation in this study </w:t>
      </w:r>
      <w:r w:rsidRPr="67D34AD6" w:rsidR="4D36186D">
        <w:rPr>
          <w:rFonts w:ascii="Times New Roman" w:hAnsi="Times New Roman" w:cs="Times New Roman"/>
          <w:sz w:val="24"/>
          <w:szCs w:val="24"/>
        </w:rPr>
        <w:t xml:space="preserve">are highly skewed to </w:t>
      </w:r>
      <w:r w:rsidRPr="67D34AD6" w:rsidR="4D36186D">
        <w:rPr>
          <w:rFonts w:ascii="Times New Roman" w:hAnsi="Times New Roman" w:cs="Times New Roman"/>
          <w:i/>
          <w:iCs/>
          <w:sz w:val="24"/>
          <w:szCs w:val="24"/>
        </w:rPr>
        <w:t>Sphingorhabdus</w:t>
      </w:r>
      <w:r w:rsidRPr="67D34AD6" w:rsidR="4D36186D">
        <w:rPr>
          <w:rFonts w:ascii="Times New Roman" w:hAnsi="Times New Roman" w:cs="Times New Roman"/>
          <w:sz w:val="24"/>
          <w:szCs w:val="24"/>
        </w:rPr>
        <w:t xml:space="preserve"> and </w:t>
      </w:r>
      <w:commentRangeStart w:id="357"/>
      <w:r w:rsidRPr="67D34AD6" w:rsidR="4D36186D">
        <w:rPr>
          <w:rFonts w:ascii="Times New Roman" w:hAnsi="Times New Roman" w:cs="Times New Roman"/>
          <w:i/>
          <w:iCs/>
          <w:sz w:val="24"/>
          <w:szCs w:val="24"/>
        </w:rPr>
        <w:t>Sphingomona</w:t>
      </w:r>
      <w:commentRangeEnd w:id="357"/>
      <w:r w:rsidRPr="67D34AD6" w:rsidR="3F8DDC38">
        <w:rPr>
          <w:rStyle w:val="CommentReference"/>
          <w:rFonts w:ascii="Times New Roman" w:hAnsi="Times New Roman" w:cs="Times New Roman"/>
          <w:i/>
          <w:iCs/>
          <w:sz w:val="24"/>
          <w:szCs w:val="24"/>
        </w:rPr>
        <w:commentReference w:id="357"/>
      </w:r>
      <w:r w:rsidRPr="67D34AD6" w:rsidR="4D36186D">
        <w:rPr>
          <w:rFonts w:ascii="Times New Roman" w:hAnsi="Times New Roman" w:cs="Times New Roman"/>
          <w:i/>
          <w:iCs/>
          <w:sz w:val="24"/>
          <w:szCs w:val="24"/>
        </w:rPr>
        <w:t>s</w:t>
      </w:r>
      <w:r w:rsidRPr="67D34AD6" w:rsidR="497B96E5">
        <w:rPr>
          <w:rFonts w:ascii="Times New Roman" w:hAnsi="Times New Roman" w:cs="Times New Roman"/>
          <w:sz w:val="24"/>
          <w:szCs w:val="24"/>
        </w:rPr>
        <w:t xml:space="preserve"> genera, </w:t>
      </w:r>
      <w:commentRangeStart w:id="358"/>
      <w:r w:rsidRPr="67D34AD6" w:rsidR="497B96E5">
        <w:rPr>
          <w:rFonts w:ascii="Times New Roman" w:hAnsi="Times New Roman" w:cs="Times New Roman"/>
          <w:sz w:val="24"/>
          <w:szCs w:val="24"/>
        </w:rPr>
        <w:t xml:space="preserve">despite </w:t>
      </w:r>
      <w:r w:rsidRPr="67D34AD6" w:rsidR="1B810B41">
        <w:rPr>
          <w:rFonts w:ascii="Times New Roman" w:hAnsi="Times New Roman" w:cs="Times New Roman"/>
          <w:sz w:val="24"/>
          <w:szCs w:val="24"/>
        </w:rPr>
        <w:t xml:space="preserve">their minimal </w:t>
      </w:r>
      <w:r w:rsidRPr="67D34AD6" w:rsidR="7949BF90">
        <w:rPr>
          <w:rFonts w:ascii="Times New Roman" w:hAnsi="Times New Roman" w:cs="Times New Roman"/>
          <w:sz w:val="24"/>
          <w:szCs w:val="24"/>
        </w:rPr>
        <w:t>representation</w:t>
      </w:r>
      <w:r w:rsidRPr="67D34AD6" w:rsidR="1B810B41">
        <w:rPr>
          <w:rFonts w:ascii="Times New Roman" w:hAnsi="Times New Roman" w:cs="Times New Roman"/>
          <w:sz w:val="24"/>
          <w:szCs w:val="24"/>
        </w:rPr>
        <w:t xml:space="preserve"> in </w:t>
      </w:r>
      <w:r w:rsidRPr="67D34AD6" w:rsidR="7949BF90">
        <w:rPr>
          <w:rFonts w:ascii="Times New Roman" w:hAnsi="Times New Roman" w:cs="Times New Roman"/>
          <w:sz w:val="24"/>
          <w:szCs w:val="24"/>
        </w:rPr>
        <w:t>AS and SD metagenomes</w:t>
      </w:r>
      <w:commentRangeEnd w:id="358"/>
      <w:r w:rsidRPr="67D34AD6" w:rsidR="3F8DDC38">
        <w:rPr>
          <w:rStyle w:val="CommentReference"/>
          <w:rFonts w:ascii="Times New Roman" w:hAnsi="Times New Roman" w:cs="Times New Roman"/>
          <w:sz w:val="24"/>
          <w:szCs w:val="24"/>
        </w:rPr>
        <w:commentReference w:id="358"/>
      </w:r>
      <w:r w:rsidRPr="67D34AD6" w:rsidR="7949BF90">
        <w:rPr>
          <w:rFonts w:ascii="Times New Roman" w:hAnsi="Times New Roman" w:cs="Times New Roman"/>
          <w:sz w:val="24"/>
          <w:szCs w:val="24"/>
        </w:rPr>
        <w:t xml:space="preserve">. </w:t>
      </w:r>
      <w:commentRangeStart w:id="359"/>
      <w:r w:rsidRPr="67D34AD6" w:rsidR="09ED0FAC">
        <w:rPr>
          <w:rFonts w:ascii="Times New Roman" w:hAnsi="Times New Roman" w:cs="Times New Roman"/>
          <w:sz w:val="24"/>
          <w:szCs w:val="24"/>
        </w:rPr>
        <w:t xml:space="preserve">These </w:t>
      </w:r>
      <w:r w:rsidRPr="67D34AD6" w:rsidR="3F44BFB2">
        <w:rPr>
          <w:rFonts w:ascii="Times New Roman" w:hAnsi="Times New Roman" w:cs="Times New Roman"/>
          <w:sz w:val="24"/>
          <w:szCs w:val="24"/>
        </w:rPr>
        <w:t xml:space="preserve">genera, along with </w:t>
      </w:r>
      <w:r w:rsidRPr="67D34AD6" w:rsidR="22511332">
        <w:rPr>
          <w:rFonts w:ascii="Times New Roman" w:hAnsi="Times New Roman" w:cs="Times New Roman"/>
          <w:i/>
          <w:iCs/>
          <w:sz w:val="24"/>
          <w:szCs w:val="24"/>
        </w:rPr>
        <w:t>Ferrovibrio</w:t>
      </w:r>
      <w:r w:rsidRPr="67D34AD6" w:rsidR="2A4005A6">
        <w:rPr>
          <w:rFonts w:ascii="Times New Roman" w:hAnsi="Times New Roman" w:cs="Times New Roman"/>
          <w:sz w:val="24"/>
          <w:szCs w:val="24"/>
        </w:rPr>
        <w:t>,</w:t>
      </w:r>
      <w:r w:rsidRPr="67D34AD6" w:rsidR="22511332">
        <w:rPr>
          <w:rFonts w:ascii="Times New Roman" w:hAnsi="Times New Roman" w:cs="Times New Roman"/>
          <w:sz w:val="24"/>
          <w:szCs w:val="24"/>
        </w:rPr>
        <w:t xml:space="preserve"> </w:t>
      </w:r>
      <w:r w:rsidRPr="67D34AD6" w:rsidR="2A4005A6">
        <w:rPr>
          <w:rFonts w:ascii="Times New Roman" w:hAnsi="Times New Roman" w:cs="Times New Roman"/>
          <w:sz w:val="24"/>
          <w:szCs w:val="24"/>
        </w:rPr>
        <w:t xml:space="preserve">produce </w:t>
      </w:r>
      <w:commentRangeStart w:id="360"/>
      <w:r w:rsidRPr="67D34AD6" w:rsidR="2A4005A6">
        <w:rPr>
          <w:rFonts w:ascii="Times New Roman" w:hAnsi="Times New Roman" w:cs="Times New Roman"/>
          <w:i/>
          <w:iCs/>
          <w:sz w:val="24"/>
          <w:szCs w:val="24"/>
        </w:rPr>
        <w:t>sphingoglycolipids</w:t>
      </w:r>
      <w:commentRangeEnd w:id="360"/>
      <w:r w:rsidRPr="67D34AD6" w:rsidR="3F8DDC38">
        <w:rPr>
          <w:rStyle w:val="CommentReference"/>
          <w:rFonts w:ascii="Times New Roman" w:hAnsi="Times New Roman" w:cs="Times New Roman"/>
          <w:sz w:val="24"/>
          <w:szCs w:val="24"/>
        </w:rPr>
        <w:commentReference w:id="360"/>
      </w:r>
      <w:r w:rsidRPr="67D34AD6" w:rsidR="2A4005A6">
        <w:rPr>
          <w:rFonts w:ascii="Times New Roman" w:hAnsi="Times New Roman" w:cs="Times New Roman"/>
          <w:sz w:val="24"/>
          <w:szCs w:val="24"/>
        </w:rPr>
        <w:t xml:space="preserve">, </w:t>
      </w:r>
      <w:r w:rsidRPr="67D34AD6" w:rsidR="52437B3D">
        <w:rPr>
          <w:rFonts w:ascii="Times New Roman" w:hAnsi="Times New Roman" w:cs="Times New Roman"/>
          <w:sz w:val="24"/>
          <w:szCs w:val="24"/>
        </w:rPr>
        <w:t xml:space="preserve">which may be related to their xenobiotic degradation capacity. </w:t>
      </w:r>
      <w:commentRangeEnd w:id="359"/>
      <w:r w:rsidRPr="00EB3EB7" w:rsidR="3F8DDC38">
        <w:rPr>
          <w:rStyle w:val="CommentReference"/>
          <w:rFonts w:ascii="Times New Roman" w:hAnsi="Times New Roman" w:cs="Times New Roman"/>
          <w:sz w:val="24"/>
          <w:szCs w:val="24"/>
        </w:rPr>
        <w:commentReference w:id="359"/>
      </w:r>
    </w:p>
    <w:p w:rsidRPr="00EB3EB7" w:rsidR="09EB13BE" w:rsidP="00A63F7B" w:rsidRDefault="09EB13BE" w14:paraId="34346ADD" w14:textId="2025F1C9">
      <w:pPr>
        <w:spacing w:after="0" w:line="480" w:lineRule="auto"/>
        <w:rPr>
          <w:sz w:val="24"/>
          <w:szCs w:val="24"/>
        </w:rPr>
      </w:pPr>
      <w:commentRangeStart w:id="361"/>
      <w:r w:rsidRPr="00EB3EB7">
        <w:rPr>
          <w:noProof/>
          <w:sz w:val="24"/>
          <w:szCs w:val="24"/>
        </w:rPr>
        <w:drawing>
          <wp:inline distT="0" distB="0" distL="0" distR="0" wp14:anchorId="541D56A3" wp14:editId="49D4782A">
            <wp:extent cx="3663696" cy="2278067"/>
            <wp:effectExtent l="0" t="0" r="0" b="8255"/>
            <wp:docPr id="341051562" name="Picture 341051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84159" cy="2290791"/>
                    </a:xfrm>
                    <a:prstGeom prst="rect">
                      <a:avLst/>
                    </a:prstGeom>
                  </pic:spPr>
                </pic:pic>
              </a:graphicData>
            </a:graphic>
          </wp:inline>
        </w:drawing>
      </w:r>
      <w:commentRangeEnd w:id="361"/>
      <w:r w:rsidRPr="00EB3EB7" w:rsidR="00B070B2">
        <w:rPr>
          <w:rStyle w:val="CommentReference"/>
          <w:sz w:val="24"/>
          <w:szCs w:val="24"/>
        </w:rPr>
        <w:commentReference w:id="361"/>
      </w:r>
    </w:p>
    <w:p w:rsidRPr="00EB3EB7" w:rsidR="005C4342" w:rsidP="1B3187FA" w:rsidRDefault="005C4342" w14:paraId="00E8C299" w14:textId="1B913218">
      <w:pPr>
        <w:spacing w:after="0" w:line="480" w:lineRule="auto"/>
        <w:rPr>
          <w:rFonts w:ascii="Times New Roman" w:hAnsi="Times New Roman" w:cs="Times New Roman"/>
          <w:i/>
          <w:iCs/>
          <w:sz w:val="24"/>
          <w:szCs w:val="24"/>
        </w:rPr>
      </w:pPr>
      <w:commentRangeStart w:id="362"/>
      <w:r w:rsidRPr="1B3187FA">
        <w:rPr>
          <w:rFonts w:ascii="Times New Roman" w:hAnsi="Times New Roman" w:cs="Times New Roman"/>
          <w:b/>
          <w:bCs/>
          <w:i/>
          <w:iCs/>
          <w:sz w:val="24"/>
          <w:szCs w:val="24"/>
        </w:rPr>
        <w:t>Figure 3</w:t>
      </w:r>
      <w:r w:rsidRPr="1B3187FA" w:rsidR="000119D6">
        <w:rPr>
          <w:rFonts w:ascii="Times New Roman" w:hAnsi="Times New Roman" w:cs="Times New Roman"/>
          <w:i/>
          <w:iCs/>
          <w:sz w:val="24"/>
          <w:szCs w:val="24"/>
        </w:rPr>
        <w:t>.</w:t>
      </w:r>
      <w:commentRangeEnd w:id="362"/>
      <w:r w:rsidRPr="1B3187FA">
        <w:rPr>
          <w:rStyle w:val="CommentReference"/>
          <w:rFonts w:ascii="Times New Roman" w:hAnsi="Times New Roman" w:cs="Times New Roman"/>
          <w:i/>
          <w:iCs/>
          <w:sz w:val="24"/>
          <w:szCs w:val="24"/>
        </w:rPr>
        <w:commentReference w:id="362"/>
      </w:r>
      <w:r w:rsidRPr="1B3187FA">
        <w:rPr>
          <w:rFonts w:ascii="Times New Roman" w:hAnsi="Times New Roman" w:cs="Times New Roman"/>
          <w:i/>
          <w:iCs/>
          <w:sz w:val="24"/>
          <w:szCs w:val="24"/>
        </w:rPr>
        <w:t xml:space="preserve"> Hierarchical</w:t>
      </w:r>
      <w:r w:rsidRPr="1B3187FA" w:rsidR="00FA6240">
        <w:rPr>
          <w:rFonts w:ascii="Times New Roman" w:hAnsi="Times New Roman" w:cs="Times New Roman"/>
          <w:i/>
          <w:iCs/>
          <w:sz w:val="24"/>
          <w:szCs w:val="24"/>
        </w:rPr>
        <w:t xml:space="preserve">ly clustered heatmap </w:t>
      </w:r>
      <w:r w:rsidRPr="1B3187FA" w:rsidR="00323DD2">
        <w:rPr>
          <w:rFonts w:ascii="Times New Roman" w:hAnsi="Times New Roman" w:cs="Times New Roman"/>
          <w:i/>
          <w:iCs/>
          <w:sz w:val="24"/>
          <w:szCs w:val="24"/>
        </w:rPr>
        <w:t xml:space="preserve">of </w:t>
      </w:r>
      <w:r w:rsidRPr="1B3187FA" w:rsidR="3F8DDC38">
        <w:rPr>
          <w:rFonts w:ascii="Times New Roman" w:hAnsi="Times New Roman" w:cs="Times New Roman"/>
          <w:i/>
          <w:iCs/>
          <w:sz w:val="24"/>
          <w:szCs w:val="24"/>
        </w:rPr>
        <w:t>P450</w:t>
      </w:r>
      <w:r w:rsidRPr="1B3187FA" w:rsidR="00323DD2">
        <w:rPr>
          <w:rFonts w:ascii="Times New Roman" w:hAnsi="Times New Roman" w:cs="Times New Roman"/>
          <w:i/>
          <w:iCs/>
          <w:sz w:val="24"/>
          <w:szCs w:val="24"/>
        </w:rPr>
        <w:t xml:space="preserve">s significantly correlated with </w:t>
      </w:r>
      <w:r w:rsidRPr="1B3187FA" w:rsidR="005829D0">
        <w:rPr>
          <w:rFonts w:ascii="Times New Roman" w:hAnsi="Times New Roman" w:cs="Times New Roman"/>
          <w:i/>
          <w:iCs/>
          <w:sz w:val="24"/>
          <w:szCs w:val="24"/>
        </w:rPr>
        <w:t>TOrC degradation using Redundancy Analysis</w:t>
      </w:r>
      <w:r w:rsidRPr="1B3187FA" w:rsidR="004B7964">
        <w:rPr>
          <w:rFonts w:ascii="Times New Roman" w:hAnsi="Times New Roman" w:cs="Times New Roman"/>
          <w:i/>
          <w:iCs/>
          <w:sz w:val="24"/>
          <w:szCs w:val="24"/>
        </w:rPr>
        <w:t xml:space="preserve"> (RDA)</w:t>
      </w:r>
      <w:r w:rsidRPr="1B3187FA" w:rsidR="005829D0">
        <w:rPr>
          <w:rFonts w:ascii="Times New Roman" w:hAnsi="Times New Roman" w:cs="Times New Roman"/>
          <w:i/>
          <w:iCs/>
          <w:sz w:val="24"/>
          <w:szCs w:val="24"/>
        </w:rPr>
        <w:t>.</w:t>
      </w:r>
      <w:r w:rsidRPr="1B3187FA" w:rsidR="004B7964">
        <w:rPr>
          <w:rFonts w:ascii="Times New Roman" w:hAnsi="Times New Roman" w:cs="Times New Roman"/>
          <w:i/>
          <w:iCs/>
          <w:sz w:val="24"/>
          <w:szCs w:val="24"/>
        </w:rPr>
        <w:t xml:space="preserve"> </w:t>
      </w:r>
      <w:r w:rsidRPr="1B3187FA" w:rsidR="00AD6CC3">
        <w:rPr>
          <w:rFonts w:ascii="Times New Roman" w:hAnsi="Times New Roman" w:cs="Times New Roman"/>
          <w:i/>
          <w:iCs/>
          <w:sz w:val="24"/>
          <w:szCs w:val="24"/>
        </w:rPr>
        <w:t xml:space="preserve">Color values indicate the strength of the correlation. </w:t>
      </w:r>
      <w:commentRangeStart w:id="363"/>
      <w:r w:rsidRPr="1B3187FA" w:rsidR="007F72A5">
        <w:rPr>
          <w:rFonts w:ascii="Times New Roman" w:hAnsi="Times New Roman" w:cs="Times New Roman"/>
          <w:i/>
          <w:iCs/>
          <w:sz w:val="24"/>
          <w:szCs w:val="24"/>
        </w:rPr>
        <w:t xml:space="preserve">Maximum </w:t>
      </w:r>
      <w:r w:rsidRPr="1B3187FA" w:rsidR="00576B93">
        <w:rPr>
          <w:rFonts w:ascii="Times New Roman" w:hAnsi="Times New Roman" w:cs="Times New Roman"/>
          <w:i/>
          <w:iCs/>
          <w:sz w:val="24"/>
          <w:szCs w:val="24"/>
        </w:rPr>
        <w:t xml:space="preserve">p value </w:t>
      </w:r>
      <w:r w:rsidRPr="1B3187FA" w:rsidR="007F72A5">
        <w:rPr>
          <w:rFonts w:ascii="Times New Roman" w:hAnsi="Times New Roman" w:cs="Times New Roman"/>
          <w:i/>
          <w:iCs/>
          <w:sz w:val="24"/>
          <w:szCs w:val="24"/>
        </w:rPr>
        <w:t>&lt; 0.02</w:t>
      </w:r>
      <w:commentRangeEnd w:id="363"/>
      <w:r w:rsidRPr="1B3187FA">
        <w:rPr>
          <w:rStyle w:val="CommentReference"/>
          <w:rFonts w:ascii="Times New Roman" w:hAnsi="Times New Roman" w:cs="Times New Roman"/>
          <w:i/>
          <w:iCs/>
          <w:sz w:val="24"/>
          <w:szCs w:val="24"/>
        </w:rPr>
        <w:commentReference w:id="363"/>
      </w:r>
      <w:r w:rsidRPr="1B3187FA" w:rsidR="51EC956B">
        <w:rPr>
          <w:rFonts w:ascii="Times New Roman" w:hAnsi="Times New Roman" w:cs="Times New Roman"/>
          <w:i/>
          <w:iCs/>
          <w:sz w:val="24"/>
          <w:szCs w:val="24"/>
        </w:rPr>
        <w:t xml:space="preserve">, </w:t>
      </w:r>
      <w:r w:rsidRPr="1B3187FA" w:rsidR="2B8CCB63">
        <w:rPr>
          <w:rFonts w:ascii="Times New Roman" w:hAnsi="Times New Roman" w:cs="Times New Roman"/>
          <w:i/>
          <w:iCs/>
          <w:sz w:val="24"/>
          <w:szCs w:val="24"/>
        </w:rPr>
        <w:t>H</w:t>
      </w:r>
      <w:r w:rsidRPr="1B3187FA" w:rsidR="51EC956B">
        <w:rPr>
          <w:rFonts w:ascii="Times New Roman" w:hAnsi="Times New Roman" w:cs="Times New Roman"/>
          <w:i/>
          <w:iCs/>
          <w:sz w:val="24"/>
          <w:szCs w:val="24"/>
        </w:rPr>
        <w:t xml:space="preserve">eat map units are relative </w:t>
      </w:r>
      <w:r w:rsidRPr="1B3187FA" w:rsidR="7EB14DF2">
        <w:rPr>
          <w:rFonts w:ascii="Times New Roman" w:hAnsi="Times New Roman" w:cs="Times New Roman"/>
          <w:i/>
          <w:iCs/>
          <w:sz w:val="24"/>
          <w:szCs w:val="24"/>
        </w:rPr>
        <w:t>abundance</w:t>
      </w:r>
      <w:r w:rsidRPr="1B3187FA" w:rsidR="007F72A5">
        <w:rPr>
          <w:rFonts w:ascii="Times New Roman" w:hAnsi="Times New Roman" w:cs="Times New Roman"/>
          <w:i/>
          <w:iCs/>
          <w:sz w:val="24"/>
          <w:szCs w:val="24"/>
        </w:rPr>
        <w:t>.</w:t>
      </w:r>
      <w:commentRangeStart w:id="364"/>
      <w:r w:rsidRPr="1B3187FA" w:rsidR="6742AF5D">
        <w:rPr>
          <w:rFonts w:ascii="Times New Roman" w:hAnsi="Times New Roman" w:cs="Times New Roman"/>
          <w:i/>
          <w:iCs/>
          <w:sz w:val="24"/>
          <w:szCs w:val="24"/>
        </w:rPr>
        <w:t>*****</w:t>
      </w:r>
      <w:commentRangeEnd w:id="364"/>
      <w:r w:rsidRPr="00EB3EB7">
        <w:rPr>
          <w:rStyle w:val="CommentReference"/>
          <w:rFonts w:ascii="Times New Roman" w:hAnsi="Times New Roman" w:cs="Times New Roman"/>
          <w:i/>
          <w:iCs/>
          <w:sz w:val="24"/>
          <w:szCs w:val="24"/>
        </w:rPr>
        <w:commentReference w:id="364"/>
      </w:r>
    </w:p>
    <w:p w:rsidRPr="00EB3EB7" w:rsidR="005C4342" w:rsidP="00A63F7B" w:rsidRDefault="005C4342" w14:paraId="0A3A7EA6" w14:textId="77777777">
      <w:pPr>
        <w:spacing w:after="0" w:line="480" w:lineRule="auto"/>
        <w:rPr>
          <w:sz w:val="24"/>
          <w:szCs w:val="24"/>
        </w:rPr>
      </w:pPr>
    </w:p>
    <w:p w:rsidRPr="00EB3EB7" w:rsidR="00AA6A2C" w:rsidP="00A63F7B" w:rsidRDefault="0F6196FA" w14:paraId="273576EF" w14:textId="3F673268">
      <w:pPr>
        <w:pStyle w:val="ListParagraph"/>
        <w:numPr>
          <w:ilvl w:val="1"/>
          <w:numId w:val="3"/>
        </w:numPr>
        <w:spacing w:after="0" w:line="480" w:lineRule="auto"/>
        <w:rPr>
          <w:rFonts w:ascii="Times New Roman" w:hAnsi="Times New Roman" w:cs="Times New Roman"/>
          <w:b/>
          <w:bCs/>
          <w:sz w:val="24"/>
          <w:szCs w:val="24"/>
        </w:rPr>
      </w:pPr>
      <w:r w:rsidRPr="00EB3EB7">
        <w:rPr>
          <w:rFonts w:ascii="Times New Roman" w:hAnsi="Times New Roman" w:cs="Times New Roman"/>
          <w:b/>
          <w:bCs/>
          <w:sz w:val="24"/>
          <w:szCs w:val="24"/>
        </w:rPr>
        <w:t xml:space="preserve"> Proteomics</w:t>
      </w:r>
    </w:p>
    <w:p w:rsidRPr="00EB3EB7" w:rsidR="00AD5D46" w:rsidP="412D8FD9" w:rsidRDefault="3F651FEE" w14:paraId="306E3525" w14:textId="3C9249A2">
      <w:pPr>
        <w:spacing w:after="0" w:line="480" w:lineRule="auto"/>
        <w:ind w:firstLine="360"/>
        <w:rPr>
          <w:ins w:author="Janiszewski,Lara" w:date="2026-04-22T22:13:31.67Z" w16du:dateUtc="2026-04-22T22:13:31.67Z" w:id="610579946"/>
        </w:rPr>
      </w:pPr>
      <w:commentRangeStart w:id="366"/>
      <w:commentRangeStart w:id="367"/>
      <w:commentRangeStart w:id="368"/>
      <w:r w:rsidRPr="412D8FD9" w:rsidR="007D3F85">
        <w:rPr>
          <w:rFonts w:ascii="Times New Roman" w:hAnsi="Times New Roman" w:cs="Times New Roman"/>
          <w:sz w:val="24"/>
          <w:szCs w:val="24"/>
        </w:rPr>
        <w:t>A to</w:t>
      </w:r>
      <w:r w:rsidRPr="412D8FD9" w:rsidR="007D3F85">
        <w:rPr>
          <w:rFonts w:ascii="Times New Roman" w:hAnsi="Times New Roman" w:cs="Times New Roman"/>
          <w:sz w:val="24"/>
          <w:szCs w:val="24"/>
        </w:rPr>
        <w:t xml:space="preserve">tal </w:t>
      </w:r>
      <w:r w:rsidRPr="412D8FD9" w:rsidR="007D3F85">
        <w:rPr>
          <w:rFonts w:ascii="Times New Roman" w:hAnsi="Times New Roman" w:cs="Times New Roman"/>
          <w:sz w:val="24"/>
          <w:szCs w:val="24"/>
        </w:rPr>
        <w:t xml:space="preserve">of 51 cytochrome </w:t>
      </w:r>
      <w:r w:rsidRPr="412D8FD9" w:rsidR="59AF5AF0">
        <w:rPr>
          <w:rFonts w:ascii="Times New Roman" w:hAnsi="Times New Roman" w:cs="Times New Roman"/>
          <w:sz w:val="24"/>
          <w:szCs w:val="24"/>
        </w:rPr>
        <w:t>P450</w:t>
      </w:r>
      <w:r w:rsidRPr="412D8FD9" w:rsidR="007D3F85">
        <w:rPr>
          <w:rFonts w:ascii="Times New Roman" w:hAnsi="Times New Roman" w:cs="Times New Roman"/>
          <w:sz w:val="24"/>
          <w:szCs w:val="24"/>
        </w:rPr>
        <w:t xml:space="preserve">s were found. Only six were identified with two or more </w:t>
      </w:r>
      <w:ins w:author="Prenni,Jessica" w:date="2026-03-10T16:57:00Z" w16du:dateUtc="2026-03-10T16:57:48Z" w:id="478770610">
        <w:r w:rsidRPr="412D8FD9" w:rsidR="3644F010">
          <w:rPr>
            <w:rFonts w:ascii="Times New Roman" w:hAnsi="Times New Roman" w:cs="Times New Roman"/>
            <w:sz w:val="24"/>
            <w:szCs w:val="24"/>
          </w:rPr>
          <w:t xml:space="preserve">unique </w:t>
        </w:r>
      </w:ins>
      <w:r w:rsidRPr="412D8FD9" w:rsidR="007D3F85">
        <w:rPr>
          <w:rFonts w:ascii="Times New Roman" w:hAnsi="Times New Roman" w:cs="Times New Roman"/>
          <w:sz w:val="24"/>
          <w:szCs w:val="24"/>
        </w:rPr>
        <w:t xml:space="preserve">peptides and 19 with two or more PSMs. </w:t>
      </w:r>
      <w:r w:rsidRPr="412D8FD9" w:rsidR="007D3F85">
        <w:rPr>
          <w:rFonts w:ascii="Times New Roman" w:hAnsi="Times New Roman" w:cs="Times New Roman"/>
          <w:sz w:val="24"/>
          <w:szCs w:val="24"/>
        </w:rPr>
        <w:t xml:space="preserve">Data </w:t>
      </w:r>
      <w:r w:rsidRPr="412D8FD9" w:rsidR="007D3F85">
        <w:rPr>
          <w:rFonts w:ascii="Times New Roman" w:hAnsi="Times New Roman" w:cs="Times New Roman"/>
          <w:sz w:val="24"/>
          <w:szCs w:val="24"/>
        </w:rPr>
        <w:t xml:space="preserve">completeness was only 18.6% (483 </w:t>
      </w:r>
      <w:commentRangeStart w:id="370"/>
      <w:r w:rsidRPr="412D8FD9" w:rsidR="007D3F85">
        <w:rPr>
          <w:rFonts w:ascii="Times New Roman" w:hAnsi="Times New Roman" w:cs="Times New Roman"/>
          <w:sz w:val="24"/>
          <w:szCs w:val="24"/>
        </w:rPr>
        <w:t>data poin</w:t>
      </w:r>
      <w:r w:rsidRPr="412D8FD9" w:rsidR="007D3F85">
        <w:rPr>
          <w:rFonts w:ascii="Times New Roman" w:hAnsi="Times New Roman" w:cs="Times New Roman"/>
          <w:sz w:val="24"/>
          <w:szCs w:val="24"/>
        </w:rPr>
        <w:t>ts</w:t>
      </w:r>
      <w:commentRangeEnd w:id="370"/>
      <w:r>
        <w:rPr>
          <w:rStyle w:val="CommentReference"/>
        </w:rPr>
        <w:commentReference w:id="370"/>
      </w:r>
      <w:r w:rsidRPr="412D8FD9" w:rsidR="007D3F85">
        <w:rPr>
          <w:rFonts w:ascii="Times New Roman" w:hAnsi="Times New Roman" w:cs="Times New Roman"/>
          <w:sz w:val="24"/>
          <w:szCs w:val="24"/>
        </w:rPr>
        <w:t xml:space="preserve"> ou</w:t>
      </w:r>
      <w:r w:rsidRPr="412D8FD9" w:rsidR="007D3F85">
        <w:rPr>
          <w:rFonts w:ascii="Times New Roman" w:hAnsi="Times New Roman" w:cs="Times New Roman"/>
          <w:sz w:val="24"/>
          <w:szCs w:val="24"/>
        </w:rPr>
        <w:t xml:space="preserve">t of 2601, for the 51 cytochrome </w:t>
      </w:r>
      <w:r w:rsidRPr="412D8FD9" w:rsidR="59AF5AF0">
        <w:rPr>
          <w:rFonts w:ascii="Times New Roman" w:hAnsi="Times New Roman" w:cs="Times New Roman"/>
          <w:sz w:val="24"/>
          <w:szCs w:val="24"/>
        </w:rPr>
        <w:t>P450</w:t>
      </w:r>
      <w:r w:rsidRPr="412D8FD9" w:rsidR="007D3F85">
        <w:rPr>
          <w:rFonts w:ascii="Times New Roman" w:hAnsi="Times New Roman" w:cs="Times New Roman"/>
          <w:sz w:val="24"/>
          <w:szCs w:val="24"/>
        </w:rPr>
        <w:t xml:space="preserve"> found). </w:t>
      </w:r>
      <w:r w:rsidRPr="412D8FD9" w:rsidR="6E6A7EDC">
        <w:rPr>
          <w:rFonts w:ascii="Times New Roman" w:hAnsi="Times New Roman" w:cs="Times New Roman"/>
          <w:sz w:val="24"/>
          <w:szCs w:val="24"/>
        </w:rPr>
        <w:t>The list o</w:t>
      </w:r>
      <w:r w:rsidRPr="412D8FD9" w:rsidR="6E6A7EDC">
        <w:rPr>
          <w:rFonts w:ascii="Times New Roman" w:hAnsi="Times New Roman" w:cs="Times New Roman"/>
          <w:sz w:val="24"/>
          <w:szCs w:val="24"/>
        </w:rPr>
        <w:t>f unique p</w:t>
      </w:r>
      <w:r w:rsidRPr="412D8FD9" w:rsidR="6E6A7EDC">
        <w:rPr>
          <w:rFonts w:ascii="Times New Roman" w:hAnsi="Times New Roman" w:cs="Times New Roman"/>
          <w:sz w:val="24"/>
          <w:szCs w:val="24"/>
        </w:rPr>
        <w:t>eptides linked to all</w:t>
      </w:r>
      <w:r w:rsidRPr="412D8FD9" w:rsidR="578E5E1B">
        <w:rPr>
          <w:rFonts w:ascii="Times New Roman" w:hAnsi="Times New Roman" w:cs="Times New Roman"/>
          <w:sz w:val="24"/>
          <w:szCs w:val="24"/>
        </w:rPr>
        <w:t xml:space="preserve"> </w:t>
      </w:r>
      <w:r w:rsidRPr="412D8FD9" w:rsidR="578E5E1B">
        <w:rPr>
          <w:rFonts w:ascii="Times New Roman" w:hAnsi="Times New Roman" w:cs="Times New Roman"/>
          <w:sz w:val="24"/>
          <w:szCs w:val="24"/>
        </w:rPr>
        <w:t xml:space="preserve">identified </w:t>
      </w:r>
      <w:r w:rsidRPr="412D8FD9" w:rsidR="6E6A7EDC">
        <w:rPr>
          <w:rFonts w:ascii="Times New Roman" w:hAnsi="Times New Roman" w:cs="Times New Roman"/>
          <w:sz w:val="24"/>
          <w:szCs w:val="24"/>
        </w:rPr>
        <w:t>protein</w:t>
      </w:r>
      <w:r w:rsidRPr="412D8FD9" w:rsidR="0997437E">
        <w:rPr>
          <w:rFonts w:ascii="Times New Roman" w:hAnsi="Times New Roman" w:cs="Times New Roman"/>
          <w:sz w:val="24"/>
          <w:szCs w:val="24"/>
        </w:rPr>
        <w:t>s</w:t>
      </w:r>
      <w:r w:rsidRPr="412D8FD9" w:rsidR="6E6A7EDC">
        <w:rPr>
          <w:rFonts w:ascii="Times New Roman" w:hAnsi="Times New Roman" w:cs="Times New Roman"/>
          <w:sz w:val="24"/>
          <w:szCs w:val="24"/>
        </w:rPr>
        <w:t xml:space="preserve"> </w:t>
      </w:r>
      <w:r w:rsidRPr="412D8FD9" w:rsidR="23B20783">
        <w:rPr>
          <w:rFonts w:ascii="Times New Roman" w:hAnsi="Times New Roman" w:cs="Times New Roman"/>
          <w:sz w:val="24"/>
          <w:szCs w:val="24"/>
        </w:rPr>
        <w:t>was</w:t>
      </w:r>
      <w:r w:rsidRPr="412D8FD9" w:rsidR="6E6A7EDC">
        <w:rPr>
          <w:rFonts w:ascii="Times New Roman" w:hAnsi="Times New Roman" w:cs="Times New Roman"/>
          <w:sz w:val="24"/>
          <w:szCs w:val="24"/>
        </w:rPr>
        <w:t xml:space="preserve"> used to infer tax</w:t>
      </w:r>
      <w:r w:rsidRPr="412D8FD9" w:rsidR="6E6A7EDC">
        <w:rPr>
          <w:rFonts w:ascii="Times New Roman" w:hAnsi="Times New Roman" w:cs="Times New Roman"/>
          <w:sz w:val="24"/>
          <w:szCs w:val="24"/>
        </w:rPr>
        <w:t>onom</w:t>
      </w:r>
      <w:r w:rsidRPr="412D8FD9" w:rsidR="6E6A7EDC">
        <w:rPr>
          <w:rFonts w:ascii="Times New Roman" w:hAnsi="Times New Roman" w:cs="Times New Roman"/>
          <w:sz w:val="24"/>
          <w:szCs w:val="24"/>
        </w:rPr>
        <w:t xml:space="preserve">y composition </w:t>
      </w:r>
      <w:r w:rsidRPr="412D8FD9" w:rsidR="6E6A7EDC">
        <w:rPr>
          <w:rFonts w:ascii="Times New Roman" w:hAnsi="Times New Roman" w:cs="Times New Roman"/>
          <w:sz w:val="24"/>
          <w:szCs w:val="24"/>
        </w:rPr>
        <w:t>usin</w:t>
      </w:r>
      <w:r w:rsidRPr="412D8FD9" w:rsidR="6E6A7EDC">
        <w:rPr>
          <w:rFonts w:ascii="Times New Roman" w:hAnsi="Times New Roman" w:cs="Times New Roman"/>
          <w:sz w:val="24"/>
          <w:szCs w:val="24"/>
        </w:rPr>
        <w:t xml:space="preserve">g </w:t>
      </w:r>
      <w:r w:rsidRPr="412D8FD9" w:rsidR="6E6A7EDC">
        <w:rPr>
          <w:rFonts w:ascii="Times New Roman" w:hAnsi="Times New Roman" w:cs="Times New Roman"/>
          <w:sz w:val="24"/>
          <w:szCs w:val="24"/>
        </w:rPr>
        <w:t>Unipept</w:t>
      </w:r>
      <w:r w:rsidRPr="412D8FD9" w:rsidR="6E6A7EDC">
        <w:rPr>
          <w:rFonts w:ascii="Times New Roman" w:hAnsi="Times New Roman" w:cs="Times New Roman"/>
          <w:sz w:val="24"/>
          <w:szCs w:val="24"/>
        </w:rPr>
        <w:t xml:space="preserve"> (https://</w:t>
      </w:r>
      <w:r w:rsidRPr="412D8FD9" w:rsidR="6E6A7EDC">
        <w:rPr>
          <w:rFonts w:ascii="Times New Roman" w:hAnsi="Times New Roman" w:cs="Times New Roman"/>
          <w:sz w:val="24"/>
          <w:szCs w:val="24"/>
        </w:rPr>
        <w:t>unipept.ugen</w:t>
      </w:r>
      <w:r w:rsidRPr="412D8FD9" w:rsidR="6E6A7EDC">
        <w:rPr>
          <w:rFonts w:ascii="Times New Roman" w:hAnsi="Times New Roman" w:cs="Times New Roman"/>
          <w:sz w:val="24"/>
          <w:szCs w:val="24"/>
        </w:rPr>
        <w:t xml:space="preserve">t.be/mpa). </w:t>
      </w:r>
      <w:r w:rsidRPr="412D8FD9" w:rsidR="6E6A7EDC">
        <w:rPr>
          <w:rFonts w:ascii="Times New Roman" w:hAnsi="Times New Roman" w:cs="Times New Roman"/>
          <w:sz w:val="24"/>
          <w:szCs w:val="24"/>
        </w:rPr>
        <w:t>Unipept</w:t>
      </w:r>
      <w:r w:rsidRPr="412D8FD9" w:rsidR="6E6A7EDC">
        <w:rPr>
          <w:rFonts w:ascii="Times New Roman" w:hAnsi="Times New Roman" w:cs="Times New Roman"/>
          <w:sz w:val="24"/>
          <w:szCs w:val="24"/>
        </w:rPr>
        <w:t xml:space="preserve"> uses </w:t>
      </w:r>
      <w:r w:rsidRPr="412D8FD9" w:rsidR="6DC15BC6">
        <w:rPr>
          <w:rFonts w:ascii="Times New Roman" w:hAnsi="Times New Roman" w:cs="Times New Roman"/>
          <w:sz w:val="24"/>
          <w:szCs w:val="24"/>
        </w:rPr>
        <w:t>the lowest</w:t>
      </w:r>
      <w:r w:rsidRPr="412D8FD9" w:rsidR="6E6A7EDC">
        <w:rPr>
          <w:rFonts w:ascii="Times New Roman" w:hAnsi="Times New Roman" w:cs="Times New Roman"/>
          <w:sz w:val="24"/>
          <w:szCs w:val="24"/>
        </w:rPr>
        <w:t xml:space="preserve"> common ancestor as the most specific node in the tree of life that encompasses all taxa associated with the matched peptide(s).</w:t>
      </w:r>
      <w:r w:rsidRPr="412D8FD9" w:rsidR="79954E45">
        <w:rPr>
          <w:rFonts w:ascii="Times New Roman" w:hAnsi="Times New Roman" w:cs="Times New Roman"/>
          <w:sz w:val="24"/>
          <w:szCs w:val="24"/>
        </w:rPr>
        <w:t xml:space="preserve"> Six species</w:t>
      </w:r>
      <w:r w:rsidRPr="412D8FD9" w:rsidR="215D47CB">
        <w:rPr>
          <w:rFonts w:ascii="Times New Roman" w:hAnsi="Times New Roman" w:cs="Times New Roman"/>
          <w:sz w:val="24"/>
          <w:szCs w:val="24"/>
        </w:rPr>
        <w:t xml:space="preserve"> of</w:t>
      </w:r>
      <w:r w:rsidRPr="412D8FD9" w:rsidR="79954E45">
        <w:rPr>
          <w:rFonts w:ascii="Times New Roman" w:hAnsi="Times New Roman" w:cs="Times New Roman"/>
          <w:sz w:val="24"/>
          <w:szCs w:val="24"/>
        </w:rPr>
        <w:t xml:space="preserve"> </w:t>
      </w:r>
      <w:r w:rsidRPr="412D8FD9" w:rsidR="79954E45">
        <w:rPr>
          <w:rFonts w:ascii="Times New Roman" w:hAnsi="Times New Roman" w:cs="Times New Roman"/>
          <w:i w:val="1"/>
          <w:iCs w:val="1"/>
          <w:sz w:val="24"/>
          <w:szCs w:val="24"/>
          <w:rPrChange w:author="Diaz,Gustavo" w:date="2026-03-16T19:41:00Z" w16du:dateUtc="2026-03-16T19:41:09Z" w:id="1166187923">
            <w:rPr>
              <w:rFonts w:ascii="Times New Roman" w:hAnsi="Times New Roman" w:cs="Times New Roman"/>
              <w:sz w:val="24"/>
              <w:szCs w:val="24"/>
            </w:rPr>
          </w:rPrChange>
        </w:rPr>
        <w:t>Sphingorhabdus</w:t>
      </w:r>
      <w:r w:rsidRPr="412D8FD9" w:rsidR="79954E45">
        <w:rPr>
          <w:rFonts w:ascii="Times New Roman" w:hAnsi="Times New Roman" w:cs="Times New Roman"/>
          <w:i w:val="1"/>
          <w:iCs w:val="1"/>
          <w:sz w:val="24"/>
          <w:szCs w:val="24"/>
        </w:rPr>
        <w:t>,</w:t>
      </w:r>
      <w:r w:rsidRPr="412D8FD9" w:rsidR="3730E68B">
        <w:rPr>
          <w:rFonts w:ascii="Times New Roman" w:hAnsi="Times New Roman" w:cs="Times New Roman"/>
          <w:i w:val="1"/>
          <w:iCs w:val="1"/>
          <w:sz w:val="24"/>
          <w:szCs w:val="24"/>
        </w:rPr>
        <w:t xml:space="preserve"> </w:t>
      </w:r>
      <w:r w:rsidRPr="412D8FD9" w:rsidR="3730E68B">
        <w:rPr>
          <w:rFonts w:ascii="Times New Roman" w:hAnsi="Times New Roman" w:cs="Times New Roman"/>
          <w:sz w:val="24"/>
          <w:szCs w:val="24"/>
        </w:rPr>
        <w:t>17 species of</w:t>
      </w:r>
      <w:r w:rsidRPr="412D8FD9" w:rsidR="3730E68B">
        <w:rPr>
          <w:rFonts w:ascii="Times New Roman" w:hAnsi="Times New Roman" w:cs="Times New Roman"/>
          <w:sz w:val="24"/>
          <w:szCs w:val="24"/>
        </w:rPr>
        <w:t xml:space="preserve"> </w:t>
      </w:r>
      <w:r w:rsidRPr="412D8FD9" w:rsidR="3730E68B">
        <w:rPr>
          <w:rFonts w:ascii="Times New Roman" w:hAnsi="Times New Roman" w:cs="Times New Roman"/>
          <w:i w:val="1"/>
          <w:iCs w:val="1"/>
          <w:sz w:val="24"/>
          <w:szCs w:val="24"/>
        </w:rPr>
        <w:t>Nov</w:t>
      </w:r>
      <w:r w:rsidRPr="412D8FD9" w:rsidR="3730E68B">
        <w:rPr>
          <w:rFonts w:ascii="Times New Roman" w:hAnsi="Times New Roman" w:cs="Times New Roman"/>
          <w:i w:val="1"/>
          <w:iCs w:val="1"/>
          <w:sz w:val="24"/>
          <w:szCs w:val="24"/>
        </w:rPr>
        <w:t>osphingobium</w:t>
      </w:r>
      <w:r w:rsidRPr="412D8FD9" w:rsidR="3730E68B">
        <w:rPr>
          <w:rFonts w:ascii="Times New Roman" w:hAnsi="Times New Roman" w:cs="Times New Roman"/>
          <w:i w:val="1"/>
          <w:iCs w:val="1"/>
          <w:sz w:val="24"/>
          <w:szCs w:val="24"/>
        </w:rPr>
        <w:t>,</w:t>
      </w:r>
      <w:r w:rsidRPr="412D8FD9" w:rsidR="3730E68B">
        <w:rPr>
          <w:rFonts w:ascii="Times New Roman" w:hAnsi="Times New Roman" w:cs="Times New Roman"/>
          <w:sz w:val="24"/>
          <w:szCs w:val="24"/>
        </w:rPr>
        <w:t xml:space="preserve"> </w:t>
      </w:r>
      <w:r w:rsidRPr="412D8FD9" w:rsidR="1BEC768D">
        <w:rPr>
          <w:rFonts w:ascii="Times New Roman" w:hAnsi="Times New Roman" w:cs="Times New Roman"/>
          <w:sz w:val="24"/>
          <w:szCs w:val="24"/>
        </w:rPr>
        <w:t xml:space="preserve">two species </w:t>
      </w:r>
      <w:r w:rsidRPr="412D8FD9" w:rsidR="1BEC768D">
        <w:rPr>
          <w:rFonts w:ascii="Times New Roman" w:hAnsi="Times New Roman" w:cs="Times New Roman"/>
          <w:sz w:val="24"/>
          <w:szCs w:val="24"/>
        </w:rPr>
        <w:t xml:space="preserve">of </w:t>
      </w:r>
      <w:r w:rsidRPr="412D8FD9" w:rsidR="1BEC768D">
        <w:rPr>
          <w:rFonts w:ascii="Times New Roman" w:hAnsi="Times New Roman" w:cs="Times New Roman"/>
          <w:i w:val="1"/>
          <w:iCs w:val="1"/>
          <w:sz w:val="24"/>
          <w:szCs w:val="24"/>
        </w:rPr>
        <w:t>Acine</w:t>
      </w:r>
      <w:r w:rsidRPr="412D8FD9" w:rsidR="1BEC768D">
        <w:rPr>
          <w:rFonts w:ascii="Times New Roman" w:hAnsi="Times New Roman" w:cs="Times New Roman"/>
          <w:i w:val="1"/>
          <w:iCs w:val="1"/>
          <w:sz w:val="24"/>
          <w:szCs w:val="24"/>
        </w:rPr>
        <w:t xml:space="preserve">tobacter, </w:t>
      </w:r>
      <w:r w:rsidRPr="412D8FD9" w:rsidR="1BEC768D">
        <w:rPr>
          <w:rFonts w:ascii="Times New Roman" w:hAnsi="Times New Roman" w:cs="Times New Roman"/>
          <w:sz w:val="24"/>
          <w:szCs w:val="24"/>
        </w:rPr>
        <w:t>two species</w:t>
      </w:r>
      <w:r w:rsidRPr="412D8FD9" w:rsidR="1BEC768D">
        <w:rPr>
          <w:rFonts w:ascii="Times New Roman" w:hAnsi="Times New Roman" w:cs="Times New Roman"/>
          <w:sz w:val="24"/>
          <w:szCs w:val="24"/>
        </w:rPr>
        <w:t xml:space="preserve"> of </w:t>
      </w:r>
      <w:r w:rsidRPr="412D8FD9" w:rsidR="1BEC768D">
        <w:rPr>
          <w:rFonts w:ascii="Times New Roman" w:hAnsi="Times New Roman" w:cs="Times New Roman"/>
          <w:i w:val="1"/>
          <w:iCs w:val="1"/>
          <w:sz w:val="24"/>
          <w:szCs w:val="24"/>
        </w:rPr>
        <w:t>M</w:t>
      </w:r>
      <w:r w:rsidRPr="412D8FD9" w:rsidR="0D0AF03C">
        <w:rPr>
          <w:rFonts w:ascii="Times New Roman" w:hAnsi="Times New Roman" w:cs="Times New Roman"/>
          <w:i w:val="1"/>
          <w:iCs w:val="1"/>
          <w:sz w:val="24"/>
          <w:szCs w:val="24"/>
        </w:rPr>
        <w:t>e</w:t>
      </w:r>
      <w:r w:rsidRPr="412D8FD9" w:rsidR="0D0AF03C">
        <w:rPr>
          <w:rFonts w:ascii="Times New Roman" w:hAnsi="Times New Roman" w:cs="Times New Roman"/>
          <w:i w:val="1"/>
          <w:iCs w:val="1"/>
          <w:sz w:val="24"/>
          <w:szCs w:val="24"/>
        </w:rPr>
        <w:t>thyloversatilis</w:t>
      </w:r>
      <w:r w:rsidRPr="412D8FD9" w:rsidR="0D0AF03C">
        <w:rPr>
          <w:rFonts w:ascii="Times New Roman" w:hAnsi="Times New Roman" w:cs="Times New Roman"/>
          <w:i w:val="1"/>
          <w:iCs w:val="1"/>
          <w:sz w:val="24"/>
          <w:szCs w:val="24"/>
        </w:rPr>
        <w:t xml:space="preserve"> –</w:t>
      </w:r>
      <w:r w:rsidRPr="412D8FD9" w:rsidR="0D0AF03C">
        <w:rPr>
          <w:rFonts w:ascii="Times New Roman" w:hAnsi="Times New Roman" w:cs="Times New Roman"/>
          <w:sz w:val="24"/>
          <w:szCs w:val="24"/>
        </w:rPr>
        <w:t xml:space="preserve">including </w:t>
      </w:r>
      <w:r w:rsidRPr="412D8FD9" w:rsidR="0D0AF03C">
        <w:rPr>
          <w:rFonts w:ascii="Times New Roman" w:hAnsi="Times New Roman" w:cs="Times New Roman"/>
          <w:i w:val="1"/>
          <w:iCs w:val="1"/>
          <w:sz w:val="24"/>
          <w:szCs w:val="24"/>
        </w:rPr>
        <w:t>Methyloversatilis</w:t>
      </w:r>
      <w:r w:rsidRPr="412D8FD9" w:rsidR="0D0AF03C">
        <w:rPr>
          <w:rFonts w:ascii="Times New Roman" w:hAnsi="Times New Roman" w:cs="Times New Roman"/>
          <w:i w:val="1"/>
          <w:iCs w:val="1"/>
          <w:sz w:val="24"/>
          <w:szCs w:val="24"/>
        </w:rPr>
        <w:t xml:space="preserve"> universalis</w:t>
      </w:r>
      <w:r w:rsidRPr="412D8FD9" w:rsidR="0BE1C8E1">
        <w:rPr>
          <w:rFonts w:ascii="Times New Roman" w:hAnsi="Times New Roman" w:cs="Times New Roman"/>
          <w:i w:val="1"/>
          <w:iCs w:val="1"/>
          <w:sz w:val="24"/>
          <w:szCs w:val="24"/>
        </w:rPr>
        <w:t xml:space="preserve">, </w:t>
      </w:r>
      <w:r w:rsidRPr="412D8FD9" w:rsidR="0BE1C8E1">
        <w:rPr>
          <w:rFonts w:ascii="Times New Roman" w:hAnsi="Times New Roman" w:cs="Times New Roman"/>
          <w:sz w:val="24"/>
          <w:szCs w:val="24"/>
        </w:rPr>
        <w:t xml:space="preserve">one species of </w:t>
      </w:r>
      <w:r w:rsidRPr="412D8FD9" w:rsidR="0BE1C8E1">
        <w:rPr>
          <w:rFonts w:ascii="Times New Roman" w:hAnsi="Times New Roman" w:cs="Times New Roman"/>
          <w:i w:val="1"/>
          <w:iCs w:val="1"/>
          <w:sz w:val="24"/>
          <w:szCs w:val="24"/>
        </w:rPr>
        <w:t>Ferrovibrio</w:t>
      </w:r>
      <w:r w:rsidRPr="412D8FD9" w:rsidR="0BE1C8E1">
        <w:rPr>
          <w:rFonts w:ascii="Times New Roman" w:hAnsi="Times New Roman" w:cs="Times New Roman"/>
          <w:i w:val="1"/>
          <w:iCs w:val="1"/>
          <w:sz w:val="24"/>
          <w:szCs w:val="24"/>
        </w:rPr>
        <w:t xml:space="preserve">; </w:t>
      </w:r>
      <w:r w:rsidRPr="412D8FD9" w:rsidR="563985F3">
        <w:rPr>
          <w:rFonts w:ascii="Times New Roman" w:hAnsi="Times New Roman" w:cs="Times New Roman"/>
          <w:sz w:val="24"/>
          <w:szCs w:val="24"/>
        </w:rPr>
        <w:t xml:space="preserve">and nine species of </w:t>
      </w:r>
      <w:r w:rsidRPr="412D8FD9" w:rsidR="563985F3">
        <w:rPr>
          <w:rFonts w:ascii="Times New Roman" w:hAnsi="Times New Roman" w:cs="Times New Roman"/>
          <w:i w:val="1"/>
          <w:iCs w:val="1"/>
          <w:sz w:val="24"/>
          <w:szCs w:val="24"/>
        </w:rPr>
        <w:t>Phenylobacterium</w:t>
      </w:r>
      <w:r w:rsidRPr="412D8FD9" w:rsidR="5B972D2B">
        <w:rPr>
          <w:rFonts w:ascii="Times New Roman" w:hAnsi="Times New Roman" w:cs="Times New Roman"/>
          <w:i w:val="1"/>
          <w:iCs w:val="1"/>
          <w:sz w:val="24"/>
          <w:szCs w:val="24"/>
        </w:rPr>
        <w:t xml:space="preserve">. </w:t>
      </w:r>
      <w:r w:rsidRPr="412D8FD9" w:rsidR="5B972D2B">
        <w:rPr>
          <w:rFonts w:ascii="Times New Roman" w:hAnsi="Times New Roman" w:cs="Times New Roman"/>
          <w:sz w:val="24"/>
          <w:szCs w:val="24"/>
        </w:rPr>
        <w:t xml:space="preserve">Matching all </w:t>
      </w:r>
      <w:r w:rsidRPr="412D8FD9" w:rsidR="79954E45">
        <w:rPr>
          <w:rFonts w:ascii="Times New Roman" w:hAnsi="Times New Roman" w:cs="Times New Roman"/>
          <w:sz w:val="24"/>
          <w:szCs w:val="24"/>
        </w:rPr>
        <w:t xml:space="preserve">of </w:t>
      </w:r>
      <w:r w:rsidRPr="412D8FD9" w:rsidR="6FCB7D80">
        <w:rPr>
          <w:rFonts w:ascii="Times New Roman" w:hAnsi="Times New Roman" w:cs="Times New Roman"/>
          <w:sz w:val="24"/>
          <w:szCs w:val="24"/>
        </w:rPr>
        <w:t xml:space="preserve">the </w:t>
      </w:r>
      <w:r w:rsidRPr="412D8FD9" w:rsidR="6FF25FD3">
        <w:rPr>
          <w:rFonts w:ascii="Times New Roman" w:hAnsi="Times New Roman" w:cs="Times New Roman"/>
          <w:sz w:val="24"/>
          <w:szCs w:val="24"/>
        </w:rPr>
        <w:t xml:space="preserve">highly </w:t>
      </w:r>
      <w:r w:rsidRPr="412D8FD9" w:rsidR="2411A265">
        <w:rPr>
          <w:rFonts w:ascii="Times New Roman" w:hAnsi="Times New Roman" w:cs="Times New Roman"/>
          <w:sz w:val="24"/>
          <w:szCs w:val="24"/>
        </w:rPr>
        <w:t>abundant taxa found in our cul</w:t>
      </w:r>
      <w:r w:rsidRPr="412D8FD9" w:rsidR="2411A265">
        <w:rPr>
          <w:rFonts w:ascii="Times New Roman" w:hAnsi="Times New Roman" w:cs="Times New Roman"/>
          <w:sz w:val="24"/>
          <w:szCs w:val="24"/>
        </w:rPr>
        <w:t>tures</w:t>
      </w:r>
      <w:ins w:author="Diaz,Gustavo" w:date="2026-03-16T19:52:00Z" w16du:dateUtc="2026-03-16T19:52:30Z" w:id="555349308">
        <w:r w:rsidRPr="412D8FD9" w:rsidR="51867873">
          <w:rPr>
            <w:rFonts w:ascii="Times New Roman" w:hAnsi="Times New Roman" w:cs="Times New Roman"/>
            <w:sz w:val="24"/>
            <w:szCs w:val="24"/>
          </w:rPr>
          <w:t xml:space="preserve"> (Fig</w:t>
        </w:r>
        <w:r w:rsidRPr="412D8FD9" w:rsidR="51867873">
          <w:rPr>
            <w:rFonts w:ascii="Times New Roman" w:hAnsi="Times New Roman" w:cs="Times New Roman"/>
            <w:sz w:val="24"/>
            <w:szCs w:val="24"/>
          </w:rPr>
          <w:t>ure 2)</w:t>
        </w:r>
      </w:ins>
      <w:r w:rsidRPr="412D8FD9" w:rsidR="5C52FB89">
        <w:rPr>
          <w:rFonts w:ascii="Times New Roman" w:hAnsi="Times New Roman" w:cs="Times New Roman"/>
          <w:sz w:val="24"/>
          <w:szCs w:val="24"/>
        </w:rPr>
        <w:t xml:space="preserve">. </w:t>
      </w:r>
      <w:commentRangeEnd w:id="368"/>
      <w:r>
        <w:rPr>
          <w:rStyle w:val="CommentReference"/>
        </w:rPr>
        <w:commentReference w:id="368"/>
      </w:r>
      <w:commentRangeEnd w:id="366"/>
      <w:r>
        <w:rPr>
          <w:rStyle w:val="CommentReference"/>
        </w:rPr>
        <w:commentReference w:id="366"/>
      </w:r>
      <w:commentRangeEnd w:id="367"/>
      <w:r>
        <w:rPr>
          <w:rStyle w:val="CommentReference"/>
        </w:rPr>
        <w:commentReference w:id="367"/>
      </w:r>
    </w:p>
    <w:p w:rsidRPr="00EB3EB7" w:rsidR="00AD5D46" w:rsidP="412D8FD9" w:rsidRDefault="3F651FEE" w14:paraId="49BB21B0" w14:textId="0F6C0A08">
      <w:pPr>
        <w:spacing w:after="0" w:line="480" w:lineRule="auto"/>
        <w:ind w:firstLine="360"/>
        <w:rPr>
          <w:rFonts w:ascii="Times New Roman" w:hAnsi="Times New Roman" w:cs="Times New Roman"/>
          <w:b w:val="1"/>
          <w:bCs w:val="1"/>
          <w:sz w:val="24"/>
          <w:szCs w:val="24"/>
        </w:rPr>
      </w:pPr>
      <w:r w:rsidRPr="412D8FD9" w:rsidR="3F651FEE">
        <w:rPr>
          <w:rFonts w:ascii="Times New Roman" w:hAnsi="Times New Roman" w:cs="Times New Roman"/>
          <w:b w:val="1"/>
          <w:bCs w:val="1"/>
          <w:sz w:val="24"/>
          <w:szCs w:val="24"/>
        </w:rPr>
        <w:t>Discussion</w:t>
      </w:r>
    </w:p>
    <w:p w:rsidR="00E7239D" w:rsidP="00A63F7B" w:rsidRDefault="349F2F72" w14:paraId="39D49592" w14:textId="0AC347D3">
      <w:pPr>
        <w:spacing w:after="0" w:line="480" w:lineRule="auto"/>
        <w:ind w:firstLine="360"/>
        <w:rPr>
          <w:rFonts w:ascii="Times New Roman" w:hAnsi="Times New Roman" w:cs="Times New Roman"/>
          <w:sz w:val="24"/>
          <w:szCs w:val="24"/>
        </w:rPr>
      </w:pPr>
      <w:r w:rsidRPr="412D8FD9" w:rsidR="349F2F72">
        <w:rPr>
          <w:rFonts w:ascii="Times New Roman" w:hAnsi="Times New Roman" w:cs="Times New Roman"/>
          <w:sz w:val="24"/>
          <w:szCs w:val="24"/>
        </w:rPr>
        <w:t xml:space="preserve">This study </w:t>
      </w:r>
      <w:r w:rsidRPr="412D8FD9" w:rsidR="366B9209">
        <w:rPr>
          <w:rFonts w:ascii="Times New Roman" w:hAnsi="Times New Roman" w:cs="Times New Roman"/>
          <w:sz w:val="24"/>
          <w:szCs w:val="24"/>
        </w:rPr>
        <w:t>develops and introduces a novel</w:t>
      </w:r>
      <w:r w:rsidRPr="412D8FD9" w:rsidR="349F2F72">
        <w:rPr>
          <w:rFonts w:ascii="Times New Roman" w:hAnsi="Times New Roman" w:cs="Times New Roman"/>
          <w:sz w:val="24"/>
          <w:szCs w:val="24"/>
        </w:rPr>
        <w:t xml:space="preserve"> Functional gene Amplicon Sequencing test (</w:t>
      </w:r>
      <w:r w:rsidRPr="412D8FD9" w:rsidR="349F2F72">
        <w:rPr>
          <w:rFonts w:ascii="Times New Roman" w:hAnsi="Times New Roman" w:cs="Times New Roman"/>
          <w:sz w:val="24"/>
          <w:szCs w:val="24"/>
        </w:rPr>
        <w:t>FASt</w:t>
      </w:r>
      <w:r w:rsidRPr="412D8FD9" w:rsidR="349F2F72">
        <w:rPr>
          <w:rFonts w:ascii="Times New Roman" w:hAnsi="Times New Roman" w:cs="Times New Roman"/>
          <w:sz w:val="24"/>
          <w:szCs w:val="24"/>
        </w:rPr>
        <w:t>)</w:t>
      </w:r>
      <w:r w:rsidRPr="412D8FD9" w:rsidR="366B9209">
        <w:rPr>
          <w:rFonts w:ascii="Times New Roman" w:hAnsi="Times New Roman" w:cs="Times New Roman"/>
          <w:sz w:val="24"/>
          <w:szCs w:val="24"/>
        </w:rPr>
        <w:t xml:space="preserve"> and </w:t>
      </w:r>
      <w:r w:rsidRPr="412D8FD9" w:rsidR="4DA007F1">
        <w:rPr>
          <w:rFonts w:ascii="Times New Roman" w:hAnsi="Times New Roman" w:cs="Times New Roman"/>
          <w:sz w:val="24"/>
          <w:szCs w:val="24"/>
        </w:rPr>
        <w:t>demonstrates</w:t>
      </w:r>
      <w:r w:rsidRPr="412D8FD9" w:rsidR="4DA007F1">
        <w:rPr>
          <w:rFonts w:ascii="Times New Roman" w:hAnsi="Times New Roman" w:cs="Times New Roman"/>
          <w:sz w:val="24"/>
          <w:szCs w:val="24"/>
        </w:rPr>
        <w:t xml:space="preserve"> that</w:t>
      </w:r>
      <w:r w:rsidRPr="412D8FD9" w:rsidR="366B9209">
        <w:rPr>
          <w:rFonts w:ascii="Times New Roman" w:hAnsi="Times New Roman" w:cs="Times New Roman"/>
          <w:sz w:val="24"/>
          <w:szCs w:val="24"/>
        </w:rPr>
        <w:t xml:space="preserve"> </w:t>
      </w:r>
      <w:r w:rsidRPr="412D8FD9" w:rsidR="366B9209">
        <w:rPr>
          <w:rFonts w:ascii="Times New Roman" w:hAnsi="Times New Roman" w:cs="Times New Roman"/>
          <w:sz w:val="24"/>
          <w:szCs w:val="24"/>
        </w:rPr>
        <w:t>FASt</w:t>
      </w:r>
      <w:r w:rsidRPr="412D8FD9" w:rsidR="349F2F72">
        <w:rPr>
          <w:rFonts w:ascii="Times New Roman" w:hAnsi="Times New Roman" w:cs="Times New Roman"/>
          <w:sz w:val="24"/>
          <w:szCs w:val="24"/>
        </w:rPr>
        <w:t xml:space="preserve"> can uncover functional relationships between microbial genes and contaminant biodegradation in complex environmental microbiomes. </w:t>
      </w:r>
      <w:r w:rsidRPr="412D8FD9" w:rsidR="0554DC78">
        <w:rPr>
          <w:rFonts w:ascii="Times New Roman" w:hAnsi="Times New Roman" w:cs="Times New Roman"/>
          <w:sz w:val="24"/>
          <w:szCs w:val="24"/>
        </w:rPr>
        <w:t xml:space="preserve">To </w:t>
      </w:r>
      <w:r w:rsidRPr="412D8FD9" w:rsidR="6144BAF7">
        <w:rPr>
          <w:rFonts w:ascii="Times New Roman" w:hAnsi="Times New Roman" w:cs="Times New Roman"/>
          <w:sz w:val="24"/>
          <w:szCs w:val="24"/>
        </w:rPr>
        <w:t>date,</w:t>
      </w:r>
      <w:r w:rsidRPr="412D8FD9" w:rsidR="0554DC78">
        <w:rPr>
          <w:rFonts w:ascii="Times New Roman" w:hAnsi="Times New Roman" w:cs="Times New Roman"/>
          <w:sz w:val="24"/>
          <w:szCs w:val="24"/>
        </w:rPr>
        <w:t xml:space="preserve"> microbiome science </w:t>
      </w:r>
      <w:r w:rsidRPr="412D8FD9" w:rsidR="21F988BA">
        <w:rPr>
          <w:rFonts w:ascii="Times New Roman" w:hAnsi="Times New Roman" w:cs="Times New Roman"/>
          <w:sz w:val="24"/>
          <w:szCs w:val="24"/>
        </w:rPr>
        <w:t xml:space="preserve">has </w:t>
      </w:r>
      <w:r w:rsidRPr="412D8FD9" w:rsidR="434C346D">
        <w:rPr>
          <w:rFonts w:ascii="Times New Roman" w:hAnsi="Times New Roman" w:cs="Times New Roman"/>
          <w:sz w:val="24"/>
          <w:szCs w:val="24"/>
        </w:rPr>
        <w:t>placed</w:t>
      </w:r>
      <w:r w:rsidRPr="412D8FD9" w:rsidR="1D2D6635">
        <w:rPr>
          <w:rFonts w:ascii="Times New Roman" w:hAnsi="Times New Roman" w:cs="Times New Roman"/>
          <w:sz w:val="24"/>
          <w:szCs w:val="24"/>
        </w:rPr>
        <w:t xml:space="preserve"> a high degree of focus on 16S rRNA gene amplicon sequencing because it is a widely available, </w:t>
      </w:r>
      <w:r w:rsidRPr="412D8FD9" w:rsidR="4A8BB899">
        <w:rPr>
          <w:rFonts w:ascii="Times New Roman" w:hAnsi="Times New Roman" w:cs="Times New Roman"/>
          <w:sz w:val="24"/>
          <w:szCs w:val="24"/>
        </w:rPr>
        <w:t>low-cost</w:t>
      </w:r>
      <w:r w:rsidRPr="412D8FD9" w:rsidR="1D2D6635">
        <w:rPr>
          <w:rFonts w:ascii="Times New Roman" w:hAnsi="Times New Roman" w:cs="Times New Roman"/>
          <w:sz w:val="24"/>
          <w:szCs w:val="24"/>
        </w:rPr>
        <w:t xml:space="preserve"> tool that can elucidate microbiome structure. However, </w:t>
      </w:r>
      <w:r w:rsidRPr="412D8FD9" w:rsidR="06C0B221">
        <w:rPr>
          <w:rFonts w:ascii="Times New Roman" w:hAnsi="Times New Roman" w:cs="Times New Roman"/>
          <w:sz w:val="24"/>
          <w:szCs w:val="24"/>
        </w:rPr>
        <w:t xml:space="preserve">phylogeny is often not a robust predictor of function, particularly </w:t>
      </w:r>
      <w:r w:rsidRPr="412D8FD9" w:rsidR="5372CBC4">
        <w:rPr>
          <w:rFonts w:ascii="Times New Roman" w:hAnsi="Times New Roman" w:cs="Times New Roman"/>
          <w:sz w:val="24"/>
          <w:szCs w:val="24"/>
        </w:rPr>
        <w:t>for xenobiotic degradation.</w:t>
      </w:r>
      <w:r w:rsidRPr="412D8FD9" w:rsidR="4A8BB899">
        <w:rPr>
          <w:rFonts w:ascii="Times New Roman" w:hAnsi="Times New Roman" w:cs="Times New Roman"/>
          <w:sz w:val="24"/>
          <w:szCs w:val="24"/>
        </w:rPr>
        <w:t xml:space="preserve"> Development of </w:t>
      </w:r>
      <w:r w:rsidRPr="412D8FD9" w:rsidR="4A8BB899">
        <w:rPr>
          <w:rFonts w:ascii="Times New Roman" w:hAnsi="Times New Roman" w:cs="Times New Roman"/>
          <w:sz w:val="24"/>
          <w:szCs w:val="24"/>
        </w:rPr>
        <w:t>FASt</w:t>
      </w:r>
      <w:r w:rsidRPr="412D8FD9" w:rsidR="4A8BB899">
        <w:rPr>
          <w:rFonts w:ascii="Times New Roman" w:hAnsi="Times New Roman" w:cs="Times New Roman"/>
          <w:sz w:val="24"/>
          <w:szCs w:val="24"/>
        </w:rPr>
        <w:t xml:space="preserve"> was inspired by </w:t>
      </w:r>
      <w:r w:rsidRPr="412D8FD9" w:rsidR="3946C560">
        <w:rPr>
          <w:rFonts w:ascii="Times New Roman" w:hAnsi="Times New Roman" w:cs="Times New Roman"/>
          <w:sz w:val="24"/>
          <w:szCs w:val="24"/>
        </w:rPr>
        <w:t xml:space="preserve">16S rRNA gene amplicon </w:t>
      </w:r>
      <w:r w:rsidRPr="412D8FD9" w:rsidR="1B464834">
        <w:rPr>
          <w:rFonts w:ascii="Times New Roman" w:hAnsi="Times New Roman" w:cs="Times New Roman"/>
          <w:sz w:val="24"/>
          <w:szCs w:val="24"/>
        </w:rPr>
        <w:t>sequencing but</w:t>
      </w:r>
      <w:r w:rsidRPr="412D8FD9" w:rsidR="3946C560">
        <w:rPr>
          <w:rFonts w:ascii="Times New Roman" w:hAnsi="Times New Roman" w:cs="Times New Roman"/>
          <w:sz w:val="24"/>
          <w:szCs w:val="24"/>
        </w:rPr>
        <w:t xml:space="preserve"> </w:t>
      </w:r>
      <w:r w:rsidRPr="412D8FD9" w:rsidR="3946C560">
        <w:rPr>
          <w:rFonts w:ascii="Times New Roman" w:hAnsi="Times New Roman" w:cs="Times New Roman"/>
          <w:sz w:val="24"/>
          <w:szCs w:val="24"/>
        </w:rPr>
        <w:t>sought</w:t>
      </w:r>
      <w:r w:rsidRPr="412D8FD9" w:rsidR="3946C560">
        <w:rPr>
          <w:rFonts w:ascii="Times New Roman" w:hAnsi="Times New Roman" w:cs="Times New Roman"/>
          <w:sz w:val="24"/>
          <w:szCs w:val="24"/>
        </w:rPr>
        <w:t xml:space="preserve"> to reimagine this </w:t>
      </w:r>
      <w:r w:rsidRPr="412D8FD9" w:rsidR="3D19850E">
        <w:rPr>
          <w:rFonts w:ascii="Times New Roman" w:hAnsi="Times New Roman" w:cs="Times New Roman"/>
          <w:sz w:val="24"/>
          <w:szCs w:val="24"/>
        </w:rPr>
        <w:t>approach</w:t>
      </w:r>
      <w:r w:rsidRPr="412D8FD9" w:rsidR="3946C560">
        <w:rPr>
          <w:rFonts w:ascii="Times New Roman" w:hAnsi="Times New Roman" w:cs="Times New Roman"/>
          <w:sz w:val="24"/>
          <w:szCs w:val="24"/>
        </w:rPr>
        <w:t xml:space="preserve"> by </w:t>
      </w:r>
      <w:r w:rsidRPr="412D8FD9" w:rsidR="357FE8F8">
        <w:rPr>
          <w:rFonts w:ascii="Times New Roman" w:hAnsi="Times New Roman" w:cs="Times New Roman"/>
          <w:sz w:val="24"/>
          <w:szCs w:val="24"/>
        </w:rPr>
        <w:t>generating amplicons for families of</w:t>
      </w:r>
      <w:r w:rsidRPr="412D8FD9" w:rsidR="3946C560">
        <w:rPr>
          <w:rFonts w:ascii="Times New Roman" w:hAnsi="Times New Roman" w:cs="Times New Roman"/>
          <w:sz w:val="24"/>
          <w:szCs w:val="24"/>
        </w:rPr>
        <w:t xml:space="preserve"> genes associated with biodegradation function, rather </w:t>
      </w:r>
      <w:r w:rsidRPr="412D8FD9" w:rsidR="63F89CC9">
        <w:rPr>
          <w:rFonts w:ascii="Times New Roman" w:hAnsi="Times New Roman" w:cs="Times New Roman"/>
          <w:sz w:val="24"/>
          <w:szCs w:val="24"/>
        </w:rPr>
        <w:t>than</w:t>
      </w:r>
      <w:r w:rsidRPr="412D8FD9" w:rsidR="3946C560">
        <w:rPr>
          <w:rFonts w:ascii="Times New Roman" w:hAnsi="Times New Roman" w:cs="Times New Roman"/>
          <w:sz w:val="24"/>
          <w:szCs w:val="24"/>
        </w:rPr>
        <w:t xml:space="preserve"> phylogeny alon</w:t>
      </w:r>
      <w:r w:rsidRPr="412D8FD9" w:rsidR="357FE8F8">
        <w:rPr>
          <w:rFonts w:ascii="Times New Roman" w:hAnsi="Times New Roman" w:cs="Times New Roman"/>
          <w:sz w:val="24"/>
          <w:szCs w:val="24"/>
        </w:rPr>
        <w:t>e</w:t>
      </w:r>
      <w:r w:rsidRPr="412D8FD9" w:rsidR="3946C560">
        <w:rPr>
          <w:rFonts w:ascii="Times New Roman" w:hAnsi="Times New Roman" w:cs="Times New Roman"/>
          <w:sz w:val="24"/>
          <w:szCs w:val="24"/>
        </w:rPr>
        <w:t>.</w:t>
      </w:r>
      <w:r w:rsidRPr="412D8FD9" w:rsidR="357FE8F8">
        <w:rPr>
          <w:rFonts w:ascii="Times New Roman" w:hAnsi="Times New Roman" w:cs="Times New Roman"/>
          <w:sz w:val="24"/>
          <w:szCs w:val="24"/>
        </w:rPr>
        <w:t xml:space="preserve"> </w:t>
      </w:r>
    </w:p>
    <w:p w:rsidR="00E7239D" w:rsidP="000C5687" w:rsidRDefault="3D5B8BA1" w14:paraId="52BFE4EA" w14:textId="094B5F9D">
      <w:pPr>
        <w:spacing w:after="0" w:line="480" w:lineRule="auto"/>
        <w:ind w:firstLine="360"/>
        <w:rPr>
          <w:rFonts w:ascii="Times New Roman" w:hAnsi="Times New Roman" w:cs="Times New Roman"/>
          <w:sz w:val="24"/>
          <w:szCs w:val="24"/>
        </w:rPr>
      </w:pPr>
      <w:r w:rsidRPr="412D8FD9" w:rsidR="3D5B8BA1">
        <w:rPr>
          <w:rFonts w:ascii="Times New Roman" w:hAnsi="Times New Roman" w:cs="Times New Roman"/>
          <w:sz w:val="24"/>
          <w:szCs w:val="24"/>
        </w:rPr>
        <w:t xml:space="preserve">The </w:t>
      </w:r>
      <w:r w:rsidRPr="412D8FD9" w:rsidR="3D5B8BA1">
        <w:rPr>
          <w:rFonts w:ascii="Times New Roman" w:hAnsi="Times New Roman" w:cs="Times New Roman"/>
          <w:sz w:val="24"/>
          <w:szCs w:val="24"/>
        </w:rPr>
        <w:t>FASt</w:t>
      </w:r>
      <w:r w:rsidRPr="412D8FD9" w:rsidR="3D5B8BA1">
        <w:rPr>
          <w:rFonts w:ascii="Times New Roman" w:hAnsi="Times New Roman" w:cs="Times New Roman"/>
          <w:sz w:val="24"/>
          <w:szCs w:val="24"/>
        </w:rPr>
        <w:t xml:space="preserve"> biomarker development approach is hypothesis-driven and enabled by metagenomic datasets, which are used to design 100s of </w:t>
      </w:r>
      <w:r w:rsidRPr="412D8FD9" w:rsidR="3D5B8BA1">
        <w:rPr>
          <w:rFonts w:ascii="Times New Roman" w:hAnsi="Times New Roman" w:cs="Times New Roman"/>
          <w:sz w:val="24"/>
          <w:szCs w:val="24"/>
        </w:rPr>
        <w:t>rhAmp</w:t>
      </w:r>
      <w:r w:rsidRPr="412D8FD9" w:rsidR="3D5B8BA1">
        <w:rPr>
          <w:rFonts w:ascii="Times New Roman" w:hAnsi="Times New Roman" w:cs="Times New Roman"/>
          <w:sz w:val="24"/>
          <w:szCs w:val="24"/>
        </w:rPr>
        <w:t xml:space="preserve"> primers. Multi-plex amplicon generation (</w:t>
      </w:r>
      <w:r w:rsidRPr="412D8FD9" w:rsidR="3D5B8BA1">
        <w:rPr>
          <w:rFonts w:ascii="Times New Roman" w:hAnsi="Times New Roman" w:cs="Times New Roman"/>
          <w:sz w:val="24"/>
          <w:szCs w:val="24"/>
        </w:rPr>
        <w:t>rhAmp</w:t>
      </w:r>
      <w:r w:rsidRPr="412D8FD9" w:rsidR="3D5B8BA1">
        <w:rPr>
          <w:rFonts w:ascii="Times New Roman" w:hAnsi="Times New Roman" w:cs="Times New Roman"/>
          <w:sz w:val="24"/>
          <w:szCs w:val="24"/>
        </w:rPr>
        <w:t xml:space="preserve"> PCR) is combined with amplicon sequencing to screen 100</w:t>
      </w:r>
      <w:r w:rsidRPr="412D8FD9" w:rsidR="3D5B8BA1">
        <w:rPr>
          <w:rFonts w:ascii="Times New Roman" w:hAnsi="Times New Roman" w:cs="Times New Roman"/>
          <w:sz w:val="24"/>
          <w:szCs w:val="24"/>
        </w:rPr>
        <w:t>s of genes</w:t>
      </w:r>
      <w:r w:rsidRPr="412D8FD9" w:rsidR="3D5B8BA1">
        <w:rPr>
          <w:rFonts w:ascii="Times New Roman" w:hAnsi="Times New Roman" w:cs="Times New Roman"/>
          <w:sz w:val="24"/>
          <w:szCs w:val="24"/>
        </w:rPr>
        <w:t xml:space="preserve"> hypothesized to be </w:t>
      </w:r>
      <w:r w:rsidRPr="412D8FD9" w:rsidR="72A4B698">
        <w:rPr>
          <w:rFonts w:ascii="Times New Roman" w:hAnsi="Times New Roman" w:cs="Times New Roman"/>
          <w:sz w:val="24"/>
          <w:szCs w:val="24"/>
        </w:rPr>
        <w:t>involved in</w:t>
      </w:r>
      <w:r w:rsidRPr="412D8FD9" w:rsidR="3D5B8BA1">
        <w:rPr>
          <w:rFonts w:ascii="Times New Roman" w:hAnsi="Times New Roman" w:cs="Times New Roman"/>
          <w:sz w:val="24"/>
          <w:szCs w:val="24"/>
        </w:rPr>
        <w:t xml:space="preserve"> a process of interest. </w:t>
      </w:r>
      <w:r w:rsidRPr="412D8FD9" w:rsidR="3D5B8BA1">
        <w:rPr>
          <w:rFonts w:ascii="Times New Roman" w:hAnsi="Times New Roman" w:cs="Times New Roman"/>
          <w:sz w:val="24"/>
          <w:szCs w:val="24"/>
        </w:rPr>
        <w:t>FASt</w:t>
      </w:r>
      <w:r w:rsidRPr="412D8FD9" w:rsidR="3D5B8BA1">
        <w:rPr>
          <w:rFonts w:ascii="Times New Roman" w:hAnsi="Times New Roman" w:cs="Times New Roman"/>
          <w:sz w:val="24"/>
          <w:szCs w:val="24"/>
        </w:rPr>
        <w:t xml:space="preserve"> can be a low-cost method because 100</w:t>
      </w:r>
      <w:r w:rsidRPr="412D8FD9" w:rsidR="3D5B8BA1">
        <w:rPr>
          <w:rFonts w:ascii="Times New Roman" w:hAnsi="Times New Roman" w:cs="Times New Roman"/>
          <w:sz w:val="24"/>
          <w:szCs w:val="24"/>
        </w:rPr>
        <w:t>s of samples</w:t>
      </w:r>
      <w:r w:rsidRPr="412D8FD9" w:rsidR="3D5B8BA1">
        <w:rPr>
          <w:rFonts w:ascii="Times New Roman" w:hAnsi="Times New Roman" w:cs="Times New Roman"/>
          <w:sz w:val="24"/>
          <w:szCs w:val="24"/>
        </w:rPr>
        <w:t xml:space="preserve"> can be screened for the cost of amplicon sequencing; after development</w:t>
      </w:r>
      <w:ins w:author="Prenni,Jessica" w:date="2026-03-10T17:00:00Z" w16du:dateUtc="2026-03-10T17:00:17Z" w:id="757601836">
        <w:r w:rsidRPr="412D8FD9" w:rsidR="3F5EF162">
          <w:rPr>
            <w:rFonts w:ascii="Times New Roman" w:hAnsi="Times New Roman" w:cs="Times New Roman"/>
            <w:sz w:val="24"/>
            <w:szCs w:val="24"/>
          </w:rPr>
          <w:t>,</w:t>
        </w:r>
      </w:ins>
      <w:r w:rsidRPr="412D8FD9" w:rsidR="3D5B8BA1">
        <w:rPr>
          <w:rFonts w:ascii="Times New Roman" w:hAnsi="Times New Roman" w:cs="Times New Roman"/>
          <w:sz w:val="24"/>
          <w:szCs w:val="24"/>
        </w:rPr>
        <w:t xml:space="preserve"> cost is expected to be comparable to 16S rRNA gene amplicon sequencing. </w:t>
      </w:r>
    </w:p>
    <w:p w:rsidRPr="00EB3EB7" w:rsidR="00AD5D46" w:rsidP="552606F2" w:rsidRDefault="67FB4CA1" w14:paraId="7407EF06" w14:textId="06DA8888">
      <w:pPr>
        <w:spacing w:after="0" w:line="480" w:lineRule="auto"/>
        <w:ind w:firstLine="360"/>
        <w:rPr>
          <w:rFonts w:ascii="Times New Roman" w:hAnsi="Times New Roman" w:cs="Times New Roman"/>
          <w:b w:val="1"/>
          <w:bCs w:val="1"/>
          <w:sz w:val="24"/>
          <w:szCs w:val="24"/>
        </w:rPr>
      </w:pPr>
      <w:r w:rsidRPr="412D8FD9" w:rsidR="67FB4CA1">
        <w:rPr>
          <w:rFonts w:ascii="Times New Roman" w:hAnsi="Times New Roman" w:cs="Times New Roman"/>
          <w:sz w:val="24"/>
          <w:szCs w:val="24"/>
        </w:rPr>
        <w:t xml:space="preserve">Many </w:t>
      </w:r>
      <w:r w:rsidRPr="412D8FD9" w:rsidR="777BC047">
        <w:rPr>
          <w:rFonts w:ascii="Times New Roman" w:hAnsi="Times New Roman" w:cs="Times New Roman"/>
          <w:sz w:val="24"/>
          <w:szCs w:val="24"/>
        </w:rPr>
        <w:t xml:space="preserve">xenobiotic </w:t>
      </w:r>
      <w:r w:rsidRPr="412D8FD9" w:rsidR="67FB4CA1">
        <w:rPr>
          <w:rFonts w:ascii="Times New Roman" w:hAnsi="Times New Roman" w:cs="Times New Roman"/>
          <w:sz w:val="24"/>
          <w:szCs w:val="24"/>
        </w:rPr>
        <w:t xml:space="preserve">biodegradation genes, including </w:t>
      </w:r>
      <w:r w:rsidRPr="412D8FD9" w:rsidR="103C9BCA">
        <w:rPr>
          <w:rFonts w:ascii="Times New Roman" w:hAnsi="Times New Roman" w:cs="Times New Roman"/>
          <w:sz w:val="24"/>
          <w:szCs w:val="24"/>
        </w:rPr>
        <w:t xml:space="preserve">genes encoding </w:t>
      </w:r>
      <w:r w:rsidRPr="412D8FD9" w:rsidR="67FB4CA1">
        <w:rPr>
          <w:rFonts w:ascii="Times New Roman" w:hAnsi="Times New Roman" w:cs="Times New Roman"/>
          <w:sz w:val="24"/>
          <w:szCs w:val="24"/>
        </w:rPr>
        <w:t xml:space="preserve">P450 </w:t>
      </w:r>
      <w:r w:rsidRPr="412D8FD9" w:rsidR="103C9BCA">
        <w:rPr>
          <w:rFonts w:ascii="Times New Roman" w:hAnsi="Times New Roman" w:cs="Times New Roman"/>
          <w:sz w:val="24"/>
          <w:szCs w:val="24"/>
        </w:rPr>
        <w:t>enzymes</w:t>
      </w:r>
      <w:r w:rsidRPr="412D8FD9" w:rsidR="67FB4CA1">
        <w:rPr>
          <w:rFonts w:ascii="Times New Roman" w:hAnsi="Times New Roman" w:cs="Times New Roman"/>
          <w:sz w:val="24"/>
          <w:szCs w:val="24"/>
        </w:rPr>
        <w:t>, monooxygenase</w:t>
      </w:r>
      <w:r w:rsidRPr="412D8FD9" w:rsidR="103C9BCA">
        <w:rPr>
          <w:rFonts w:ascii="Times New Roman" w:hAnsi="Times New Roman" w:cs="Times New Roman"/>
          <w:sz w:val="24"/>
          <w:szCs w:val="24"/>
        </w:rPr>
        <w:t>s</w:t>
      </w:r>
      <w:r w:rsidRPr="412D8FD9" w:rsidR="67FB4CA1">
        <w:rPr>
          <w:rFonts w:ascii="Times New Roman" w:hAnsi="Times New Roman" w:cs="Times New Roman"/>
          <w:sz w:val="24"/>
          <w:szCs w:val="24"/>
        </w:rPr>
        <w:t xml:space="preserve">, and dioxygenases, </w:t>
      </w:r>
      <w:r w:rsidRPr="412D8FD9" w:rsidR="41291AC6">
        <w:rPr>
          <w:rFonts w:ascii="Times New Roman" w:hAnsi="Times New Roman" w:cs="Times New Roman"/>
          <w:sz w:val="24"/>
          <w:szCs w:val="24"/>
        </w:rPr>
        <w:t xml:space="preserve">belong to complex gene families characterized by </w:t>
      </w:r>
      <w:r w:rsidRPr="412D8FD9" w:rsidR="41291AC6">
        <w:rPr>
          <w:rFonts w:ascii="Times New Roman" w:hAnsi="Times New Roman" w:cs="Times New Roman"/>
          <w:sz w:val="24"/>
          <w:szCs w:val="24"/>
        </w:rPr>
        <w:t>a high level</w:t>
      </w:r>
      <w:r w:rsidRPr="412D8FD9" w:rsidR="41291AC6">
        <w:rPr>
          <w:rFonts w:ascii="Times New Roman" w:hAnsi="Times New Roman" w:cs="Times New Roman"/>
          <w:sz w:val="24"/>
          <w:szCs w:val="24"/>
        </w:rPr>
        <w:t xml:space="preserve"> of sequence </w:t>
      </w:r>
      <w:commentRangeStart w:id="413"/>
      <w:r w:rsidRPr="412D8FD9" w:rsidR="41291AC6">
        <w:rPr>
          <w:rFonts w:ascii="Times New Roman" w:hAnsi="Times New Roman" w:cs="Times New Roman"/>
          <w:sz w:val="24"/>
          <w:szCs w:val="24"/>
        </w:rPr>
        <w:t>variance</w:t>
      </w:r>
      <w:commentRangeEnd w:id="413"/>
      <w:r>
        <w:rPr>
          <w:rStyle w:val="CommentReference"/>
        </w:rPr>
        <w:commentReference w:id="413"/>
      </w:r>
      <w:r w:rsidRPr="412D8FD9" w:rsidR="41291AC6">
        <w:rPr>
          <w:rFonts w:ascii="Times New Roman" w:hAnsi="Times New Roman" w:cs="Times New Roman"/>
          <w:sz w:val="24"/>
          <w:szCs w:val="24"/>
        </w:rPr>
        <w:t xml:space="preserve">. As such, </w:t>
      </w:r>
      <w:r w:rsidRPr="412D8FD9" w:rsidR="291B8BE4">
        <w:rPr>
          <w:rFonts w:ascii="Times New Roman" w:hAnsi="Times New Roman" w:cs="Times New Roman"/>
          <w:sz w:val="24"/>
          <w:szCs w:val="24"/>
        </w:rPr>
        <w:t xml:space="preserve">these myriad genes cannot be simultaneously assayed by </w:t>
      </w:r>
      <w:r w:rsidRPr="412D8FD9" w:rsidR="10638089">
        <w:rPr>
          <w:rFonts w:ascii="Times New Roman" w:hAnsi="Times New Roman" w:cs="Times New Roman"/>
          <w:sz w:val="24"/>
          <w:szCs w:val="24"/>
        </w:rPr>
        <w:t xml:space="preserve">traditional tools such as quantitative PCR, even if degenerate primers are used. </w:t>
      </w:r>
      <w:r w:rsidRPr="412D8FD9" w:rsidR="103C9BCA">
        <w:rPr>
          <w:rFonts w:ascii="Times New Roman" w:hAnsi="Times New Roman" w:cs="Times New Roman"/>
          <w:sz w:val="24"/>
          <w:szCs w:val="24"/>
        </w:rPr>
        <w:t xml:space="preserve">By instead developing </w:t>
      </w:r>
      <w:r w:rsidRPr="412D8FD9" w:rsidR="2658FC89">
        <w:rPr>
          <w:rFonts w:ascii="Times New Roman" w:hAnsi="Times New Roman" w:cs="Times New Roman"/>
          <w:sz w:val="24"/>
          <w:szCs w:val="24"/>
        </w:rPr>
        <w:t>a method ro</w:t>
      </w:r>
      <w:r w:rsidRPr="412D8FD9" w:rsidR="0C5FCF9F">
        <w:rPr>
          <w:rFonts w:ascii="Times New Roman" w:hAnsi="Times New Roman" w:cs="Times New Roman"/>
          <w:sz w:val="24"/>
          <w:szCs w:val="24"/>
        </w:rPr>
        <w:t>o</w:t>
      </w:r>
      <w:r w:rsidRPr="412D8FD9" w:rsidR="2658FC89">
        <w:rPr>
          <w:rFonts w:ascii="Times New Roman" w:hAnsi="Times New Roman" w:cs="Times New Roman"/>
          <w:sz w:val="24"/>
          <w:szCs w:val="24"/>
        </w:rPr>
        <w:t xml:space="preserve">ted in amplicon library preparation and </w:t>
      </w:r>
      <w:r w:rsidRPr="412D8FD9" w:rsidR="2658FC89">
        <w:rPr>
          <w:rFonts w:ascii="Times New Roman" w:hAnsi="Times New Roman" w:cs="Times New Roman"/>
          <w:sz w:val="24"/>
          <w:szCs w:val="24"/>
        </w:rPr>
        <w:t>subsequent</w:t>
      </w:r>
      <w:r w:rsidRPr="412D8FD9" w:rsidR="2658FC89">
        <w:rPr>
          <w:rFonts w:ascii="Times New Roman" w:hAnsi="Times New Roman" w:cs="Times New Roman"/>
          <w:sz w:val="24"/>
          <w:szCs w:val="24"/>
        </w:rPr>
        <w:t xml:space="preserve"> sequencing</w:t>
      </w:r>
      <w:r w:rsidRPr="412D8FD9" w:rsidR="2C4B52E6">
        <w:rPr>
          <w:rFonts w:ascii="Times New Roman" w:hAnsi="Times New Roman" w:cs="Times New Roman"/>
          <w:sz w:val="24"/>
          <w:szCs w:val="24"/>
        </w:rPr>
        <w:t>,</w:t>
      </w:r>
      <w:r w:rsidRPr="412D8FD9" w:rsidR="6FE84046">
        <w:rPr>
          <w:rFonts w:ascii="Times New Roman" w:hAnsi="Times New Roman" w:cs="Times New Roman"/>
          <w:sz w:val="24"/>
          <w:szCs w:val="24"/>
        </w:rPr>
        <w:t xml:space="preserve"> </w:t>
      </w:r>
      <w:r w:rsidRPr="412D8FD9" w:rsidR="6FE84046">
        <w:rPr>
          <w:rFonts w:ascii="Times New Roman" w:hAnsi="Times New Roman" w:cs="Times New Roman"/>
          <w:sz w:val="24"/>
          <w:szCs w:val="24"/>
        </w:rPr>
        <w:t xml:space="preserve">hundreds of diverse genes </w:t>
      </w:r>
      <w:r w:rsidRPr="412D8FD9" w:rsidR="5EC7A3C9">
        <w:rPr>
          <w:rFonts w:ascii="Times New Roman" w:hAnsi="Times New Roman" w:cs="Times New Roman"/>
          <w:sz w:val="24"/>
          <w:szCs w:val="24"/>
        </w:rPr>
        <w:t xml:space="preserve">within a family can be simultaneously assayed. </w:t>
      </w:r>
      <w:r w:rsidRPr="412D8FD9" w:rsidR="2CA47318">
        <w:rPr>
          <w:rFonts w:ascii="Times New Roman" w:hAnsi="Times New Roman" w:cs="Times New Roman"/>
          <w:sz w:val="24"/>
          <w:szCs w:val="24"/>
        </w:rPr>
        <w:t>Further</w:t>
      </w:r>
      <w:r w:rsidRPr="412D8FD9" w:rsidR="0E08C105">
        <w:rPr>
          <w:rFonts w:ascii="Times New Roman" w:hAnsi="Times New Roman" w:cs="Times New Roman"/>
          <w:sz w:val="24"/>
          <w:szCs w:val="24"/>
        </w:rPr>
        <w:t>, b</w:t>
      </w:r>
      <w:r w:rsidRPr="412D8FD9" w:rsidR="436F2033">
        <w:rPr>
          <w:rFonts w:ascii="Times New Roman" w:hAnsi="Times New Roman" w:cs="Times New Roman"/>
          <w:sz w:val="24"/>
          <w:szCs w:val="24"/>
        </w:rPr>
        <w:t xml:space="preserve">y targeting specific gene families, </w:t>
      </w:r>
      <w:r w:rsidRPr="412D8FD9" w:rsidR="436F2033">
        <w:rPr>
          <w:rFonts w:ascii="Times New Roman" w:hAnsi="Times New Roman" w:cs="Times New Roman"/>
          <w:sz w:val="24"/>
          <w:szCs w:val="24"/>
        </w:rPr>
        <w:t>FASt</w:t>
      </w:r>
      <w:r w:rsidRPr="412D8FD9" w:rsidR="436F2033">
        <w:rPr>
          <w:rFonts w:ascii="Times New Roman" w:hAnsi="Times New Roman" w:cs="Times New Roman"/>
          <w:sz w:val="24"/>
          <w:szCs w:val="24"/>
        </w:rPr>
        <w:t xml:space="preserve"> overcomes the limitations of shotgun metagenomics, which often misses rare but functionally critical taxa. In doing so, </w:t>
      </w:r>
      <w:r w:rsidRPr="412D8FD9" w:rsidR="436F2033">
        <w:rPr>
          <w:rFonts w:ascii="Times New Roman" w:hAnsi="Times New Roman" w:cs="Times New Roman"/>
          <w:sz w:val="24"/>
          <w:szCs w:val="24"/>
        </w:rPr>
        <w:t>FASt</w:t>
      </w:r>
      <w:r w:rsidRPr="412D8FD9" w:rsidR="436F2033">
        <w:rPr>
          <w:rFonts w:ascii="Times New Roman" w:hAnsi="Times New Roman" w:cs="Times New Roman"/>
          <w:sz w:val="24"/>
          <w:szCs w:val="24"/>
        </w:rPr>
        <w:t xml:space="preserve"> provided the first evidence, to our knowledge, </w:t>
      </w:r>
      <w:commentRangeStart w:id="414"/>
      <w:r w:rsidRPr="412D8FD9" w:rsidR="436F2033">
        <w:rPr>
          <w:rFonts w:ascii="Times New Roman" w:hAnsi="Times New Roman" w:cs="Times New Roman"/>
          <w:sz w:val="24"/>
          <w:szCs w:val="24"/>
        </w:rPr>
        <w:t>of</w:t>
      </w:r>
      <w:r w:rsidRPr="412D8FD9" w:rsidR="30CCA791">
        <w:rPr>
          <w:rFonts w:ascii="Times New Roman" w:hAnsi="Times New Roman" w:cs="Times New Roman"/>
          <w:sz w:val="24"/>
          <w:szCs w:val="24"/>
        </w:rPr>
        <w:t xml:space="preserve"> suites of </w:t>
      </w:r>
      <w:r w:rsidRPr="412D8FD9" w:rsidR="2A6E05D4">
        <w:rPr>
          <w:rFonts w:ascii="Times New Roman" w:hAnsi="Times New Roman" w:cs="Times New Roman"/>
          <w:sz w:val="24"/>
          <w:szCs w:val="24"/>
        </w:rPr>
        <w:t>P450</w:t>
      </w:r>
      <w:r w:rsidRPr="412D8FD9" w:rsidR="30CCA791">
        <w:rPr>
          <w:rFonts w:ascii="Times New Roman" w:hAnsi="Times New Roman" w:cs="Times New Roman"/>
          <w:sz w:val="24"/>
          <w:szCs w:val="24"/>
        </w:rPr>
        <w:t xml:space="preserve"> genes </w:t>
      </w:r>
      <w:r w:rsidRPr="412D8FD9" w:rsidR="515D226D">
        <w:rPr>
          <w:rFonts w:ascii="Times New Roman" w:hAnsi="Times New Roman" w:cs="Times New Roman"/>
          <w:sz w:val="24"/>
          <w:szCs w:val="24"/>
        </w:rPr>
        <w:t>associated</w:t>
      </w:r>
      <w:r w:rsidRPr="412D8FD9" w:rsidR="30CCA791">
        <w:rPr>
          <w:rFonts w:ascii="Times New Roman" w:hAnsi="Times New Roman" w:cs="Times New Roman"/>
          <w:sz w:val="24"/>
          <w:szCs w:val="24"/>
        </w:rPr>
        <w:t xml:space="preserve"> </w:t>
      </w:r>
      <w:r w:rsidRPr="412D8FD9" w:rsidR="30CCA791">
        <w:rPr>
          <w:rFonts w:ascii="Times New Roman" w:hAnsi="Times New Roman" w:cs="Times New Roman"/>
          <w:sz w:val="24"/>
          <w:szCs w:val="24"/>
        </w:rPr>
        <w:t xml:space="preserve">with </w:t>
      </w:r>
      <w:r w:rsidRPr="412D8FD9" w:rsidR="2A6E05D4">
        <w:rPr>
          <w:rFonts w:ascii="Times New Roman" w:hAnsi="Times New Roman" w:cs="Times New Roman"/>
          <w:sz w:val="24"/>
          <w:szCs w:val="24"/>
        </w:rPr>
        <w:t>P450</w:t>
      </w:r>
      <w:r w:rsidRPr="412D8FD9" w:rsidR="436F2033">
        <w:rPr>
          <w:rFonts w:ascii="Times New Roman" w:hAnsi="Times New Roman" w:cs="Times New Roman"/>
          <w:sz w:val="24"/>
          <w:szCs w:val="24"/>
        </w:rPr>
        <w:t>-mediated biodegradation</w:t>
      </w:r>
      <w:commentRangeEnd w:id="414"/>
      <w:r>
        <w:rPr>
          <w:rStyle w:val="CommentReference"/>
        </w:rPr>
        <w:commentReference w:id="414"/>
      </w:r>
      <w:r w:rsidRPr="412D8FD9" w:rsidR="436F2033">
        <w:rPr>
          <w:rFonts w:ascii="Times New Roman" w:hAnsi="Times New Roman" w:cs="Times New Roman"/>
          <w:sz w:val="24"/>
          <w:szCs w:val="24"/>
        </w:rPr>
        <w:t xml:space="preserve"> of several trace organic contaminants (</w:t>
      </w:r>
      <w:r w:rsidRPr="412D8FD9" w:rsidR="436F2033">
        <w:rPr>
          <w:rFonts w:ascii="Times New Roman" w:hAnsi="Times New Roman" w:cs="Times New Roman"/>
          <w:sz w:val="24"/>
          <w:szCs w:val="24"/>
        </w:rPr>
        <w:t>TOrCs</w:t>
      </w:r>
      <w:r w:rsidRPr="412D8FD9" w:rsidR="436F2033">
        <w:rPr>
          <w:rFonts w:ascii="Times New Roman" w:hAnsi="Times New Roman" w:cs="Times New Roman"/>
          <w:sz w:val="24"/>
          <w:szCs w:val="24"/>
        </w:rPr>
        <w:t xml:space="preserve">) by bacterial consortia derived from </w:t>
      </w:r>
      <w:r w:rsidRPr="412D8FD9" w:rsidR="6FF05870">
        <w:rPr>
          <w:rFonts w:ascii="Times New Roman" w:hAnsi="Times New Roman" w:cs="Times New Roman"/>
          <w:sz w:val="24"/>
          <w:szCs w:val="24"/>
        </w:rPr>
        <w:t>wastewater.</w:t>
      </w:r>
    </w:p>
    <w:p w:rsidRPr="00EB3EB7" w:rsidR="00AD5D46" w:rsidP="000C5687" w:rsidRDefault="1E36FF30" w14:paraId="6F69B329" w14:textId="5EF88EB2">
      <w:pPr>
        <w:spacing w:after="0" w:line="480" w:lineRule="auto"/>
        <w:ind w:firstLine="720"/>
        <w:rPr>
          <w:rFonts w:ascii="Times New Roman" w:hAnsi="Times New Roman" w:cs="Times New Roman"/>
          <w:sz w:val="24"/>
          <w:szCs w:val="24"/>
        </w:rPr>
      </w:pPr>
      <w:r w:rsidRPr="412D8FD9" w:rsidR="1E36FF30">
        <w:rPr>
          <w:rFonts w:ascii="Times New Roman" w:hAnsi="Times New Roman" w:cs="Times New Roman"/>
          <w:sz w:val="24"/>
          <w:szCs w:val="24"/>
        </w:rPr>
        <w:t xml:space="preserve">Additionally, </w:t>
      </w:r>
      <w:r w:rsidRPr="412D8FD9" w:rsidR="7BB6AD31">
        <w:rPr>
          <w:rFonts w:ascii="Times New Roman" w:hAnsi="Times New Roman" w:cs="Times New Roman"/>
          <w:sz w:val="24"/>
          <w:szCs w:val="24"/>
        </w:rPr>
        <w:t>the</w:t>
      </w:r>
      <w:r w:rsidRPr="412D8FD9" w:rsidR="2BD1D490">
        <w:rPr>
          <w:rFonts w:ascii="Times New Roman" w:hAnsi="Times New Roman" w:cs="Times New Roman"/>
          <w:sz w:val="24"/>
          <w:szCs w:val="24"/>
        </w:rPr>
        <w:t xml:space="preserve"> observation that our microbiomes can degrade ibuprofen via </w:t>
      </w:r>
      <w:r w:rsidRPr="412D8FD9" w:rsidR="1A4E81AB">
        <w:rPr>
          <w:rFonts w:ascii="Times New Roman" w:hAnsi="Times New Roman" w:cs="Times New Roman"/>
          <w:sz w:val="24"/>
          <w:szCs w:val="24"/>
        </w:rPr>
        <w:t>P450</w:t>
      </w:r>
      <w:r w:rsidRPr="412D8FD9" w:rsidR="2BD1D490">
        <w:rPr>
          <w:rFonts w:ascii="Times New Roman" w:hAnsi="Times New Roman" w:cs="Times New Roman"/>
          <w:sz w:val="24"/>
          <w:szCs w:val="24"/>
        </w:rPr>
        <w:t xml:space="preserve">-dependent mechanisms </w:t>
      </w:r>
      <w:r w:rsidRPr="412D8FD9" w:rsidR="2BD1D490">
        <w:rPr>
          <w:rFonts w:ascii="Times New Roman" w:hAnsi="Times New Roman" w:cs="Times New Roman"/>
          <w:sz w:val="24"/>
          <w:szCs w:val="24"/>
        </w:rPr>
        <w:t>represents</w:t>
      </w:r>
      <w:r w:rsidRPr="412D8FD9" w:rsidR="2BD1D490">
        <w:rPr>
          <w:rFonts w:ascii="Times New Roman" w:hAnsi="Times New Roman" w:cs="Times New Roman"/>
          <w:sz w:val="24"/>
          <w:szCs w:val="24"/>
        </w:rPr>
        <w:t xml:space="preserve"> a novel contribution to this field. Although </w:t>
      </w:r>
      <w:r w:rsidRPr="412D8FD9" w:rsidR="1A4E81AB">
        <w:rPr>
          <w:rFonts w:ascii="Times New Roman" w:hAnsi="Times New Roman" w:cs="Times New Roman"/>
          <w:sz w:val="24"/>
          <w:szCs w:val="24"/>
        </w:rPr>
        <w:t>P450</w:t>
      </w:r>
      <w:r w:rsidRPr="412D8FD9" w:rsidR="2BD1D490">
        <w:rPr>
          <w:rFonts w:ascii="Times New Roman" w:hAnsi="Times New Roman" w:cs="Times New Roman"/>
          <w:sz w:val="24"/>
          <w:szCs w:val="24"/>
        </w:rPr>
        <w:t>-mediated ibuprofen degradation is known in eukaryotes</w:t>
      </w:r>
      <w:r w:rsidRPr="412D8FD9" w:rsidR="1BC297D6">
        <w:rPr>
          <w:rFonts w:ascii="Times New Roman" w:hAnsi="Times New Roman" w:cs="Times New Roman"/>
          <w:sz w:val="24"/>
          <w:szCs w:val="24"/>
        </w:rPr>
        <w:t xml:space="preserve"> </w:t>
      </w:r>
      <w:r w:rsidRPr="412D8FD9" w:rsidR="1BC297D6">
        <w:rPr>
          <w:rFonts w:ascii="Times New Roman" w:hAnsi="Times New Roman" w:cs="Times New Roman"/>
          <w:sz w:val="24"/>
          <w:szCs w:val="24"/>
          <w:vertAlign w:val="superscript"/>
        </w:rPr>
        <w:t>20,21</w:t>
      </w:r>
      <w:r w:rsidRPr="412D8FD9" w:rsidR="2BD1D490">
        <w:rPr>
          <w:rFonts w:ascii="Times New Roman" w:hAnsi="Times New Roman" w:cs="Times New Roman"/>
          <w:sz w:val="24"/>
          <w:szCs w:val="24"/>
        </w:rPr>
        <w:t xml:space="preserve">, </w:t>
      </w:r>
      <w:r w:rsidRPr="412D8FD9" w:rsidR="2BD1D490">
        <w:rPr>
          <w:rFonts w:ascii="Times New Roman" w:hAnsi="Times New Roman" w:cs="Times New Roman"/>
          <w:sz w:val="24"/>
          <w:szCs w:val="24"/>
        </w:rPr>
        <w:t>previous</w:t>
      </w:r>
      <w:r w:rsidRPr="412D8FD9" w:rsidR="2BD1D490">
        <w:rPr>
          <w:rFonts w:ascii="Times New Roman" w:hAnsi="Times New Roman" w:cs="Times New Roman"/>
          <w:sz w:val="24"/>
          <w:szCs w:val="24"/>
        </w:rPr>
        <w:t xml:space="preserve"> studies explicitly testing for bacterial </w:t>
      </w:r>
      <w:r w:rsidRPr="412D8FD9" w:rsidR="1A4E81AB">
        <w:rPr>
          <w:rFonts w:ascii="Times New Roman" w:hAnsi="Times New Roman" w:cs="Times New Roman"/>
          <w:sz w:val="24"/>
          <w:szCs w:val="24"/>
        </w:rPr>
        <w:t>P450</w:t>
      </w:r>
      <w:r w:rsidRPr="412D8FD9" w:rsidR="2BD1D490">
        <w:rPr>
          <w:rFonts w:ascii="Times New Roman" w:hAnsi="Times New Roman" w:cs="Times New Roman"/>
          <w:sz w:val="24"/>
          <w:szCs w:val="24"/>
        </w:rPr>
        <w:t xml:space="preserve"> </w:t>
      </w:r>
      <w:commentRangeStart w:id="418"/>
      <w:r w:rsidRPr="412D8FD9" w:rsidR="2BD1D490">
        <w:rPr>
          <w:rFonts w:ascii="Times New Roman" w:hAnsi="Times New Roman" w:cs="Times New Roman"/>
          <w:sz w:val="24"/>
          <w:szCs w:val="24"/>
        </w:rPr>
        <w:t xml:space="preserve">activity reported </w:t>
      </w:r>
      <w:commentRangeStart w:id="419"/>
      <w:r w:rsidRPr="412D8FD9" w:rsidR="2BD1D490">
        <w:rPr>
          <w:rFonts w:ascii="Times New Roman" w:hAnsi="Times New Roman" w:cs="Times New Roman"/>
          <w:sz w:val="24"/>
          <w:szCs w:val="24"/>
        </w:rPr>
        <w:t>none</w:t>
      </w:r>
      <w:commentRangeEnd w:id="418"/>
      <w:r>
        <w:rPr>
          <w:rStyle w:val="CommentReference"/>
        </w:rPr>
        <w:commentReference w:id="418"/>
      </w:r>
      <w:commentRangeEnd w:id="419"/>
      <w:r>
        <w:rPr>
          <w:rStyle w:val="CommentReference"/>
        </w:rPr>
        <w:commentReference w:id="419"/>
      </w:r>
      <w:r w:rsidRPr="412D8FD9" w:rsidR="2BD1D490">
        <w:rPr>
          <w:rFonts w:ascii="Times New Roman" w:hAnsi="Times New Roman" w:cs="Times New Roman"/>
          <w:sz w:val="24"/>
          <w:szCs w:val="24"/>
        </w:rPr>
        <w:t>. For example, Jia et al.</w:t>
      </w:r>
      <w:r w:rsidRPr="412D8FD9" w:rsidR="4B34F918">
        <w:rPr>
          <w:rFonts w:ascii="Times New Roman" w:hAnsi="Times New Roman" w:cs="Times New Roman"/>
          <w:sz w:val="24"/>
          <w:szCs w:val="24"/>
          <w:vertAlign w:val="superscript"/>
        </w:rPr>
        <w:t>22</w:t>
      </w:r>
      <w:r w:rsidRPr="412D8FD9" w:rsidR="2BD1D490">
        <w:rPr>
          <w:rFonts w:ascii="Times New Roman" w:hAnsi="Times New Roman" w:cs="Times New Roman"/>
          <w:sz w:val="24"/>
          <w:szCs w:val="24"/>
        </w:rPr>
        <w:t xml:space="preserve"> </w:t>
      </w:r>
      <w:r w:rsidRPr="412D8FD9" w:rsidR="2BD1D490">
        <w:rPr>
          <w:rFonts w:ascii="Times New Roman" w:hAnsi="Times New Roman" w:cs="Times New Roman"/>
          <w:sz w:val="24"/>
          <w:szCs w:val="24"/>
        </w:rPr>
        <w:t>observed</w:t>
      </w:r>
      <w:r w:rsidRPr="412D8FD9" w:rsidR="2BD1D490">
        <w:rPr>
          <w:rFonts w:ascii="Times New Roman" w:hAnsi="Times New Roman" w:cs="Times New Roman"/>
          <w:sz w:val="24"/>
          <w:szCs w:val="24"/>
        </w:rPr>
        <w:t xml:space="preserve"> no inhibition of ibuprofen degradation by</w:t>
      </w:r>
      <w:r w:rsidRPr="412D8FD9" w:rsidR="0AB51005">
        <w:rPr>
          <w:rFonts w:ascii="Times New Roman" w:hAnsi="Times New Roman" w:cs="Times New Roman"/>
          <w:sz w:val="24"/>
          <w:szCs w:val="24"/>
        </w:rPr>
        <w:t xml:space="preserve"> the P450 inhibitor </w:t>
      </w:r>
      <w:r w:rsidRPr="412D8FD9" w:rsidR="2BD1D490">
        <w:rPr>
          <w:rFonts w:ascii="Times New Roman" w:hAnsi="Times New Roman" w:cs="Times New Roman"/>
          <w:sz w:val="24"/>
          <w:szCs w:val="24"/>
        </w:rPr>
        <w:t>1-ABT</w:t>
      </w:r>
      <w:ins w:author="De Long,Susan" w:date="2025-11-26T15:58:00Z" w16du:dateUtc="2025-11-26T22:58:00Z" w:id="1133516821">
        <w:r w:rsidRPr="412D8FD9" w:rsidR="0AB51005">
          <w:rPr>
            <w:rFonts w:ascii="Times New Roman" w:hAnsi="Times New Roman" w:cs="Times New Roman"/>
            <w:sz w:val="24"/>
            <w:szCs w:val="24"/>
          </w:rPr>
          <w:t xml:space="preserve"> </w:t>
        </w:r>
      </w:ins>
      <w:r w:rsidRPr="412D8FD9" w:rsidR="2BD1D490">
        <w:rPr>
          <w:rFonts w:ascii="Times New Roman" w:hAnsi="Times New Roman" w:cs="Times New Roman"/>
          <w:sz w:val="24"/>
          <w:szCs w:val="24"/>
        </w:rPr>
        <w:t xml:space="preserve">in activated sludge. </w:t>
      </w:r>
      <w:r w:rsidRPr="412D8FD9" w:rsidR="4A179217">
        <w:rPr>
          <w:rFonts w:ascii="Times New Roman" w:hAnsi="Times New Roman" w:cs="Times New Roman"/>
          <w:sz w:val="24"/>
          <w:szCs w:val="24"/>
        </w:rPr>
        <w:t xml:space="preserve">An examination of the microbiome structure reported by </w:t>
      </w:r>
      <w:commentRangeStart w:id="421"/>
      <w:r w:rsidRPr="412D8FD9" w:rsidR="4A179217">
        <w:rPr>
          <w:rFonts w:ascii="Times New Roman" w:hAnsi="Times New Roman" w:cs="Times New Roman"/>
          <w:sz w:val="24"/>
          <w:szCs w:val="24"/>
        </w:rPr>
        <w:t>Jia et al,</w:t>
      </w:r>
      <w:commentRangeEnd w:id="421"/>
      <w:r>
        <w:rPr>
          <w:rStyle w:val="CommentReference"/>
        </w:rPr>
        <w:commentReference w:id="421"/>
      </w:r>
      <w:r w:rsidRPr="412D8FD9" w:rsidR="4A179217">
        <w:rPr>
          <w:rFonts w:ascii="Times New Roman" w:hAnsi="Times New Roman" w:cs="Times New Roman"/>
          <w:sz w:val="24"/>
          <w:szCs w:val="24"/>
        </w:rPr>
        <w:t xml:space="preserve"> and the AS and SD microbiomes shows a lack of overlap in phylogeny. </w:t>
      </w:r>
      <w:r w:rsidRPr="412D8FD9" w:rsidR="2BD1D490">
        <w:rPr>
          <w:rFonts w:ascii="Times New Roman" w:hAnsi="Times New Roman" w:cs="Times New Roman"/>
          <w:sz w:val="24"/>
          <w:szCs w:val="24"/>
        </w:rPr>
        <w:t>Th</w:t>
      </w:r>
      <w:r w:rsidRPr="412D8FD9" w:rsidR="789D9784">
        <w:rPr>
          <w:rFonts w:ascii="Times New Roman" w:hAnsi="Times New Roman" w:cs="Times New Roman"/>
          <w:sz w:val="24"/>
          <w:szCs w:val="24"/>
        </w:rPr>
        <w:t xml:space="preserve">is observation </w:t>
      </w:r>
      <w:r w:rsidRPr="412D8FD9" w:rsidR="2BD1D490">
        <w:rPr>
          <w:rFonts w:ascii="Times New Roman" w:hAnsi="Times New Roman" w:cs="Times New Roman"/>
          <w:sz w:val="24"/>
          <w:szCs w:val="24"/>
        </w:rPr>
        <w:t xml:space="preserve">underscores the importance of evaluating microbiomes individually for their functional potential. Known bacterial degraders such as </w:t>
      </w:r>
      <w:commentRangeStart w:id="422"/>
      <w:r w:rsidRPr="412D8FD9" w:rsidR="2BD1D490">
        <w:rPr>
          <w:rFonts w:ascii="Times New Roman" w:hAnsi="Times New Roman" w:cs="Times New Roman"/>
          <w:i w:val="1"/>
          <w:iCs w:val="1"/>
          <w:sz w:val="24"/>
          <w:szCs w:val="24"/>
        </w:rPr>
        <w:t>Sphingomonadaceae</w:t>
      </w:r>
      <w:r w:rsidRPr="412D8FD9" w:rsidR="2BD1D490">
        <w:rPr>
          <w:rFonts w:ascii="Times New Roman" w:hAnsi="Times New Roman" w:cs="Times New Roman"/>
          <w:sz w:val="24"/>
          <w:szCs w:val="24"/>
        </w:rPr>
        <w:t xml:space="preserve"> and</w:t>
      </w:r>
      <w:r w:rsidRPr="412D8FD9" w:rsidR="11E3ED63">
        <w:rPr>
          <w:rFonts w:ascii="Times New Roman" w:hAnsi="Times New Roman" w:cs="Times New Roman"/>
          <w:sz w:val="24"/>
          <w:szCs w:val="24"/>
        </w:rPr>
        <w:t xml:space="preserve"> more specifically the genus</w:t>
      </w:r>
      <w:r w:rsidRPr="412D8FD9" w:rsidR="2BD1D490">
        <w:rPr>
          <w:rFonts w:ascii="Times New Roman" w:hAnsi="Times New Roman" w:cs="Times New Roman"/>
          <w:sz w:val="24"/>
          <w:szCs w:val="24"/>
        </w:rPr>
        <w:t xml:space="preserve"> </w:t>
      </w:r>
      <w:r w:rsidRPr="412D8FD9" w:rsidR="2BD1D490">
        <w:rPr>
          <w:rFonts w:ascii="Times New Roman" w:hAnsi="Times New Roman" w:cs="Times New Roman"/>
          <w:i w:val="1"/>
          <w:iCs w:val="1"/>
          <w:sz w:val="24"/>
          <w:szCs w:val="24"/>
        </w:rPr>
        <w:t>Rhizorhabdus</w:t>
      </w:r>
      <w:r w:rsidRPr="412D8FD9" w:rsidR="2BD1D490">
        <w:rPr>
          <w:rFonts w:ascii="Times New Roman" w:hAnsi="Times New Roman" w:cs="Times New Roman"/>
          <w:sz w:val="24"/>
          <w:szCs w:val="24"/>
        </w:rPr>
        <w:t xml:space="preserve"> </w:t>
      </w:r>
      <w:commentRangeEnd w:id="422"/>
      <w:r>
        <w:rPr>
          <w:rStyle w:val="CommentReference"/>
        </w:rPr>
        <w:commentReference w:id="422"/>
      </w:r>
      <w:r w:rsidRPr="412D8FD9" w:rsidR="304388A8">
        <w:rPr>
          <w:rFonts w:ascii="Times New Roman" w:hAnsi="Times New Roman" w:cs="Times New Roman"/>
          <w:sz w:val="24"/>
          <w:szCs w:val="24"/>
          <w:vertAlign w:val="superscript"/>
        </w:rPr>
        <w:t>23,24</w:t>
      </w:r>
      <w:r w:rsidRPr="412D8FD9" w:rsidR="2BD1D490">
        <w:rPr>
          <w:rFonts w:ascii="Times New Roman" w:hAnsi="Times New Roman" w:cs="Times New Roman"/>
          <w:sz w:val="24"/>
          <w:szCs w:val="24"/>
        </w:rPr>
        <w:t xml:space="preserve"> </w:t>
      </w:r>
      <w:r w:rsidRPr="412D8FD9" w:rsidR="2BD1D490">
        <w:rPr>
          <w:rFonts w:ascii="Times New Roman" w:hAnsi="Times New Roman" w:cs="Times New Roman"/>
          <w:sz w:val="24"/>
          <w:szCs w:val="24"/>
        </w:rPr>
        <w:t>possess</w:t>
      </w:r>
      <w:r w:rsidRPr="412D8FD9" w:rsidR="2BD1D490">
        <w:rPr>
          <w:rFonts w:ascii="Times New Roman" w:hAnsi="Times New Roman" w:cs="Times New Roman"/>
          <w:sz w:val="24"/>
          <w:szCs w:val="24"/>
        </w:rPr>
        <w:t xml:space="preserve"> genes for ibuprofen </w:t>
      </w:r>
      <w:commentRangeStart w:id="424"/>
      <w:r w:rsidRPr="412D8FD9" w:rsidR="2BD1D490">
        <w:rPr>
          <w:rFonts w:ascii="Times New Roman" w:hAnsi="Times New Roman" w:cs="Times New Roman"/>
          <w:sz w:val="24"/>
          <w:szCs w:val="24"/>
        </w:rPr>
        <w:t>mineralization</w:t>
      </w:r>
      <w:commentRangeEnd w:id="424"/>
      <w:r>
        <w:rPr>
          <w:rStyle w:val="CommentReference"/>
        </w:rPr>
        <w:commentReference w:id="424"/>
      </w:r>
      <w:r w:rsidRPr="412D8FD9" w:rsidR="2BD1D490">
        <w:rPr>
          <w:rFonts w:ascii="Times New Roman" w:hAnsi="Times New Roman" w:cs="Times New Roman"/>
          <w:sz w:val="24"/>
          <w:szCs w:val="24"/>
        </w:rPr>
        <w:t xml:space="preserve">, </w:t>
      </w:r>
      <w:r w:rsidRPr="412D8FD9" w:rsidR="2BD1D490">
        <w:rPr>
          <w:rFonts w:ascii="Times New Roman" w:hAnsi="Times New Roman" w:eastAsia="Times New Roman" w:cs="Times New Roman"/>
          <w:sz w:val="24"/>
          <w:szCs w:val="24"/>
        </w:rPr>
        <w:t xml:space="preserve">but the potentially causative genes found were not </w:t>
      </w:r>
      <w:r w:rsidRPr="412D8FD9" w:rsidR="1A4E81AB">
        <w:rPr>
          <w:rFonts w:ascii="Times New Roman" w:hAnsi="Times New Roman" w:eastAsia="Times New Roman" w:cs="Times New Roman"/>
          <w:sz w:val="24"/>
          <w:szCs w:val="24"/>
        </w:rPr>
        <w:t>P450</w:t>
      </w:r>
      <w:r w:rsidRPr="412D8FD9" w:rsidR="2BD1D490">
        <w:rPr>
          <w:rFonts w:ascii="Times New Roman" w:hAnsi="Times New Roman" w:eastAsia="Times New Roman" w:cs="Times New Roman"/>
          <w:sz w:val="24"/>
          <w:szCs w:val="24"/>
        </w:rPr>
        <w:t>s</w:t>
      </w:r>
      <w:r w:rsidRPr="412D8FD9" w:rsidR="2BD1D490">
        <w:rPr>
          <w:rFonts w:ascii="Times New Roman" w:hAnsi="Times New Roman" w:cs="Times New Roman"/>
          <w:sz w:val="24"/>
          <w:szCs w:val="24"/>
        </w:rPr>
        <w:t xml:space="preserve">. In contrast, our </w:t>
      </w:r>
      <w:r w:rsidRPr="412D8FD9" w:rsidR="2BD1D490">
        <w:rPr>
          <w:rFonts w:ascii="Times New Roman" w:hAnsi="Times New Roman" w:cs="Times New Roman"/>
          <w:sz w:val="24"/>
          <w:szCs w:val="24"/>
        </w:rPr>
        <w:t>FASt</w:t>
      </w:r>
      <w:r w:rsidRPr="412D8FD9" w:rsidR="2BD1D490">
        <w:rPr>
          <w:rFonts w:ascii="Times New Roman" w:hAnsi="Times New Roman" w:cs="Times New Roman"/>
          <w:sz w:val="24"/>
          <w:szCs w:val="24"/>
        </w:rPr>
        <w:t xml:space="preserve"> data revealed five </w:t>
      </w:r>
      <w:r w:rsidRPr="412D8FD9" w:rsidR="1A4E81AB">
        <w:rPr>
          <w:rFonts w:ascii="Times New Roman" w:hAnsi="Times New Roman" w:cs="Times New Roman"/>
          <w:sz w:val="24"/>
          <w:szCs w:val="24"/>
        </w:rPr>
        <w:t>P450</w:t>
      </w:r>
      <w:r w:rsidRPr="412D8FD9" w:rsidR="2BD1D490">
        <w:rPr>
          <w:rFonts w:ascii="Times New Roman" w:hAnsi="Times New Roman" w:cs="Times New Roman"/>
          <w:sz w:val="24"/>
          <w:szCs w:val="24"/>
        </w:rPr>
        <w:t xml:space="preserve"> genes, mapped to </w:t>
      </w:r>
      <w:r w:rsidRPr="412D8FD9" w:rsidR="2BD1D490">
        <w:rPr>
          <w:rFonts w:ascii="Times New Roman" w:hAnsi="Times New Roman" w:cs="Times New Roman"/>
          <w:i w:val="1"/>
          <w:iCs w:val="1"/>
          <w:sz w:val="24"/>
          <w:szCs w:val="24"/>
        </w:rPr>
        <w:t>Sphingomonas</w:t>
      </w:r>
      <w:r w:rsidRPr="412D8FD9" w:rsidR="2BD1D490">
        <w:rPr>
          <w:rFonts w:ascii="Times New Roman" w:hAnsi="Times New Roman" w:cs="Times New Roman"/>
          <w:sz w:val="24"/>
          <w:szCs w:val="24"/>
        </w:rPr>
        <w:t xml:space="preserve">, </w:t>
      </w:r>
      <w:r w:rsidRPr="412D8FD9" w:rsidR="2BD1D490">
        <w:rPr>
          <w:rFonts w:ascii="Times New Roman" w:hAnsi="Times New Roman" w:cs="Times New Roman"/>
          <w:i w:val="1"/>
          <w:iCs w:val="1"/>
          <w:sz w:val="24"/>
          <w:szCs w:val="24"/>
        </w:rPr>
        <w:t>Pseudomonas</w:t>
      </w:r>
      <w:r w:rsidRPr="412D8FD9" w:rsidR="2BD1D490">
        <w:rPr>
          <w:rFonts w:ascii="Times New Roman" w:hAnsi="Times New Roman" w:cs="Times New Roman"/>
          <w:sz w:val="24"/>
          <w:szCs w:val="24"/>
        </w:rPr>
        <w:t xml:space="preserve">, and </w:t>
      </w:r>
      <w:r w:rsidRPr="412D8FD9" w:rsidR="2BD1D490">
        <w:rPr>
          <w:rFonts w:ascii="Times New Roman" w:hAnsi="Times New Roman" w:cs="Times New Roman"/>
          <w:i w:val="1"/>
          <w:iCs w:val="1"/>
          <w:sz w:val="24"/>
          <w:szCs w:val="24"/>
        </w:rPr>
        <w:t>Hyphomicrobiales</w:t>
      </w:r>
      <w:r w:rsidRPr="412D8FD9" w:rsidR="2BD1D490">
        <w:rPr>
          <w:rFonts w:ascii="Times New Roman" w:hAnsi="Times New Roman" w:cs="Times New Roman"/>
          <w:sz w:val="24"/>
          <w:szCs w:val="24"/>
        </w:rPr>
        <w:t xml:space="preserve">, that </w:t>
      </w:r>
      <w:del w:author="Koslovsky,Matt" w:date="2026-02-27T21:00:00Z" w16du:dateUtc="2026-02-27T21:00:31Z" w:id="424703402">
        <w:r w:rsidRPr="412D8FD9" w:rsidDel="51AB2947">
          <w:rPr>
            <w:rFonts w:ascii="Times New Roman" w:hAnsi="Times New Roman" w:cs="Times New Roman"/>
            <w:sz w:val="24"/>
            <w:szCs w:val="24"/>
          </w:rPr>
          <w:delText>correlated</w:delText>
        </w:r>
      </w:del>
      <w:ins w:author="Koslovsky,Matt" w:date="2026-02-27T21:00:00Z" w16du:dateUtc="2026-02-27T21:00:31Z" w:id="786382348">
        <w:r w:rsidRPr="412D8FD9" w:rsidR="06813A26">
          <w:rPr>
            <w:rFonts w:ascii="Times New Roman" w:hAnsi="Times New Roman" w:cs="Times New Roman"/>
            <w:sz w:val="24"/>
            <w:szCs w:val="24"/>
          </w:rPr>
          <w:t>were</w:t>
        </w:r>
      </w:ins>
      <w:r w:rsidRPr="412D8FD9" w:rsidR="2BD1D490">
        <w:rPr>
          <w:rFonts w:ascii="Times New Roman" w:hAnsi="Times New Roman" w:cs="Times New Roman"/>
          <w:sz w:val="24"/>
          <w:szCs w:val="24"/>
        </w:rPr>
        <w:t xml:space="preserve"> strongly </w:t>
      </w:r>
      <w:ins w:author="Koslovsky,Matt" w:date="2026-02-27T21:00:00Z" w16du:dateUtc="2026-02-27T21:00:36Z" w:id="1973337544">
        <w:r w:rsidRPr="412D8FD9" w:rsidR="63483745">
          <w:rPr>
            <w:rFonts w:ascii="Times New Roman" w:hAnsi="Times New Roman" w:cs="Times New Roman"/>
            <w:sz w:val="24"/>
            <w:szCs w:val="24"/>
          </w:rPr>
          <w:t xml:space="preserve">associated </w:t>
        </w:r>
      </w:ins>
      <w:r w:rsidRPr="412D8FD9" w:rsidR="2BD1D490">
        <w:rPr>
          <w:rFonts w:ascii="Times New Roman" w:hAnsi="Times New Roman" w:cs="Times New Roman"/>
          <w:sz w:val="24"/>
          <w:szCs w:val="24"/>
        </w:rPr>
        <w:t xml:space="preserve">with ibuprofen removal. This highlights the value of functional gene–focused methods when enzymatic potential rather than taxonomy is of interest. Standard 16S rRNA gene analyses, which typically resolve only to the genus level, lack the </w:t>
      </w:r>
      <w:r w:rsidRPr="412D8FD9" w:rsidR="5723FD3C">
        <w:rPr>
          <w:rFonts w:ascii="Times New Roman" w:hAnsi="Times New Roman" w:cs="Times New Roman"/>
          <w:sz w:val="24"/>
          <w:szCs w:val="24"/>
        </w:rPr>
        <w:t>specificity</w:t>
      </w:r>
      <w:r w:rsidRPr="412D8FD9" w:rsidR="2BD1D490">
        <w:rPr>
          <w:rFonts w:ascii="Times New Roman" w:hAnsi="Times New Roman" w:cs="Times New Roman"/>
          <w:sz w:val="24"/>
          <w:szCs w:val="24"/>
        </w:rPr>
        <w:t xml:space="preserve"> needed to infer such functional differences.</w:t>
      </w:r>
    </w:p>
    <w:p w:rsidRPr="00EB3EB7" w:rsidR="00AD5D46" w:rsidP="552606F2" w:rsidRDefault="436F2033" w14:paraId="450B2102" w14:textId="0F7170FB">
      <w:pPr>
        <w:spacing w:after="0" w:line="480" w:lineRule="auto"/>
        <w:ind w:firstLine="720"/>
        <w:rPr>
          <w:rFonts w:ascii="Times New Roman" w:hAnsi="Times New Roman" w:cs="Times New Roman"/>
          <w:sz w:val="24"/>
          <w:szCs w:val="24"/>
        </w:rPr>
      </w:pPr>
      <w:r w:rsidRPr="412D8FD9" w:rsidR="436F2033">
        <w:rPr>
          <w:rFonts w:ascii="Times New Roman" w:hAnsi="Times New Roman" w:cs="Times New Roman"/>
          <w:sz w:val="24"/>
          <w:szCs w:val="24"/>
        </w:rPr>
        <w:t xml:space="preserve">Similarly, </w:t>
      </w:r>
      <w:r w:rsidRPr="412D8FD9" w:rsidR="436F2033">
        <w:rPr>
          <w:rFonts w:ascii="Times New Roman" w:hAnsi="Times New Roman" w:cs="Times New Roman"/>
          <w:sz w:val="24"/>
          <w:szCs w:val="24"/>
        </w:rPr>
        <w:t>FASt</w:t>
      </w:r>
      <w:r w:rsidRPr="412D8FD9" w:rsidR="436F2033">
        <w:rPr>
          <w:rFonts w:ascii="Times New Roman" w:hAnsi="Times New Roman" w:cs="Times New Roman"/>
          <w:sz w:val="24"/>
          <w:szCs w:val="24"/>
        </w:rPr>
        <w:t xml:space="preserve"> detected </w:t>
      </w:r>
      <w:r w:rsidRPr="412D8FD9" w:rsidR="2A6E05D4">
        <w:rPr>
          <w:rFonts w:ascii="Times New Roman" w:hAnsi="Times New Roman" w:cs="Times New Roman"/>
          <w:sz w:val="24"/>
          <w:szCs w:val="24"/>
        </w:rPr>
        <w:t>P450</w:t>
      </w:r>
      <w:r w:rsidRPr="412D8FD9" w:rsidR="436F2033">
        <w:rPr>
          <w:rFonts w:ascii="Times New Roman" w:hAnsi="Times New Roman" w:cs="Times New Roman"/>
          <w:sz w:val="24"/>
          <w:szCs w:val="24"/>
        </w:rPr>
        <w:t xml:space="preserve"> genes </w:t>
      </w:r>
      <w:commentRangeStart w:id="428"/>
      <w:r w:rsidRPr="412D8FD9" w:rsidR="436F2033">
        <w:rPr>
          <w:rFonts w:ascii="Times New Roman" w:hAnsi="Times New Roman" w:cs="Times New Roman"/>
          <w:sz w:val="24"/>
          <w:szCs w:val="24"/>
        </w:rPr>
        <w:t>associated with atenolol degradation</w:t>
      </w:r>
      <w:commentRangeEnd w:id="428"/>
      <w:r>
        <w:rPr>
          <w:rStyle w:val="CommentReference"/>
        </w:rPr>
        <w:commentReference w:id="428"/>
      </w:r>
      <w:r w:rsidRPr="412D8FD9" w:rsidR="436F2033">
        <w:rPr>
          <w:rFonts w:ascii="Times New Roman" w:hAnsi="Times New Roman" w:cs="Times New Roman"/>
          <w:sz w:val="24"/>
          <w:szCs w:val="24"/>
        </w:rPr>
        <w:t xml:space="preserve">. The AS microbiome </w:t>
      </w:r>
      <w:commentRangeStart w:id="429"/>
      <w:commentRangeStart w:id="430"/>
      <w:r w:rsidRPr="412D8FD9" w:rsidR="674C4B02">
        <w:rPr>
          <w:rFonts w:ascii="Times New Roman" w:hAnsi="Times New Roman" w:cs="Times New Roman"/>
          <w:sz w:val="24"/>
          <w:szCs w:val="24"/>
        </w:rPr>
        <w:t xml:space="preserve">presumably </w:t>
      </w:r>
      <w:r w:rsidRPr="412D8FD9" w:rsidR="436F2033">
        <w:rPr>
          <w:rFonts w:ascii="Times New Roman" w:hAnsi="Times New Roman" w:cs="Times New Roman"/>
          <w:sz w:val="24"/>
          <w:szCs w:val="24"/>
        </w:rPr>
        <w:t>expressed</w:t>
      </w:r>
      <w:r w:rsidRPr="412D8FD9" w:rsidR="436F2033">
        <w:rPr>
          <w:rFonts w:ascii="Times New Roman" w:hAnsi="Times New Roman" w:cs="Times New Roman"/>
          <w:sz w:val="24"/>
          <w:szCs w:val="24"/>
        </w:rPr>
        <w:t xml:space="preserve"> alternate degradation enzymes in the presence of 1-ABT</w:t>
      </w:r>
      <w:commentRangeEnd w:id="429"/>
      <w:r>
        <w:rPr>
          <w:rStyle w:val="CommentReference"/>
        </w:rPr>
        <w:commentReference w:id="429"/>
      </w:r>
      <w:commentRangeEnd w:id="430"/>
      <w:r>
        <w:rPr>
          <w:rStyle w:val="CommentReference"/>
        </w:rPr>
        <w:commentReference w:id="430"/>
      </w:r>
      <w:r w:rsidRPr="412D8FD9" w:rsidR="436F2033">
        <w:rPr>
          <w:rFonts w:ascii="Times New Roman" w:hAnsi="Times New Roman" w:cs="Times New Roman"/>
          <w:sz w:val="24"/>
          <w:szCs w:val="24"/>
        </w:rPr>
        <w:t xml:space="preserve">, suggesting metabolic redundancy, while SD reactors lacked this capacity. Literature suggests </w:t>
      </w:r>
      <w:r w:rsidRPr="412D8FD9" w:rsidR="436F2033">
        <w:rPr>
          <w:rFonts w:ascii="Times New Roman" w:hAnsi="Times New Roman" w:cs="Times New Roman"/>
          <w:sz w:val="24"/>
          <w:szCs w:val="24"/>
        </w:rPr>
        <w:t xml:space="preserve">that atenolol degradation may </w:t>
      </w:r>
      <w:r w:rsidRPr="412D8FD9" w:rsidR="436F2033">
        <w:rPr>
          <w:rFonts w:ascii="Times New Roman" w:hAnsi="Times New Roman" w:cs="Times New Roman"/>
          <w:sz w:val="24"/>
          <w:szCs w:val="24"/>
        </w:rPr>
        <w:t>proceed</w:t>
      </w:r>
      <w:r w:rsidRPr="412D8FD9" w:rsidR="436F2033">
        <w:rPr>
          <w:rFonts w:ascii="Times New Roman" w:hAnsi="Times New Roman" w:cs="Times New Roman"/>
          <w:sz w:val="24"/>
          <w:szCs w:val="24"/>
        </w:rPr>
        <w:t xml:space="preserve"> through </w:t>
      </w:r>
      <w:commentRangeStart w:id="431"/>
      <w:r w:rsidRPr="412D8FD9" w:rsidR="436F2033">
        <w:rPr>
          <w:rFonts w:ascii="Times New Roman" w:hAnsi="Times New Roman" w:cs="Times New Roman"/>
          <w:sz w:val="24"/>
          <w:szCs w:val="24"/>
        </w:rPr>
        <w:t>O-dealkylation or denitrification</w:t>
      </w:r>
      <w:commentRangeEnd w:id="431"/>
      <w:r>
        <w:rPr>
          <w:rStyle w:val="CommentReference"/>
        </w:rPr>
        <w:commentReference w:id="431"/>
      </w:r>
      <w:r w:rsidRPr="412D8FD9" w:rsidR="2D556992">
        <w:rPr>
          <w:rFonts w:ascii="Times New Roman" w:hAnsi="Times New Roman" w:cs="Times New Roman"/>
          <w:sz w:val="24"/>
          <w:szCs w:val="24"/>
          <w:vertAlign w:val="superscript"/>
        </w:rPr>
        <w:t>26,27</w:t>
      </w:r>
      <w:r w:rsidRPr="412D8FD9" w:rsidR="436F2033">
        <w:rPr>
          <w:rFonts w:ascii="Times New Roman" w:hAnsi="Times New Roman" w:cs="Times New Roman"/>
          <w:sz w:val="24"/>
          <w:szCs w:val="24"/>
        </w:rPr>
        <w:t xml:space="preserve">, but relevant taxa have not been genetically linked. Here, </w:t>
      </w:r>
      <w:r w:rsidRPr="412D8FD9" w:rsidR="2A6E05D4">
        <w:rPr>
          <w:rFonts w:ascii="Times New Roman" w:hAnsi="Times New Roman" w:cs="Times New Roman"/>
          <w:sz w:val="24"/>
          <w:szCs w:val="24"/>
        </w:rPr>
        <w:t>P450</w:t>
      </w:r>
      <w:r w:rsidRPr="412D8FD9" w:rsidR="436F2033">
        <w:rPr>
          <w:rFonts w:ascii="Times New Roman" w:hAnsi="Times New Roman" w:cs="Times New Roman"/>
          <w:sz w:val="24"/>
          <w:szCs w:val="24"/>
        </w:rPr>
        <w:t xml:space="preserve"> genes in </w:t>
      </w:r>
      <w:r w:rsidRPr="412D8FD9" w:rsidR="436F2033">
        <w:rPr>
          <w:rFonts w:ascii="Times New Roman" w:hAnsi="Times New Roman" w:cs="Times New Roman"/>
          <w:i w:val="1"/>
          <w:iCs w:val="1"/>
          <w:sz w:val="24"/>
          <w:szCs w:val="24"/>
        </w:rPr>
        <w:t>Sphingorhabdus</w:t>
      </w:r>
      <w:r w:rsidRPr="412D8FD9" w:rsidR="436F2033">
        <w:rPr>
          <w:rFonts w:ascii="Times New Roman" w:hAnsi="Times New Roman" w:cs="Times New Roman"/>
          <w:sz w:val="24"/>
          <w:szCs w:val="24"/>
        </w:rPr>
        <w:t xml:space="preserve"> and </w:t>
      </w:r>
      <w:r w:rsidRPr="412D8FD9" w:rsidR="436F2033">
        <w:rPr>
          <w:rFonts w:ascii="Times New Roman" w:hAnsi="Times New Roman" w:cs="Times New Roman"/>
          <w:i w:val="1"/>
          <w:iCs w:val="1"/>
          <w:sz w:val="24"/>
          <w:szCs w:val="24"/>
        </w:rPr>
        <w:t>Ferrovibrio</w:t>
      </w:r>
      <w:r w:rsidRPr="412D8FD9" w:rsidR="436F2033">
        <w:rPr>
          <w:rFonts w:ascii="Times New Roman" w:hAnsi="Times New Roman" w:cs="Times New Roman"/>
          <w:sz w:val="24"/>
          <w:szCs w:val="24"/>
        </w:rPr>
        <w:t xml:space="preserve"> </w:t>
      </w:r>
      <w:r w:rsidRPr="412D8FD9" w:rsidR="0B6F574F">
        <w:rPr>
          <w:rFonts w:ascii="Times New Roman" w:hAnsi="Times New Roman" w:cs="Times New Roman"/>
          <w:sz w:val="24"/>
          <w:szCs w:val="24"/>
        </w:rPr>
        <w:t>were associated</w:t>
      </w:r>
      <w:r w:rsidRPr="412D8FD9" w:rsidR="436F2033">
        <w:rPr>
          <w:rFonts w:ascii="Times New Roman" w:hAnsi="Times New Roman" w:cs="Times New Roman"/>
          <w:sz w:val="24"/>
          <w:szCs w:val="24"/>
        </w:rPr>
        <w:t xml:space="preserve"> with atenolol removal, and </w:t>
      </w:r>
      <w:commentRangeStart w:id="434"/>
      <w:commentRangeStart w:id="435"/>
      <w:r w:rsidRPr="412D8FD9" w:rsidR="436F2033">
        <w:rPr>
          <w:rFonts w:ascii="Times New Roman" w:hAnsi="Times New Roman" w:cs="Times New Roman"/>
          <w:sz w:val="24"/>
          <w:szCs w:val="24"/>
        </w:rPr>
        <w:t>metabolomics confirmed production of atenolol acid</w:t>
      </w:r>
      <w:commentRangeEnd w:id="434"/>
      <w:r>
        <w:rPr>
          <w:rStyle w:val="CommentReference"/>
        </w:rPr>
        <w:commentReference w:id="434"/>
      </w:r>
      <w:commentRangeEnd w:id="435"/>
      <w:r>
        <w:rPr>
          <w:rStyle w:val="CommentReference"/>
        </w:rPr>
        <w:commentReference w:id="435"/>
      </w:r>
      <w:r w:rsidRPr="412D8FD9" w:rsidR="436F2033">
        <w:rPr>
          <w:rFonts w:ascii="Times New Roman" w:hAnsi="Times New Roman" w:cs="Times New Roman"/>
          <w:sz w:val="24"/>
          <w:szCs w:val="24"/>
        </w:rPr>
        <w:t xml:space="preserve">, a hydroxylated metabolite typically formed by </w:t>
      </w:r>
      <w:r w:rsidRPr="412D8FD9" w:rsidR="2A6E05D4">
        <w:rPr>
          <w:rFonts w:ascii="Times New Roman" w:hAnsi="Times New Roman" w:cs="Times New Roman"/>
          <w:sz w:val="24"/>
          <w:szCs w:val="24"/>
        </w:rPr>
        <w:t>P450</w:t>
      </w:r>
      <w:r w:rsidRPr="412D8FD9" w:rsidR="436F2033">
        <w:rPr>
          <w:rFonts w:ascii="Times New Roman" w:hAnsi="Times New Roman" w:cs="Times New Roman"/>
          <w:sz w:val="24"/>
          <w:szCs w:val="24"/>
        </w:rPr>
        <w:t xml:space="preserve"> activity. The compound was detected only in AS reactors during rapid atenolol loss, strengthening the functional link.</w:t>
      </w:r>
    </w:p>
    <w:p w:rsidRPr="00EB3EB7" w:rsidR="00AD5D46" w:rsidP="000C5687" w:rsidRDefault="4D6B2962" w14:paraId="56FE1FF8" w14:textId="276508FF">
      <w:pPr>
        <w:spacing w:after="0" w:line="480" w:lineRule="auto"/>
        <w:ind w:firstLine="720"/>
        <w:rPr>
          <w:rFonts w:ascii="Times New Roman" w:hAnsi="Times New Roman" w:cs="Times New Roman"/>
          <w:sz w:val="24"/>
          <w:szCs w:val="24"/>
        </w:rPr>
      </w:pPr>
      <w:r w:rsidRPr="412D8FD9" w:rsidR="4D6B2962">
        <w:rPr>
          <w:rFonts w:ascii="Times New Roman" w:hAnsi="Times New Roman" w:cs="Times New Roman"/>
          <w:sz w:val="24"/>
          <w:szCs w:val="24"/>
        </w:rPr>
        <w:t xml:space="preserve">For estradiol, which is commonly degraded by diverse aerobic </w:t>
      </w:r>
      <w:r w:rsidRPr="412D8FD9" w:rsidR="632C3DD8">
        <w:rPr>
          <w:rFonts w:ascii="Times New Roman" w:hAnsi="Times New Roman" w:cs="Times New Roman"/>
          <w:sz w:val="24"/>
          <w:szCs w:val="24"/>
        </w:rPr>
        <w:t xml:space="preserve">activated </w:t>
      </w:r>
      <w:r w:rsidRPr="412D8FD9" w:rsidR="4D6B2962">
        <w:rPr>
          <w:rFonts w:ascii="Times New Roman" w:hAnsi="Times New Roman" w:cs="Times New Roman"/>
          <w:sz w:val="24"/>
          <w:szCs w:val="24"/>
        </w:rPr>
        <w:t>sludge taxa</w:t>
      </w:r>
      <w:r w:rsidRPr="412D8FD9" w:rsidR="46EB4C98">
        <w:rPr>
          <w:rFonts w:ascii="Times New Roman" w:hAnsi="Times New Roman" w:cs="Times New Roman"/>
          <w:sz w:val="24"/>
          <w:szCs w:val="24"/>
          <w:vertAlign w:val="superscript"/>
        </w:rPr>
        <w:t>28-30</w:t>
      </w:r>
      <w:r w:rsidRPr="412D8FD9" w:rsidR="4D6B2962">
        <w:rPr>
          <w:rFonts w:ascii="Times New Roman" w:hAnsi="Times New Roman" w:cs="Times New Roman"/>
          <w:sz w:val="24"/>
          <w:szCs w:val="24"/>
        </w:rPr>
        <w:t xml:space="preserve">, we </w:t>
      </w:r>
      <w:r w:rsidRPr="412D8FD9" w:rsidR="4D6B2962">
        <w:rPr>
          <w:rFonts w:ascii="Times New Roman" w:hAnsi="Times New Roman" w:cs="Times New Roman"/>
          <w:sz w:val="24"/>
          <w:szCs w:val="24"/>
        </w:rPr>
        <w:t>identified</w:t>
      </w:r>
      <w:r w:rsidRPr="412D8FD9" w:rsidR="4D6B2962">
        <w:rPr>
          <w:rFonts w:ascii="Times New Roman" w:hAnsi="Times New Roman" w:cs="Times New Roman"/>
          <w:sz w:val="24"/>
          <w:szCs w:val="24"/>
        </w:rPr>
        <w:t xml:space="preserve"> </w:t>
      </w:r>
      <w:r w:rsidRPr="412D8FD9" w:rsidR="0B4A9D3E">
        <w:rPr>
          <w:rFonts w:ascii="Times New Roman" w:hAnsi="Times New Roman" w:cs="Times New Roman"/>
          <w:sz w:val="24"/>
          <w:szCs w:val="24"/>
        </w:rPr>
        <w:t>P450</w:t>
      </w:r>
      <w:r w:rsidRPr="412D8FD9" w:rsidR="4D6B2962">
        <w:rPr>
          <w:rFonts w:ascii="Times New Roman" w:hAnsi="Times New Roman" w:cs="Times New Roman"/>
          <w:sz w:val="24"/>
          <w:szCs w:val="24"/>
        </w:rPr>
        <w:t xml:space="preserve"> genes </w:t>
      </w:r>
      <w:r w:rsidRPr="412D8FD9" w:rsidR="20E53268">
        <w:rPr>
          <w:rFonts w:ascii="Times New Roman" w:hAnsi="Times New Roman" w:cs="Times New Roman"/>
          <w:sz w:val="24"/>
          <w:szCs w:val="24"/>
        </w:rPr>
        <w:t>associated</w:t>
      </w:r>
      <w:r w:rsidRPr="412D8FD9" w:rsidR="4D6B2962">
        <w:rPr>
          <w:rFonts w:ascii="Times New Roman" w:hAnsi="Times New Roman" w:cs="Times New Roman"/>
          <w:sz w:val="24"/>
          <w:szCs w:val="24"/>
        </w:rPr>
        <w:t xml:space="preserve"> with its removal, mapping to </w:t>
      </w:r>
      <w:r w:rsidRPr="412D8FD9" w:rsidR="4D6B2962">
        <w:rPr>
          <w:rFonts w:ascii="Times New Roman" w:hAnsi="Times New Roman" w:cs="Times New Roman"/>
          <w:i w:val="1"/>
          <w:iCs w:val="1"/>
          <w:sz w:val="24"/>
          <w:szCs w:val="24"/>
        </w:rPr>
        <w:t>Sphingorhabdus</w:t>
      </w:r>
      <w:r w:rsidRPr="412D8FD9" w:rsidR="4D6B2962">
        <w:rPr>
          <w:rFonts w:ascii="Times New Roman" w:hAnsi="Times New Roman" w:cs="Times New Roman"/>
          <w:sz w:val="24"/>
          <w:szCs w:val="24"/>
        </w:rPr>
        <w:t xml:space="preserve"> and </w:t>
      </w:r>
      <w:r w:rsidRPr="412D8FD9" w:rsidR="4D6B2962">
        <w:rPr>
          <w:rFonts w:ascii="Times New Roman" w:hAnsi="Times New Roman" w:cs="Times New Roman"/>
          <w:i w:val="1"/>
          <w:iCs w:val="1"/>
          <w:sz w:val="24"/>
          <w:szCs w:val="24"/>
        </w:rPr>
        <w:t>Sphingomonas</w:t>
      </w:r>
      <w:r w:rsidRPr="412D8FD9" w:rsidR="4D6B2962">
        <w:rPr>
          <w:rFonts w:ascii="Times New Roman" w:hAnsi="Times New Roman" w:cs="Times New Roman"/>
          <w:sz w:val="24"/>
          <w:szCs w:val="24"/>
        </w:rPr>
        <w:t xml:space="preserve">. Prior studies in </w:t>
      </w:r>
      <w:r w:rsidRPr="412D8FD9" w:rsidR="4D6B2962">
        <w:rPr>
          <w:rFonts w:ascii="Times New Roman" w:hAnsi="Times New Roman" w:cs="Times New Roman"/>
          <w:i w:val="1"/>
          <w:iCs w:val="1"/>
          <w:sz w:val="24"/>
          <w:szCs w:val="24"/>
        </w:rPr>
        <w:t>Rhodococcus</w:t>
      </w:r>
      <w:r w:rsidRPr="412D8FD9" w:rsidR="4D6B2962">
        <w:rPr>
          <w:rFonts w:ascii="Times New Roman" w:hAnsi="Times New Roman" w:cs="Times New Roman"/>
          <w:sz w:val="24"/>
          <w:szCs w:val="24"/>
        </w:rPr>
        <w:t xml:space="preserve"> and </w:t>
      </w:r>
      <w:r w:rsidRPr="412D8FD9" w:rsidR="4D6B2962">
        <w:rPr>
          <w:rFonts w:ascii="Times New Roman" w:hAnsi="Times New Roman" w:cs="Times New Roman"/>
          <w:i w:val="1"/>
          <w:iCs w:val="1"/>
          <w:sz w:val="24"/>
          <w:szCs w:val="24"/>
        </w:rPr>
        <w:t>Novosphingobium</w:t>
      </w:r>
      <w:r w:rsidRPr="412D8FD9" w:rsidR="4D6B2962">
        <w:rPr>
          <w:rFonts w:ascii="Times New Roman" w:hAnsi="Times New Roman" w:cs="Times New Roman"/>
          <w:sz w:val="24"/>
          <w:szCs w:val="24"/>
        </w:rPr>
        <w:t xml:space="preserve"> found </w:t>
      </w:r>
      <w:r w:rsidRPr="412D8FD9" w:rsidR="0B4A9D3E">
        <w:rPr>
          <w:rFonts w:ascii="Times New Roman" w:hAnsi="Times New Roman" w:cs="Times New Roman"/>
          <w:sz w:val="24"/>
          <w:szCs w:val="24"/>
        </w:rPr>
        <w:t>P450</w:t>
      </w:r>
      <w:r w:rsidRPr="412D8FD9" w:rsidR="4D6B2962">
        <w:rPr>
          <w:rFonts w:ascii="Times New Roman" w:hAnsi="Times New Roman" w:cs="Times New Roman"/>
          <w:sz w:val="24"/>
          <w:szCs w:val="24"/>
        </w:rPr>
        <w:t xml:space="preserve"> involvement downstream of estradiol, specifically acting on estrone</w:t>
      </w:r>
      <w:r w:rsidRPr="412D8FD9" w:rsidR="3A8A4034">
        <w:rPr>
          <w:rFonts w:ascii="Times New Roman" w:hAnsi="Times New Roman" w:cs="Times New Roman"/>
          <w:sz w:val="24"/>
          <w:szCs w:val="24"/>
          <w:vertAlign w:val="superscript"/>
        </w:rPr>
        <w:t>31</w:t>
      </w:r>
      <w:r w:rsidRPr="412D8FD9" w:rsidR="4D6B2962">
        <w:rPr>
          <w:rFonts w:ascii="Times New Roman" w:hAnsi="Times New Roman" w:cs="Times New Roman"/>
          <w:sz w:val="24"/>
          <w:szCs w:val="24"/>
          <w:vertAlign w:val="superscript"/>
        </w:rPr>
        <w:t>,32</w:t>
      </w:r>
      <w:r w:rsidRPr="412D8FD9" w:rsidR="4D6B2962">
        <w:rPr>
          <w:rFonts w:ascii="Times New Roman" w:hAnsi="Times New Roman" w:cs="Times New Roman"/>
          <w:sz w:val="24"/>
          <w:szCs w:val="24"/>
        </w:rPr>
        <w:t xml:space="preserve">. Our finding that 1-ABT delayed estradiol degradation suggests direct or early pathway involvement. The absence of estrone in LC-MS/MS data may </w:t>
      </w:r>
      <w:r w:rsidRPr="412D8FD9" w:rsidR="4D6B2962">
        <w:rPr>
          <w:rFonts w:ascii="Times New Roman" w:hAnsi="Times New Roman" w:cs="Times New Roman"/>
          <w:sz w:val="24"/>
          <w:szCs w:val="24"/>
        </w:rPr>
        <w:t>indicate</w:t>
      </w:r>
      <w:r w:rsidRPr="412D8FD9" w:rsidR="4D6B2962">
        <w:rPr>
          <w:rFonts w:ascii="Times New Roman" w:hAnsi="Times New Roman" w:cs="Times New Roman"/>
          <w:sz w:val="24"/>
          <w:szCs w:val="24"/>
        </w:rPr>
        <w:t xml:space="preserve"> complete mineralization or concentrations below </w:t>
      </w:r>
      <w:r w:rsidRPr="412D8FD9" w:rsidR="477F3120">
        <w:rPr>
          <w:rFonts w:ascii="Times New Roman" w:hAnsi="Times New Roman" w:cs="Times New Roman"/>
          <w:sz w:val="24"/>
          <w:szCs w:val="24"/>
        </w:rPr>
        <w:t xml:space="preserve">the </w:t>
      </w:r>
      <w:r w:rsidRPr="412D8FD9" w:rsidR="4D6B2962">
        <w:rPr>
          <w:rFonts w:ascii="Times New Roman" w:hAnsi="Times New Roman" w:cs="Times New Roman"/>
          <w:sz w:val="24"/>
          <w:szCs w:val="24"/>
        </w:rPr>
        <w:t>detection</w:t>
      </w:r>
      <w:r w:rsidRPr="412D8FD9" w:rsidR="08591F04">
        <w:rPr>
          <w:rFonts w:ascii="Times New Roman" w:hAnsi="Times New Roman" w:cs="Times New Roman"/>
          <w:sz w:val="24"/>
          <w:szCs w:val="24"/>
        </w:rPr>
        <w:t xml:space="preserve"> limit</w:t>
      </w:r>
      <w:r w:rsidRPr="412D8FD9" w:rsidR="4D6B2962">
        <w:rPr>
          <w:rFonts w:ascii="Times New Roman" w:hAnsi="Times New Roman" w:cs="Times New Roman"/>
          <w:sz w:val="24"/>
          <w:szCs w:val="24"/>
        </w:rPr>
        <w:t>.</w:t>
      </w:r>
    </w:p>
    <w:p w:rsidRPr="00EB3EB7" w:rsidR="00AD5D46" w:rsidP="00A63F7B" w:rsidRDefault="3F651FEE" w14:paraId="749BABF7" w14:textId="16295EA4">
      <w:pPr>
        <w:spacing w:after="0" w:line="480" w:lineRule="auto"/>
        <w:ind w:firstLine="720"/>
        <w:rPr>
          <w:rFonts w:ascii="Times New Roman" w:hAnsi="Times New Roman" w:cs="Times New Roman"/>
          <w:sz w:val="24"/>
          <w:szCs w:val="24"/>
        </w:rPr>
      </w:pPr>
      <w:r w:rsidRPr="1B3187FA">
        <w:rPr>
          <w:rFonts w:ascii="Times New Roman" w:hAnsi="Times New Roman" w:cs="Times New Roman"/>
          <w:sz w:val="24"/>
          <w:szCs w:val="24"/>
        </w:rPr>
        <w:t xml:space="preserve">For other TOrCs—gabapentin, diclofenac, gemfibrozil, triclosan, and 5-fluorouracil—biodegradation patterns differed from expectations based on prior work with </w:t>
      </w:r>
      <w:r w:rsidRPr="1B3187FA" w:rsidR="002F1129">
        <w:rPr>
          <w:rFonts w:ascii="Times New Roman" w:hAnsi="Times New Roman" w:cs="Times New Roman"/>
          <w:sz w:val="24"/>
          <w:szCs w:val="24"/>
        </w:rPr>
        <w:t>similar</w:t>
      </w:r>
      <w:r w:rsidRPr="1B3187FA">
        <w:rPr>
          <w:rFonts w:ascii="Times New Roman" w:hAnsi="Times New Roman" w:cs="Times New Roman"/>
          <w:sz w:val="24"/>
          <w:szCs w:val="24"/>
        </w:rPr>
        <w:t xml:space="preserve"> inocula</w:t>
      </w:r>
      <w:r w:rsidRPr="1B3187FA" w:rsidR="1FFEAE4F">
        <w:rPr>
          <w:rFonts w:ascii="Times New Roman" w:hAnsi="Times New Roman" w:cs="Times New Roman"/>
          <w:sz w:val="24"/>
          <w:szCs w:val="24"/>
          <w:vertAlign w:val="superscript"/>
        </w:rPr>
        <w:t>8</w:t>
      </w:r>
      <w:r w:rsidRPr="1B3187FA">
        <w:rPr>
          <w:rFonts w:ascii="Times New Roman" w:hAnsi="Times New Roman" w:cs="Times New Roman"/>
          <w:sz w:val="24"/>
          <w:szCs w:val="24"/>
          <w:vertAlign w:val="superscript"/>
        </w:rPr>
        <w:t>,34,39</w:t>
      </w:r>
      <w:r w:rsidRPr="1B3187FA">
        <w:rPr>
          <w:rFonts w:ascii="Times New Roman" w:hAnsi="Times New Roman" w:cs="Times New Roman"/>
          <w:sz w:val="24"/>
          <w:szCs w:val="24"/>
        </w:rPr>
        <w:t xml:space="preserve">. The absence of degradation for gabapentin and gemfibrozil, both previously degraded under similar media conditions, may reflect shifts in community composition or inhibitory effects </w:t>
      </w:r>
      <w:r w:rsidRPr="1B3187FA" w:rsidR="00117F54">
        <w:rPr>
          <w:rFonts w:ascii="Times New Roman" w:hAnsi="Times New Roman" w:cs="Times New Roman"/>
          <w:sz w:val="24"/>
          <w:szCs w:val="24"/>
        </w:rPr>
        <w:t xml:space="preserve">due to </w:t>
      </w:r>
      <w:r w:rsidRPr="1B3187FA">
        <w:rPr>
          <w:rFonts w:ascii="Times New Roman" w:hAnsi="Times New Roman" w:cs="Times New Roman"/>
          <w:sz w:val="24"/>
          <w:szCs w:val="24"/>
        </w:rPr>
        <w:t>the expanded 12-compound exposure panel</w:t>
      </w:r>
      <w:r w:rsidRPr="1B3187FA" w:rsidR="00117F54">
        <w:rPr>
          <w:rFonts w:ascii="Times New Roman" w:hAnsi="Times New Roman" w:cs="Times New Roman"/>
          <w:sz w:val="24"/>
          <w:szCs w:val="24"/>
        </w:rPr>
        <w:t>, compared to our previous studies</w:t>
      </w:r>
      <w:r w:rsidRPr="1B3187FA" w:rsidR="00FD01C6">
        <w:rPr>
          <w:rFonts w:ascii="Times New Roman" w:hAnsi="Times New Roman" w:cs="Times New Roman"/>
          <w:sz w:val="24"/>
          <w:szCs w:val="24"/>
        </w:rPr>
        <w:t>,</w:t>
      </w:r>
      <w:r w:rsidRPr="1B3187FA" w:rsidR="00117F54">
        <w:rPr>
          <w:rFonts w:ascii="Times New Roman" w:hAnsi="Times New Roman" w:cs="Times New Roman"/>
          <w:sz w:val="24"/>
          <w:szCs w:val="24"/>
        </w:rPr>
        <w:t xml:space="preserve"> which did not included </w:t>
      </w:r>
      <w:commentRangeStart w:id="440"/>
      <w:r w:rsidRPr="1B3187FA" w:rsidR="00117F54">
        <w:rPr>
          <w:rFonts w:ascii="Times New Roman" w:hAnsi="Times New Roman" w:cs="Times New Roman"/>
          <w:sz w:val="24"/>
          <w:szCs w:val="24"/>
        </w:rPr>
        <w:t>X, X and X</w:t>
      </w:r>
      <w:commentRangeEnd w:id="440"/>
      <w:r w:rsidRPr="1B3187FA">
        <w:rPr>
          <w:rStyle w:val="CommentReference"/>
          <w:rFonts w:ascii="Times New Roman" w:hAnsi="Times New Roman" w:cs="Times New Roman"/>
          <w:sz w:val="24"/>
          <w:szCs w:val="24"/>
        </w:rPr>
        <w:commentReference w:id="440"/>
      </w:r>
      <w:r w:rsidRPr="1B3187FA" w:rsidR="00117F54">
        <w:rPr>
          <w:rFonts w:ascii="Times New Roman" w:hAnsi="Times New Roman" w:cs="Times New Roman"/>
          <w:sz w:val="24"/>
          <w:szCs w:val="24"/>
        </w:rPr>
        <w:t>.</w:t>
      </w:r>
      <w:r w:rsidRPr="1B3187FA">
        <w:rPr>
          <w:rFonts w:ascii="Times New Roman" w:hAnsi="Times New Roman" w:cs="Times New Roman"/>
          <w:sz w:val="24"/>
          <w:szCs w:val="24"/>
        </w:rPr>
        <w:t xml:space="preserve"> For triclosan and 5-fluorouracil, degradation occurred without evidence of </w:t>
      </w:r>
      <w:r w:rsidRPr="1B3187FA" w:rsidR="3F8DDC38">
        <w:rPr>
          <w:rFonts w:ascii="Times New Roman" w:hAnsi="Times New Roman" w:cs="Times New Roman"/>
          <w:sz w:val="24"/>
          <w:szCs w:val="24"/>
        </w:rPr>
        <w:t>P450</w:t>
      </w:r>
      <w:r w:rsidRPr="1B3187FA">
        <w:rPr>
          <w:rFonts w:ascii="Times New Roman" w:hAnsi="Times New Roman" w:cs="Times New Roman"/>
          <w:sz w:val="24"/>
          <w:szCs w:val="24"/>
        </w:rPr>
        <w:t xml:space="preserve"> involvement, consistent with literature attributing these transformations to non-</w:t>
      </w:r>
      <w:r w:rsidRPr="1B3187FA" w:rsidR="3F8DDC38">
        <w:rPr>
          <w:rFonts w:ascii="Times New Roman" w:hAnsi="Times New Roman" w:cs="Times New Roman"/>
          <w:sz w:val="24"/>
          <w:szCs w:val="24"/>
        </w:rPr>
        <w:t>P450</w:t>
      </w:r>
      <w:r w:rsidRPr="1B3187FA">
        <w:rPr>
          <w:rFonts w:ascii="Times New Roman" w:hAnsi="Times New Roman" w:cs="Times New Roman"/>
          <w:sz w:val="24"/>
          <w:szCs w:val="24"/>
        </w:rPr>
        <w:t xml:space="preserve"> or </w:t>
      </w:r>
      <w:commentRangeStart w:id="441"/>
      <w:r w:rsidRPr="1B3187FA">
        <w:rPr>
          <w:rFonts w:ascii="Times New Roman" w:hAnsi="Times New Roman" w:cs="Times New Roman"/>
          <w:sz w:val="24"/>
          <w:szCs w:val="24"/>
        </w:rPr>
        <w:t xml:space="preserve">abiotic </w:t>
      </w:r>
      <w:r w:rsidRPr="1B3187FA" w:rsidR="663D89D5">
        <w:rPr>
          <w:rFonts w:ascii="Times New Roman" w:hAnsi="Times New Roman" w:cs="Times New Roman"/>
          <w:sz w:val="24"/>
          <w:szCs w:val="24"/>
        </w:rPr>
        <w:t>processes</w:t>
      </w:r>
      <w:commentRangeEnd w:id="441"/>
      <w:r w:rsidRPr="1B3187FA">
        <w:rPr>
          <w:rStyle w:val="CommentReference"/>
          <w:rFonts w:ascii="Times New Roman" w:hAnsi="Times New Roman" w:cs="Times New Roman"/>
          <w:sz w:val="24"/>
          <w:szCs w:val="24"/>
          <w:vertAlign w:val="superscript"/>
        </w:rPr>
        <w:commentReference w:id="441"/>
      </w:r>
      <w:r w:rsidRPr="1B3187FA" w:rsidR="4A007A56">
        <w:rPr>
          <w:rFonts w:ascii="Times New Roman" w:hAnsi="Times New Roman" w:cs="Times New Roman"/>
          <w:sz w:val="24"/>
          <w:szCs w:val="24"/>
          <w:vertAlign w:val="superscript"/>
        </w:rPr>
        <w:t>36-</w:t>
      </w:r>
      <w:r w:rsidRPr="1B3187FA">
        <w:rPr>
          <w:rFonts w:ascii="Times New Roman" w:hAnsi="Times New Roman" w:cs="Times New Roman"/>
          <w:sz w:val="24"/>
          <w:szCs w:val="24"/>
          <w:vertAlign w:val="superscript"/>
        </w:rPr>
        <w:t>38</w:t>
      </w:r>
      <w:r w:rsidRPr="1B3187FA" w:rsidR="663D89D5">
        <w:rPr>
          <w:rFonts w:ascii="Times New Roman" w:hAnsi="Times New Roman" w:cs="Times New Roman"/>
          <w:sz w:val="24"/>
          <w:szCs w:val="24"/>
        </w:rPr>
        <w:t>.</w:t>
      </w:r>
      <w:r w:rsidRPr="1B3187FA">
        <w:rPr>
          <w:rFonts w:ascii="Times New Roman" w:hAnsi="Times New Roman" w:cs="Times New Roman"/>
          <w:sz w:val="24"/>
          <w:szCs w:val="24"/>
        </w:rPr>
        <w:t xml:space="preserve"> Lack of intermediate metabolites in LC-MS/MS analyses likely stems from the low TOrC concentrations used and possible full </w:t>
      </w:r>
      <w:commentRangeStart w:id="442"/>
      <w:r w:rsidRPr="1B3187FA">
        <w:rPr>
          <w:rFonts w:ascii="Times New Roman" w:hAnsi="Times New Roman" w:cs="Times New Roman"/>
          <w:sz w:val="24"/>
          <w:szCs w:val="24"/>
        </w:rPr>
        <w:t>mineralization of degraded compounds</w:t>
      </w:r>
      <w:commentRangeEnd w:id="442"/>
      <w:r w:rsidRPr="1B3187FA">
        <w:rPr>
          <w:rStyle w:val="CommentReference"/>
          <w:rFonts w:ascii="Times New Roman" w:hAnsi="Times New Roman" w:cs="Times New Roman"/>
          <w:sz w:val="24"/>
          <w:szCs w:val="24"/>
        </w:rPr>
        <w:commentReference w:id="442"/>
      </w:r>
      <w:r w:rsidRPr="1B3187FA">
        <w:rPr>
          <w:rFonts w:ascii="Times New Roman" w:hAnsi="Times New Roman" w:cs="Times New Roman"/>
          <w:sz w:val="24"/>
          <w:szCs w:val="24"/>
        </w:rPr>
        <w:t xml:space="preserve">. Future work using higher TOrC loads and single-compound reactors could improve detection of intermediate products and validate predicted </w:t>
      </w:r>
      <w:r w:rsidRPr="1B3187FA">
        <w:rPr>
          <w:rFonts w:ascii="Times New Roman" w:hAnsi="Times New Roman" w:cs="Times New Roman"/>
          <w:sz w:val="24"/>
          <w:szCs w:val="24"/>
        </w:rPr>
        <w:t>pathways</w:t>
      </w:r>
      <w:r w:rsidRPr="1B3187FA" w:rsidR="005440D1">
        <w:rPr>
          <w:rFonts w:ascii="Times New Roman" w:hAnsi="Times New Roman" w:cs="Times New Roman"/>
          <w:sz w:val="24"/>
          <w:szCs w:val="24"/>
        </w:rPr>
        <w:t xml:space="preserve">; however, higher TOrC loads </w:t>
      </w:r>
      <w:r w:rsidRPr="1B3187FA" w:rsidR="00C22C1C">
        <w:rPr>
          <w:rFonts w:ascii="Times New Roman" w:hAnsi="Times New Roman" w:cs="Times New Roman"/>
          <w:sz w:val="24"/>
          <w:szCs w:val="24"/>
        </w:rPr>
        <w:t>have</w:t>
      </w:r>
      <w:r w:rsidRPr="1B3187FA" w:rsidR="005440D1">
        <w:rPr>
          <w:rFonts w:ascii="Times New Roman" w:hAnsi="Times New Roman" w:cs="Times New Roman"/>
          <w:sz w:val="24"/>
          <w:szCs w:val="24"/>
        </w:rPr>
        <w:t xml:space="preserve"> been shown in some cases to </w:t>
      </w:r>
      <w:r w:rsidRPr="1B3187FA" w:rsidR="00C22C1C">
        <w:rPr>
          <w:rFonts w:ascii="Times New Roman" w:hAnsi="Times New Roman" w:cs="Times New Roman"/>
          <w:sz w:val="24"/>
          <w:szCs w:val="24"/>
        </w:rPr>
        <w:t xml:space="preserve">impact microbiome structure and alter </w:t>
      </w:r>
      <w:commentRangeStart w:id="443"/>
      <w:r w:rsidRPr="1B3187FA" w:rsidR="00C22C1C">
        <w:rPr>
          <w:rFonts w:ascii="Times New Roman" w:hAnsi="Times New Roman" w:cs="Times New Roman"/>
          <w:sz w:val="24"/>
          <w:szCs w:val="24"/>
        </w:rPr>
        <w:t>results</w:t>
      </w:r>
      <w:commentRangeEnd w:id="443"/>
      <w:r w:rsidRPr="1B3187FA">
        <w:rPr>
          <w:rStyle w:val="CommentReference"/>
          <w:rFonts w:ascii="Times New Roman" w:hAnsi="Times New Roman" w:cs="Times New Roman"/>
          <w:sz w:val="24"/>
          <w:szCs w:val="24"/>
        </w:rPr>
        <w:commentReference w:id="443"/>
      </w:r>
      <w:r w:rsidRPr="1B3187FA" w:rsidR="00C22C1C">
        <w:rPr>
          <w:rFonts w:ascii="Times New Roman" w:hAnsi="Times New Roman" w:cs="Times New Roman"/>
          <w:sz w:val="24"/>
          <w:szCs w:val="24"/>
        </w:rPr>
        <w:t xml:space="preserve">. </w:t>
      </w:r>
    </w:p>
    <w:p w:rsidRPr="00EB3EB7" w:rsidR="00AD5D46" w:rsidP="27421BE2" w:rsidRDefault="16B0A24E" w14:paraId="7A992D4F" w14:textId="6745AB8A">
      <w:pPr>
        <w:spacing w:after="0" w:line="480" w:lineRule="auto"/>
        <w:ind w:firstLine="720"/>
        <w:rPr>
          <w:rFonts w:ascii="Times New Roman" w:hAnsi="Times New Roman" w:cs="Times New Roman"/>
          <w:sz w:val="24"/>
          <w:szCs w:val="24"/>
        </w:rPr>
      </w:pPr>
      <w:r w:rsidRPr="412D8FD9" w:rsidR="16B0A24E">
        <w:rPr>
          <w:rFonts w:ascii="Times New Roman" w:hAnsi="Times New Roman" w:cs="Times New Roman"/>
          <w:sz w:val="24"/>
          <w:szCs w:val="24"/>
        </w:rPr>
        <w:t>Our</w:t>
      </w:r>
      <w:r w:rsidRPr="412D8FD9" w:rsidR="2BD1D490">
        <w:rPr>
          <w:rFonts w:ascii="Times New Roman" w:hAnsi="Times New Roman" w:cs="Times New Roman"/>
          <w:sz w:val="24"/>
          <w:szCs w:val="24"/>
        </w:rPr>
        <w:t xml:space="preserve"> multi</w:t>
      </w:r>
      <w:r w:rsidRPr="412D8FD9" w:rsidR="33C8D87C">
        <w:rPr>
          <w:rFonts w:ascii="Times New Roman" w:hAnsi="Times New Roman" w:cs="Times New Roman"/>
          <w:sz w:val="24"/>
          <w:szCs w:val="24"/>
        </w:rPr>
        <w:t>-</w:t>
      </w:r>
      <w:r w:rsidRPr="412D8FD9" w:rsidR="2BD1D490">
        <w:rPr>
          <w:rFonts w:ascii="Times New Roman" w:hAnsi="Times New Roman" w:cs="Times New Roman"/>
          <w:sz w:val="24"/>
          <w:szCs w:val="24"/>
        </w:rPr>
        <w:t xml:space="preserve">omics </w:t>
      </w:r>
      <w:r w:rsidRPr="412D8FD9" w:rsidR="4E6829A9">
        <w:rPr>
          <w:rFonts w:ascii="Times New Roman" w:hAnsi="Times New Roman" w:cs="Times New Roman"/>
          <w:sz w:val="24"/>
          <w:szCs w:val="24"/>
        </w:rPr>
        <w:t xml:space="preserve">experimental </w:t>
      </w:r>
      <w:r w:rsidRPr="412D8FD9" w:rsidR="2BD1D490">
        <w:rPr>
          <w:rFonts w:ascii="Times New Roman" w:hAnsi="Times New Roman" w:cs="Times New Roman"/>
          <w:sz w:val="24"/>
          <w:szCs w:val="24"/>
        </w:rPr>
        <w:t>framework was intended to cross-validate FASt results. However, proteomic searches detected</w:t>
      </w:r>
      <w:r w:rsidRPr="412D8FD9" w:rsidR="2B67C1A1">
        <w:rPr>
          <w:rFonts w:ascii="Times New Roman" w:hAnsi="Times New Roman" w:cs="Times New Roman"/>
          <w:sz w:val="24"/>
          <w:szCs w:val="24"/>
        </w:rPr>
        <w:t xml:space="preserve"> 51 P450 proteins </w:t>
      </w:r>
      <w:r w:rsidRPr="412D8FD9" w:rsidR="2B67C1A1">
        <w:rPr>
          <w:rFonts w:ascii="Times New Roman" w:hAnsi="Times New Roman" w:cs="Times New Roman"/>
          <w:sz w:val="24"/>
          <w:szCs w:val="24"/>
        </w:rPr>
        <w:t>out of which</w:t>
      </w:r>
      <w:r w:rsidRPr="412D8FD9" w:rsidR="2BD1D490">
        <w:rPr>
          <w:rFonts w:ascii="Times New Roman" w:hAnsi="Times New Roman" w:cs="Times New Roman"/>
          <w:sz w:val="24"/>
          <w:szCs w:val="24"/>
        </w:rPr>
        <w:t xml:space="preserve"> only </w:t>
      </w:r>
      <w:r w:rsidRPr="412D8FD9" w:rsidR="314668AB">
        <w:rPr>
          <w:rFonts w:ascii="Times New Roman" w:hAnsi="Times New Roman" w:cs="Times New Roman"/>
          <w:sz w:val="24"/>
          <w:szCs w:val="24"/>
        </w:rPr>
        <w:t xml:space="preserve">six </w:t>
      </w:r>
      <w:r w:rsidRPr="412D8FD9" w:rsidR="21D6C905">
        <w:rPr>
          <w:rFonts w:ascii="Times New Roman" w:hAnsi="Times New Roman" w:cs="Times New Roman"/>
          <w:sz w:val="24"/>
          <w:szCs w:val="24"/>
        </w:rPr>
        <w:t xml:space="preserve">were </w:t>
      </w:r>
      <w:r w:rsidRPr="412D8FD9" w:rsidR="3CBD07F7">
        <w:rPr>
          <w:rFonts w:ascii="Times New Roman" w:hAnsi="Times New Roman" w:cs="Times New Roman"/>
          <w:sz w:val="24"/>
          <w:szCs w:val="24"/>
        </w:rPr>
        <w:t>highl</w:t>
      </w:r>
      <w:r w:rsidRPr="412D8FD9" w:rsidR="3CBD07F7">
        <w:rPr>
          <w:rFonts w:ascii="Times New Roman" w:hAnsi="Times New Roman" w:cs="Times New Roman"/>
          <w:sz w:val="24"/>
          <w:szCs w:val="24"/>
        </w:rPr>
        <w:t>y confident identified (≥2 unique peptides)</w:t>
      </w:r>
      <w:r w:rsidRPr="412D8FD9" w:rsidR="07AE38C2">
        <w:rPr>
          <w:rFonts w:ascii="Times New Roman" w:hAnsi="Times New Roman" w:cs="Times New Roman"/>
          <w:sz w:val="24"/>
          <w:szCs w:val="24"/>
        </w:rPr>
        <w:t xml:space="preserve"> </w:t>
      </w:r>
      <w:r w:rsidRPr="412D8FD9" w:rsidR="2BD1D490">
        <w:rPr>
          <w:rFonts w:ascii="Times New Roman" w:hAnsi="Times New Roman" w:cs="Times New Roman"/>
          <w:sz w:val="24"/>
          <w:szCs w:val="24"/>
        </w:rPr>
        <w:t xml:space="preserve">—mapped to </w:t>
      </w:r>
      <w:r w:rsidRPr="412D8FD9" w:rsidR="2BD1D490">
        <w:rPr>
          <w:rFonts w:ascii="Times New Roman" w:hAnsi="Times New Roman" w:cs="Times New Roman"/>
          <w:i w:val="1"/>
          <w:iCs w:val="1"/>
          <w:sz w:val="24"/>
          <w:szCs w:val="24"/>
        </w:rPr>
        <w:t>Caulobacter</w:t>
      </w:r>
      <w:r w:rsidRPr="412D8FD9" w:rsidR="2BD1D490">
        <w:rPr>
          <w:rFonts w:ascii="Times New Roman" w:hAnsi="Times New Roman" w:cs="Times New Roman"/>
          <w:sz w:val="24"/>
          <w:szCs w:val="24"/>
        </w:rPr>
        <w:t xml:space="preserve"> and </w:t>
      </w:r>
      <w:r w:rsidRPr="412D8FD9" w:rsidR="2BD1D490">
        <w:rPr>
          <w:rFonts w:ascii="Times New Roman" w:hAnsi="Times New Roman" w:cs="Times New Roman"/>
          <w:i w:val="1"/>
          <w:iCs w:val="1"/>
          <w:sz w:val="24"/>
          <w:szCs w:val="24"/>
        </w:rPr>
        <w:t>Bdellovibrio</w:t>
      </w:r>
      <w:r w:rsidRPr="412D8FD9" w:rsidR="2BD1D490">
        <w:rPr>
          <w:rFonts w:ascii="Times New Roman" w:hAnsi="Times New Roman" w:cs="Times New Roman"/>
          <w:sz w:val="24"/>
          <w:szCs w:val="24"/>
        </w:rPr>
        <w:t xml:space="preserve">—and none were </w:t>
      </w:r>
      <w:r w:rsidRPr="412D8FD9" w:rsidR="2351B773">
        <w:rPr>
          <w:rFonts w:ascii="Times New Roman" w:hAnsi="Times New Roman" w:cs="Times New Roman"/>
          <w:sz w:val="24"/>
          <w:szCs w:val="24"/>
        </w:rPr>
        <w:t>found to be</w:t>
      </w:r>
      <w:r w:rsidRPr="412D8FD9" w:rsidR="0CAD0C4C">
        <w:rPr>
          <w:rFonts w:ascii="Times New Roman" w:hAnsi="Times New Roman" w:cs="Times New Roman"/>
          <w:sz w:val="24"/>
          <w:szCs w:val="24"/>
        </w:rPr>
        <w:t xml:space="preserve"> </w:t>
      </w:r>
      <w:r w:rsidRPr="412D8FD9" w:rsidR="07787332">
        <w:rPr>
          <w:rFonts w:ascii="Times New Roman" w:hAnsi="Times New Roman" w:cs="Times New Roman"/>
          <w:sz w:val="24"/>
          <w:szCs w:val="24"/>
        </w:rPr>
        <w:t>related</w:t>
      </w:r>
      <w:r w:rsidRPr="412D8FD9" w:rsidR="2BD1D490">
        <w:rPr>
          <w:rFonts w:ascii="Times New Roman" w:hAnsi="Times New Roman" w:cs="Times New Roman"/>
          <w:sz w:val="24"/>
          <w:szCs w:val="24"/>
        </w:rPr>
        <w:t xml:space="preserve"> to </w:t>
      </w:r>
      <w:r w:rsidRPr="412D8FD9" w:rsidR="2BD1D490">
        <w:rPr>
          <w:rFonts w:ascii="Times New Roman" w:hAnsi="Times New Roman" w:cs="Times New Roman"/>
          <w:sz w:val="24"/>
          <w:szCs w:val="24"/>
        </w:rPr>
        <w:t>TOrC</w:t>
      </w:r>
      <w:r w:rsidRPr="412D8FD9" w:rsidR="2BD1D490">
        <w:rPr>
          <w:rFonts w:ascii="Times New Roman" w:hAnsi="Times New Roman" w:cs="Times New Roman"/>
          <w:sz w:val="24"/>
          <w:szCs w:val="24"/>
        </w:rPr>
        <w:t xml:space="preserve"> degradation. This outcome </w:t>
      </w:r>
      <w:r w:rsidRPr="412D8FD9" w:rsidR="2BD1D490">
        <w:rPr>
          <w:rFonts w:ascii="Times New Roman" w:hAnsi="Times New Roman" w:cs="Times New Roman"/>
          <w:sz w:val="24"/>
          <w:szCs w:val="24"/>
        </w:rPr>
        <w:t>likely reflects</w:t>
      </w:r>
      <w:r w:rsidRPr="412D8FD9" w:rsidR="2BD1D490">
        <w:rPr>
          <w:rFonts w:ascii="Times New Roman" w:hAnsi="Times New Roman" w:cs="Times New Roman"/>
          <w:sz w:val="24"/>
          <w:szCs w:val="24"/>
        </w:rPr>
        <w:t xml:space="preserve"> the inherent bias of proteomics toward abundant taxa </w:t>
      </w:r>
      <w:r w:rsidRPr="412D8FD9" w:rsidR="0AEC2987">
        <w:rPr>
          <w:rFonts w:ascii="Times New Roman" w:hAnsi="Times New Roman" w:cs="Times New Roman"/>
          <w:sz w:val="24"/>
          <w:szCs w:val="24"/>
        </w:rPr>
        <w:t xml:space="preserve">and highly expressed proteins. Additionally, </w:t>
      </w:r>
      <w:r w:rsidRPr="412D8FD9" w:rsidR="2BD1D490">
        <w:rPr>
          <w:rFonts w:ascii="Times New Roman" w:hAnsi="Times New Roman" w:cs="Times New Roman"/>
          <w:sz w:val="24"/>
          <w:szCs w:val="24"/>
        </w:rPr>
        <w:t xml:space="preserve">the </w:t>
      </w:r>
      <w:r w:rsidRPr="412D8FD9" w:rsidR="397EED6C">
        <w:rPr>
          <w:rFonts w:ascii="Times New Roman" w:hAnsi="Times New Roman" w:cs="Times New Roman"/>
          <w:sz w:val="24"/>
          <w:szCs w:val="24"/>
        </w:rPr>
        <w:t>presence</w:t>
      </w:r>
      <w:r w:rsidRPr="412D8FD9" w:rsidR="0082B954">
        <w:rPr>
          <w:rFonts w:ascii="Times New Roman" w:hAnsi="Times New Roman" w:cs="Times New Roman"/>
          <w:sz w:val="24"/>
          <w:szCs w:val="24"/>
        </w:rPr>
        <w:t xml:space="preserve"> </w:t>
      </w:r>
      <w:r w:rsidRPr="412D8FD9" w:rsidR="397EED6C">
        <w:rPr>
          <w:rFonts w:ascii="Times New Roman" w:hAnsi="Times New Roman" w:cs="Times New Roman"/>
          <w:sz w:val="24"/>
          <w:szCs w:val="24"/>
        </w:rPr>
        <w:t>of shared</w:t>
      </w:r>
      <w:r w:rsidRPr="412D8FD9" w:rsidR="2BD1D490">
        <w:rPr>
          <w:rFonts w:ascii="Times New Roman" w:hAnsi="Times New Roman" w:cs="Times New Roman"/>
          <w:sz w:val="24"/>
          <w:szCs w:val="24"/>
        </w:rPr>
        <w:t xml:space="preserve"> peptide sequences</w:t>
      </w:r>
      <w:ins w:author="Diaz,Gustavo" w:date="2026-03-16T20:29:00Z" w16du:dateUtc="2026-03-16T20:29:56Z" w:id="2116222511">
        <w:r w:rsidRPr="412D8FD9" w:rsidR="47C053F5">
          <w:rPr>
            <w:rFonts w:ascii="Times New Roman" w:hAnsi="Times New Roman" w:cs="Times New Roman"/>
            <w:sz w:val="24"/>
            <w:szCs w:val="24"/>
          </w:rPr>
          <w:t xml:space="preserve"> </w:t>
        </w:r>
      </w:ins>
      <w:del w:author="Diaz,Gustavo" w:date="2026-03-16T20:35:00Z" w16du:dateUtc="2026-03-16T20:35:44Z" w:id="1942390476">
        <w:r w:rsidRPr="412D8FD9" w:rsidDel="16DC34D3">
          <w:rPr>
            <w:rFonts w:ascii="Times New Roman" w:hAnsi="Times New Roman" w:cs="Times New Roman"/>
            <w:sz w:val="24"/>
            <w:szCs w:val="24"/>
          </w:rPr>
          <w:delText xml:space="preserve"> </w:delText>
        </w:r>
      </w:del>
      <w:r w:rsidRPr="412D8FD9" w:rsidR="23E9E82F">
        <w:rPr>
          <w:rFonts w:ascii="Times New Roman" w:hAnsi="Times New Roman" w:eastAsia="Times New Roman" w:cs="Times New Roman"/>
          <w:sz w:val="24"/>
          <w:szCs w:val="24"/>
        </w:rPr>
        <w:t xml:space="preserve">among homologous proteins across </w:t>
      </w:r>
      <w:r w:rsidRPr="412D8FD9" w:rsidR="23E9E82F">
        <w:rPr>
          <w:rFonts w:ascii="Times New Roman" w:hAnsi="Times New Roman" w:eastAsia="Times New Roman" w:cs="Times New Roman"/>
          <w:sz w:val="24"/>
          <w:szCs w:val="24"/>
        </w:rPr>
        <w:t>organisms</w:t>
      </w:r>
      <w:del w:author="Janiszewski,Lara" w:date="2026-04-22T22:15:34.075Z" w16du:dateUtc="2026-04-22T22:15:34.075Z" w:id="1830062281">
        <w:r w:rsidRPr="412D8FD9" w:rsidDel="4AE9907D">
          <w:rPr>
            <w:rFonts w:ascii="Times New Roman" w:hAnsi="Times New Roman" w:cs="Times New Roman"/>
            <w:sz w:val="24"/>
            <w:szCs w:val="24"/>
          </w:rPr>
          <w:delText xml:space="preserve"> </w:delText>
        </w:r>
      </w:del>
      <w:r w:rsidRPr="412D8FD9" w:rsidR="2BD1D490">
        <w:rPr>
          <w:rFonts w:ascii="Times New Roman" w:hAnsi="Times New Roman" w:cs="Times New Roman"/>
          <w:sz w:val="24"/>
          <w:szCs w:val="24"/>
        </w:rPr>
        <w:t xml:space="preserve"> limit</w:t>
      </w:r>
      <w:r w:rsidRPr="412D8FD9" w:rsidR="2BD1D490">
        <w:rPr>
          <w:rFonts w:ascii="Times New Roman" w:hAnsi="Times New Roman" w:cs="Times New Roman"/>
          <w:sz w:val="24"/>
          <w:szCs w:val="24"/>
        </w:rPr>
        <w:t xml:space="preserve"> taxonomic specificity</w:t>
      </w:r>
      <w:r w:rsidRPr="412D8FD9" w:rsidR="26989DE2">
        <w:rPr>
          <w:rFonts w:ascii="Times New Roman" w:hAnsi="Times New Roman" w:cs="Times New Roman"/>
          <w:sz w:val="24"/>
          <w:szCs w:val="24"/>
        </w:rPr>
        <w:t>; however, unique peptides may still allow discrimination at the genus or species level</w:t>
      </w:r>
      <w:r w:rsidRPr="412D8FD9" w:rsidR="26989DE2">
        <w:rPr>
          <w:rFonts w:ascii="Times New Roman" w:hAnsi="Times New Roman" w:cs="Times New Roman"/>
          <w:sz w:val="24"/>
          <w:szCs w:val="24"/>
        </w:rPr>
        <w:t xml:space="preserve">. </w:t>
      </w:r>
      <w:r w:rsidRPr="412D8FD9" w:rsidR="2BD1D490">
        <w:rPr>
          <w:rFonts w:ascii="Times New Roman" w:hAnsi="Times New Roman" w:cs="Times New Roman"/>
          <w:sz w:val="24"/>
          <w:szCs w:val="24"/>
        </w:rPr>
        <w:t xml:space="preserve"> </w:t>
      </w:r>
      <w:r w:rsidRPr="412D8FD9" w:rsidR="2BD1D490">
        <w:rPr>
          <w:rFonts w:ascii="Times New Roman" w:hAnsi="Times New Roman" w:cs="Times New Roman"/>
          <w:sz w:val="24"/>
          <w:szCs w:val="24"/>
        </w:rPr>
        <w:t xml:space="preserve">In contrast, </w:t>
      </w:r>
      <w:r w:rsidRPr="412D8FD9" w:rsidR="2BD1D490">
        <w:rPr>
          <w:rFonts w:ascii="Times New Roman" w:hAnsi="Times New Roman" w:cs="Times New Roman"/>
          <w:sz w:val="24"/>
          <w:szCs w:val="24"/>
        </w:rPr>
        <w:t>FASt</w:t>
      </w:r>
      <w:r w:rsidRPr="412D8FD9" w:rsidR="2BD1D490">
        <w:rPr>
          <w:rFonts w:ascii="Times New Roman" w:hAnsi="Times New Roman" w:cs="Times New Roman"/>
          <w:sz w:val="24"/>
          <w:szCs w:val="24"/>
        </w:rPr>
        <w:t xml:space="preserve"> captures longer amplicons (~175 bp), offering greater phylogenetic resolution and sensitivity to rare but functionally important genes. Metabolomics provided complementary evidence for enzymatic activity (e.g., atenolol acid formation) but was limited by </w:t>
      </w:r>
      <w:r w:rsidRPr="412D8FD9" w:rsidR="238A63A1">
        <w:rPr>
          <w:rFonts w:ascii="Times New Roman" w:hAnsi="Times New Roman" w:cs="Times New Roman"/>
          <w:sz w:val="24"/>
          <w:szCs w:val="24"/>
        </w:rPr>
        <w:t xml:space="preserve">the complex and overlapping metabolite landscape produced </w:t>
      </w:r>
      <w:r w:rsidRPr="412D8FD9" w:rsidR="2C951D29">
        <w:rPr>
          <w:rFonts w:ascii="Times New Roman" w:hAnsi="Times New Roman" w:cs="Times New Roman"/>
          <w:sz w:val="24"/>
          <w:szCs w:val="24"/>
        </w:rPr>
        <w:t xml:space="preserve">when multiple compounds are degraded together. Other </w:t>
      </w:r>
      <w:r w:rsidRPr="412D8FD9" w:rsidR="10E93FE5">
        <w:rPr>
          <w:rFonts w:ascii="Times New Roman" w:hAnsi="Times New Roman" w:cs="Times New Roman"/>
          <w:sz w:val="24"/>
          <w:szCs w:val="24"/>
        </w:rPr>
        <w:t xml:space="preserve">factors that may have affected metabolite detection include </w:t>
      </w:r>
      <w:r w:rsidRPr="412D8FD9" w:rsidR="2BD1D490">
        <w:rPr>
          <w:rFonts w:ascii="Times New Roman" w:hAnsi="Times New Roman" w:cs="Times New Roman"/>
          <w:sz w:val="24"/>
          <w:szCs w:val="24"/>
        </w:rPr>
        <w:t>compound polarity</w:t>
      </w:r>
      <w:r w:rsidRPr="412D8FD9" w:rsidR="6D4D3D7D">
        <w:rPr>
          <w:rFonts w:ascii="Times New Roman" w:hAnsi="Times New Roman" w:cs="Times New Roman"/>
          <w:sz w:val="24"/>
          <w:szCs w:val="24"/>
        </w:rPr>
        <w:t xml:space="preserve"> and</w:t>
      </w:r>
      <w:r w:rsidRPr="412D8FD9" w:rsidR="2BD1D490">
        <w:rPr>
          <w:rFonts w:ascii="Times New Roman" w:hAnsi="Times New Roman" w:cs="Times New Roman"/>
          <w:sz w:val="24"/>
          <w:szCs w:val="24"/>
        </w:rPr>
        <w:t xml:space="preserve"> low concentration thresholds</w:t>
      </w:r>
      <w:r w:rsidRPr="412D8FD9" w:rsidR="71A30545">
        <w:rPr>
          <w:rFonts w:ascii="Times New Roman" w:hAnsi="Times New Roman" w:cs="Times New Roman"/>
          <w:sz w:val="24"/>
          <w:szCs w:val="24"/>
        </w:rPr>
        <w:t>.</w:t>
      </w:r>
      <w:r w:rsidRPr="412D8FD9" w:rsidR="56967831">
        <w:rPr>
          <w:rFonts w:ascii="Times New Roman" w:hAnsi="Times New Roman" w:cs="Times New Roman"/>
          <w:sz w:val="24"/>
          <w:szCs w:val="24"/>
        </w:rPr>
        <w:t xml:space="preserve"> However, </w:t>
      </w:r>
      <w:r w:rsidRPr="412D8FD9" w:rsidR="525CC2F1">
        <w:rPr>
          <w:rFonts w:ascii="Times New Roman" w:hAnsi="Times New Roman" w:cs="Times New Roman"/>
          <w:sz w:val="24"/>
          <w:szCs w:val="24"/>
        </w:rPr>
        <w:t xml:space="preserve">it should be noted that our </w:t>
      </w:r>
      <w:commentRangeStart w:id="467"/>
      <w:r w:rsidRPr="412D8FD9" w:rsidR="525CC2F1">
        <w:rPr>
          <w:rFonts w:ascii="Times New Roman" w:hAnsi="Times New Roman" w:cs="Times New Roman"/>
          <w:sz w:val="24"/>
          <w:szCs w:val="24"/>
        </w:rPr>
        <w:t>data</w:t>
      </w:r>
      <w:commentRangeEnd w:id="467"/>
      <w:r>
        <w:rPr>
          <w:rStyle w:val="CommentReference"/>
        </w:rPr>
        <w:commentReference w:id="467"/>
      </w:r>
      <w:r w:rsidRPr="412D8FD9" w:rsidR="525CC2F1">
        <w:rPr>
          <w:rFonts w:ascii="Times New Roman" w:hAnsi="Times New Roman" w:cs="Times New Roman"/>
          <w:sz w:val="24"/>
          <w:szCs w:val="24"/>
        </w:rPr>
        <w:t xml:space="preserve"> may provide evidence of complete </w:t>
      </w:r>
      <w:r w:rsidRPr="412D8FD9" w:rsidR="7AA188E3">
        <w:rPr>
          <w:rFonts w:ascii="Times New Roman" w:hAnsi="Times New Roman" w:cs="Times New Roman"/>
          <w:sz w:val="24"/>
          <w:szCs w:val="24"/>
        </w:rPr>
        <w:t>TOrC</w:t>
      </w:r>
      <w:r w:rsidRPr="412D8FD9" w:rsidR="7AA188E3">
        <w:rPr>
          <w:rFonts w:ascii="Times New Roman" w:hAnsi="Times New Roman" w:cs="Times New Roman"/>
          <w:sz w:val="24"/>
          <w:szCs w:val="24"/>
        </w:rPr>
        <w:t xml:space="preserve"> </w:t>
      </w:r>
      <w:r w:rsidRPr="412D8FD9" w:rsidR="525CC2F1">
        <w:rPr>
          <w:rFonts w:ascii="Times New Roman" w:hAnsi="Times New Roman" w:cs="Times New Roman"/>
          <w:sz w:val="24"/>
          <w:szCs w:val="24"/>
        </w:rPr>
        <w:t>mineralization</w:t>
      </w:r>
      <w:r w:rsidRPr="412D8FD9" w:rsidR="2AF5AC15">
        <w:rPr>
          <w:rFonts w:ascii="Times New Roman" w:hAnsi="Times New Roman" w:cs="Times New Roman"/>
          <w:sz w:val="24"/>
          <w:szCs w:val="24"/>
        </w:rPr>
        <w:t>, with metabolites decreasing to</w:t>
      </w:r>
      <w:r w:rsidRPr="412D8FD9" w:rsidR="5E6B37F6">
        <w:rPr>
          <w:rFonts w:ascii="Times New Roman" w:hAnsi="Times New Roman" w:cs="Times New Roman"/>
          <w:sz w:val="24"/>
          <w:szCs w:val="24"/>
        </w:rPr>
        <w:t xml:space="preserve"> undetectable levels. </w:t>
      </w:r>
    </w:p>
    <w:p w:rsidR="00AD5D46" w:rsidP="00AA0F04" w:rsidRDefault="3F651FEE" w14:paraId="623F9290" w14:textId="0ED406D5">
      <w:pPr>
        <w:spacing w:after="0" w:line="480" w:lineRule="auto"/>
        <w:ind w:firstLine="720"/>
        <w:rPr>
          <w:rFonts w:ascii="Times New Roman" w:hAnsi="Times New Roman" w:cs="Times New Roman"/>
          <w:sz w:val="24"/>
          <w:szCs w:val="24"/>
        </w:rPr>
      </w:pPr>
      <w:r w:rsidRPr="1B3187FA">
        <w:rPr>
          <w:rFonts w:ascii="Times New Roman" w:hAnsi="Times New Roman" w:cs="Times New Roman"/>
          <w:sz w:val="24"/>
          <w:szCs w:val="24"/>
        </w:rPr>
        <w:t xml:space="preserve">Overall, these comparisons suggest that targeted functional gene sequencing can detect </w:t>
      </w:r>
      <w:r w:rsidRPr="1B3187FA" w:rsidR="30A45CA5">
        <w:rPr>
          <w:rFonts w:ascii="Times New Roman" w:hAnsi="Times New Roman" w:cs="Times New Roman"/>
          <w:sz w:val="24"/>
          <w:szCs w:val="24"/>
        </w:rPr>
        <w:t>enzymatic</w:t>
      </w:r>
      <w:r w:rsidRPr="1B3187FA" w:rsidR="4B2C579A">
        <w:rPr>
          <w:rFonts w:ascii="Times New Roman" w:hAnsi="Times New Roman" w:cs="Times New Roman"/>
          <w:sz w:val="24"/>
          <w:szCs w:val="24"/>
        </w:rPr>
        <w:t xml:space="preserve"> </w:t>
      </w:r>
      <w:r w:rsidRPr="1B3187FA">
        <w:rPr>
          <w:rFonts w:ascii="Times New Roman" w:hAnsi="Times New Roman" w:cs="Times New Roman"/>
          <w:sz w:val="24"/>
          <w:szCs w:val="24"/>
        </w:rPr>
        <w:t xml:space="preserve">potential in </w:t>
      </w:r>
      <w:commentRangeStart w:id="468"/>
      <w:r w:rsidRPr="1B3187FA">
        <w:rPr>
          <w:rFonts w:ascii="Times New Roman" w:hAnsi="Times New Roman" w:cs="Times New Roman"/>
          <w:sz w:val="24"/>
          <w:szCs w:val="24"/>
        </w:rPr>
        <w:t>low-biomass</w:t>
      </w:r>
      <w:commentRangeEnd w:id="468"/>
      <w:r w:rsidRPr="1B3187FA">
        <w:rPr>
          <w:rStyle w:val="CommentReference"/>
          <w:rFonts w:ascii="Times New Roman" w:hAnsi="Times New Roman" w:cs="Times New Roman"/>
          <w:sz w:val="24"/>
          <w:szCs w:val="24"/>
        </w:rPr>
        <w:commentReference w:id="468"/>
      </w:r>
      <w:r w:rsidRPr="1B3187FA">
        <w:rPr>
          <w:rFonts w:ascii="Times New Roman" w:hAnsi="Times New Roman" w:cs="Times New Roman"/>
          <w:sz w:val="24"/>
          <w:szCs w:val="24"/>
        </w:rPr>
        <w:t xml:space="preserve">, </w:t>
      </w:r>
      <w:commentRangeStart w:id="469"/>
      <w:commentRangeStart w:id="470"/>
      <w:r w:rsidRPr="1B3187FA">
        <w:rPr>
          <w:rFonts w:ascii="Times New Roman" w:hAnsi="Times New Roman" w:cs="Times New Roman"/>
          <w:sz w:val="24"/>
          <w:szCs w:val="24"/>
        </w:rPr>
        <w:t>complex communities where proteomic</w:t>
      </w:r>
      <w:r w:rsidRPr="1B3187FA" w:rsidR="002616C5">
        <w:rPr>
          <w:rFonts w:ascii="Times New Roman" w:hAnsi="Times New Roman" w:cs="Times New Roman"/>
          <w:sz w:val="24"/>
          <w:szCs w:val="24"/>
        </w:rPr>
        <w:t xml:space="preserve"> and metabolomic</w:t>
      </w:r>
      <w:r w:rsidRPr="1B3187FA">
        <w:rPr>
          <w:rFonts w:ascii="Times New Roman" w:hAnsi="Times New Roman" w:cs="Times New Roman"/>
          <w:sz w:val="24"/>
          <w:szCs w:val="24"/>
        </w:rPr>
        <w:t xml:space="preserve"> </w:t>
      </w:r>
      <w:r w:rsidRPr="1B3187FA" w:rsidR="3D938E0D">
        <w:rPr>
          <w:rFonts w:ascii="Times New Roman" w:hAnsi="Times New Roman" w:cs="Times New Roman"/>
          <w:sz w:val="24"/>
          <w:szCs w:val="24"/>
        </w:rPr>
        <w:t>methods</w:t>
      </w:r>
      <w:r w:rsidRPr="1B3187FA">
        <w:rPr>
          <w:rFonts w:ascii="Times New Roman" w:hAnsi="Times New Roman" w:cs="Times New Roman"/>
          <w:sz w:val="24"/>
          <w:szCs w:val="24"/>
        </w:rPr>
        <w:t xml:space="preserve"> </w:t>
      </w:r>
      <w:r w:rsidRPr="1B3187FA" w:rsidR="00985447">
        <w:rPr>
          <w:rFonts w:ascii="Times New Roman" w:hAnsi="Times New Roman" w:cs="Times New Roman"/>
          <w:sz w:val="24"/>
          <w:szCs w:val="24"/>
        </w:rPr>
        <w:t>are unable</w:t>
      </w:r>
      <w:r w:rsidRPr="1B3187FA" w:rsidR="567B75EB">
        <w:rPr>
          <w:rFonts w:ascii="Times New Roman" w:hAnsi="Times New Roman" w:cs="Times New Roman"/>
          <w:sz w:val="24"/>
          <w:szCs w:val="24"/>
        </w:rPr>
        <w:t xml:space="preserve"> to </w:t>
      </w:r>
      <w:r w:rsidRPr="1B3187FA" w:rsidR="737D9FC2">
        <w:rPr>
          <w:rFonts w:ascii="Times New Roman" w:hAnsi="Times New Roman" w:cs="Times New Roman"/>
          <w:sz w:val="24"/>
          <w:szCs w:val="24"/>
        </w:rPr>
        <w:t>do so</w:t>
      </w:r>
      <w:commentRangeEnd w:id="469"/>
      <w:r w:rsidRPr="1B3187FA">
        <w:rPr>
          <w:rStyle w:val="CommentReference"/>
          <w:rFonts w:ascii="Times New Roman" w:hAnsi="Times New Roman" w:cs="Times New Roman"/>
          <w:sz w:val="24"/>
          <w:szCs w:val="24"/>
        </w:rPr>
        <w:commentReference w:id="469"/>
      </w:r>
      <w:commentRangeEnd w:id="470"/>
      <w:r>
        <w:rPr>
          <w:rStyle w:val="CommentReference"/>
        </w:rPr>
        <w:commentReference w:id="470"/>
      </w:r>
      <w:r w:rsidRPr="1B3187FA" w:rsidR="737D9FC2">
        <w:rPr>
          <w:rFonts w:ascii="Times New Roman" w:hAnsi="Times New Roman" w:cs="Times New Roman"/>
          <w:sz w:val="24"/>
          <w:szCs w:val="24"/>
        </w:rPr>
        <w:t>.</w:t>
      </w:r>
      <w:r w:rsidRPr="1B3187FA">
        <w:rPr>
          <w:rFonts w:ascii="Times New Roman" w:hAnsi="Times New Roman" w:cs="Times New Roman"/>
          <w:sz w:val="24"/>
          <w:szCs w:val="24"/>
        </w:rPr>
        <w:t xml:space="preserve"> Future </w:t>
      </w:r>
      <w:r w:rsidRPr="1B3187FA" w:rsidR="00D74043">
        <w:rPr>
          <w:rFonts w:ascii="Times New Roman" w:hAnsi="Times New Roman" w:cs="Times New Roman"/>
          <w:sz w:val="24"/>
          <w:szCs w:val="24"/>
        </w:rPr>
        <w:t xml:space="preserve">work </w:t>
      </w:r>
      <w:r w:rsidRPr="1B3187FA">
        <w:rPr>
          <w:rFonts w:ascii="Times New Roman" w:hAnsi="Times New Roman" w:cs="Times New Roman"/>
          <w:sz w:val="24"/>
          <w:szCs w:val="24"/>
        </w:rPr>
        <w:t xml:space="preserve">should integrate targeted transcriptomics and metabolomics to verify </w:t>
      </w:r>
      <w:r w:rsidRPr="1B3187FA" w:rsidR="003B73AE">
        <w:rPr>
          <w:rFonts w:ascii="Times New Roman" w:hAnsi="Times New Roman" w:cs="Times New Roman"/>
          <w:sz w:val="24"/>
          <w:szCs w:val="24"/>
        </w:rPr>
        <w:t xml:space="preserve">specific </w:t>
      </w:r>
      <w:r w:rsidRPr="1B3187FA">
        <w:rPr>
          <w:rFonts w:ascii="Times New Roman" w:hAnsi="Times New Roman" w:cs="Times New Roman"/>
          <w:sz w:val="24"/>
          <w:szCs w:val="24"/>
        </w:rPr>
        <w:t>gene–function relationships</w:t>
      </w:r>
      <w:r w:rsidRPr="1B3187FA" w:rsidR="0FA4581F">
        <w:rPr>
          <w:rFonts w:ascii="Times New Roman" w:hAnsi="Times New Roman" w:cs="Times New Roman"/>
          <w:sz w:val="24"/>
          <w:szCs w:val="24"/>
        </w:rPr>
        <w:t xml:space="preserve">. </w:t>
      </w:r>
      <w:r w:rsidRPr="1B3187FA" w:rsidR="00985447">
        <w:rPr>
          <w:rFonts w:ascii="Times New Roman" w:hAnsi="Times New Roman" w:cs="Times New Roman"/>
          <w:sz w:val="24"/>
          <w:szCs w:val="24"/>
        </w:rPr>
        <w:t>Additionally, FASt</w:t>
      </w:r>
      <w:r w:rsidRPr="1B3187FA">
        <w:rPr>
          <w:rFonts w:ascii="Times New Roman" w:hAnsi="Times New Roman" w:cs="Times New Roman"/>
          <w:sz w:val="24"/>
          <w:szCs w:val="24"/>
        </w:rPr>
        <w:t xml:space="preserve"> performance </w:t>
      </w:r>
      <w:r w:rsidRPr="1B3187FA" w:rsidR="6924E60A">
        <w:rPr>
          <w:rFonts w:ascii="Times New Roman" w:hAnsi="Times New Roman" w:cs="Times New Roman"/>
          <w:sz w:val="24"/>
          <w:szCs w:val="24"/>
        </w:rPr>
        <w:t>should be assessed with</w:t>
      </w:r>
      <w:r w:rsidRPr="1B3187FA" w:rsidR="003A4BF3">
        <w:rPr>
          <w:rFonts w:ascii="Times New Roman" w:hAnsi="Times New Roman" w:cs="Times New Roman"/>
          <w:sz w:val="24"/>
          <w:szCs w:val="24"/>
        </w:rPr>
        <w:t xml:space="preserve"> a broader range of</w:t>
      </w:r>
      <w:r w:rsidRPr="1B3187FA">
        <w:rPr>
          <w:rFonts w:ascii="Times New Roman" w:hAnsi="Times New Roman" w:cs="Times New Roman"/>
          <w:sz w:val="24"/>
          <w:szCs w:val="24"/>
        </w:rPr>
        <w:t xml:space="preserve"> wastewater</w:t>
      </w:r>
      <w:r w:rsidRPr="1B3187FA" w:rsidR="003B73AE">
        <w:rPr>
          <w:rFonts w:ascii="Times New Roman" w:hAnsi="Times New Roman" w:cs="Times New Roman"/>
          <w:sz w:val="24"/>
          <w:szCs w:val="24"/>
        </w:rPr>
        <w:t>-relevant</w:t>
      </w:r>
      <w:r w:rsidRPr="1B3187FA">
        <w:rPr>
          <w:rFonts w:ascii="Times New Roman" w:hAnsi="Times New Roman" w:cs="Times New Roman"/>
          <w:sz w:val="24"/>
          <w:szCs w:val="24"/>
        </w:rPr>
        <w:t xml:space="preserve"> inocula</w:t>
      </w:r>
      <w:r w:rsidRPr="1B3187FA" w:rsidR="003B73AE">
        <w:rPr>
          <w:rFonts w:ascii="Times New Roman" w:hAnsi="Times New Roman" w:cs="Times New Roman"/>
          <w:sz w:val="24"/>
          <w:szCs w:val="24"/>
        </w:rPr>
        <w:t>.</w:t>
      </w:r>
    </w:p>
    <w:p w:rsidRPr="00EB3EB7" w:rsidR="001D2998" w:rsidP="00AA0F04" w:rsidRDefault="001D2998" w14:paraId="0A84F68A" w14:textId="77777777">
      <w:pPr>
        <w:spacing w:after="0" w:line="480" w:lineRule="auto"/>
        <w:ind w:firstLine="720"/>
        <w:rPr>
          <w:rFonts w:ascii="Times New Roman" w:hAnsi="Times New Roman" w:cs="Times New Roman"/>
          <w:sz w:val="24"/>
          <w:szCs w:val="24"/>
        </w:rPr>
      </w:pPr>
    </w:p>
    <w:p w:rsidRPr="00EB3EB7" w:rsidR="00AD5D46" w:rsidP="00AA0F04" w:rsidRDefault="3F651FEE" w14:paraId="3BE67E99" w14:textId="77777777">
      <w:pPr>
        <w:spacing w:after="0" w:line="480" w:lineRule="auto"/>
        <w:rPr>
          <w:rFonts w:ascii="Times New Roman" w:hAnsi="Times New Roman" w:cs="Times New Roman"/>
          <w:b/>
          <w:bCs/>
          <w:sz w:val="24"/>
          <w:szCs w:val="24"/>
        </w:rPr>
      </w:pPr>
      <w:r w:rsidRPr="00EB3EB7">
        <w:rPr>
          <w:rFonts w:ascii="Times New Roman" w:hAnsi="Times New Roman" w:cs="Times New Roman"/>
          <w:b/>
          <w:bCs/>
          <w:sz w:val="24"/>
          <w:szCs w:val="24"/>
        </w:rPr>
        <w:t>Conclusions</w:t>
      </w:r>
    </w:p>
    <w:p w:rsidRPr="00EB3EB7" w:rsidR="00AD5D46" w:rsidP="00AA0F04" w:rsidRDefault="4D6B2962" w14:paraId="149376B9" w14:textId="084A8744">
      <w:pPr>
        <w:spacing w:after="0" w:line="480" w:lineRule="auto"/>
        <w:rPr>
          <w:rFonts w:ascii="Times New Roman" w:hAnsi="Times New Roman" w:cs="Times New Roman"/>
          <w:sz w:val="24"/>
          <w:szCs w:val="24"/>
        </w:rPr>
      </w:pPr>
      <w:r w:rsidRPr="412D8FD9" w:rsidR="4D6B2962">
        <w:rPr>
          <w:rFonts w:ascii="Times New Roman" w:hAnsi="Times New Roman" w:cs="Times New Roman"/>
          <w:sz w:val="24"/>
          <w:szCs w:val="24"/>
        </w:rPr>
        <w:t xml:space="preserve">This work </w:t>
      </w:r>
      <w:r w:rsidRPr="412D8FD9" w:rsidR="4D6B2962">
        <w:rPr>
          <w:rFonts w:ascii="Times New Roman" w:hAnsi="Times New Roman" w:cs="Times New Roman"/>
          <w:sz w:val="24"/>
          <w:szCs w:val="24"/>
        </w:rPr>
        <w:t>establishes</w:t>
      </w:r>
      <w:r w:rsidRPr="412D8FD9" w:rsidR="09BB999C">
        <w:rPr>
          <w:rFonts w:ascii="Times New Roman" w:hAnsi="Times New Roman" w:cs="Times New Roman"/>
          <w:sz w:val="24"/>
          <w:szCs w:val="24"/>
        </w:rPr>
        <w:t xml:space="preserve"> a proof-of-concept for</w:t>
      </w:r>
      <w:r w:rsidRPr="412D8FD9" w:rsidR="4D6B2962">
        <w:rPr>
          <w:rFonts w:ascii="Times New Roman" w:hAnsi="Times New Roman" w:cs="Times New Roman"/>
          <w:sz w:val="24"/>
          <w:szCs w:val="24"/>
        </w:rPr>
        <w:t xml:space="preserve"> </w:t>
      </w:r>
      <w:r w:rsidRPr="412D8FD9" w:rsidR="4D6B2962">
        <w:rPr>
          <w:rFonts w:ascii="Times New Roman" w:hAnsi="Times New Roman" w:cs="Times New Roman"/>
          <w:sz w:val="24"/>
          <w:szCs w:val="24"/>
        </w:rPr>
        <w:t>FASt</w:t>
      </w:r>
      <w:r w:rsidRPr="412D8FD9" w:rsidR="4D6B2962">
        <w:rPr>
          <w:rFonts w:ascii="Times New Roman" w:hAnsi="Times New Roman" w:cs="Times New Roman"/>
          <w:sz w:val="24"/>
          <w:szCs w:val="24"/>
        </w:rPr>
        <w:t xml:space="preserve"> as </w:t>
      </w:r>
      <w:r w:rsidRPr="412D8FD9" w:rsidR="09BB999C">
        <w:rPr>
          <w:rFonts w:ascii="Times New Roman" w:hAnsi="Times New Roman" w:cs="Times New Roman"/>
          <w:sz w:val="24"/>
          <w:szCs w:val="24"/>
        </w:rPr>
        <w:t xml:space="preserve">a </w:t>
      </w:r>
      <w:r w:rsidRPr="412D8FD9" w:rsidR="4D6B2962">
        <w:rPr>
          <w:rFonts w:ascii="Times New Roman" w:hAnsi="Times New Roman" w:cs="Times New Roman"/>
          <w:sz w:val="24"/>
          <w:szCs w:val="24"/>
        </w:rPr>
        <w:t xml:space="preserve">tool for targeted sequencing of functional genes in environmental microbiomes. </w:t>
      </w:r>
      <w:r w:rsidRPr="412D8FD9" w:rsidR="716A04C3">
        <w:rPr>
          <w:rFonts w:ascii="Times New Roman" w:hAnsi="Times New Roman" w:cs="Times New Roman"/>
          <w:sz w:val="24"/>
          <w:szCs w:val="24"/>
        </w:rPr>
        <w:t>With this method</w:t>
      </w:r>
      <w:ins w:author="Koslovsky,Matt" w:date="2026-02-27T21:03:00Z" w16du:dateUtc="2026-02-27T21:03:59Z" w:id="1911405056">
        <w:r w:rsidRPr="412D8FD9" w:rsidR="302AA712">
          <w:rPr>
            <w:rFonts w:ascii="Times New Roman" w:hAnsi="Times New Roman" w:cs="Times New Roman"/>
            <w:sz w:val="24"/>
            <w:szCs w:val="24"/>
          </w:rPr>
          <w:t xml:space="preserve">, </w:t>
        </w:r>
      </w:ins>
      <w:del w:author="Koslovsky,Matt" w:date="2026-02-27T21:03:00Z" w16du:dateUtc="2026-02-27T21:03:59Z" w:id="1372761586">
        <w:r w:rsidRPr="412D8FD9" w:rsidDel="436F2033">
          <w:rPr>
            <w:rFonts w:ascii="Times New Roman" w:hAnsi="Times New Roman" w:cs="Times New Roman"/>
            <w:sz w:val="24"/>
            <w:szCs w:val="24"/>
          </w:rPr>
          <w:delText xml:space="preserve"> </w:delText>
        </w:r>
      </w:del>
      <w:r w:rsidRPr="412D8FD9" w:rsidR="716A04C3">
        <w:rPr>
          <w:rFonts w:ascii="Times New Roman" w:hAnsi="Times New Roman" w:cs="Times New Roman"/>
          <w:sz w:val="24"/>
          <w:szCs w:val="24"/>
        </w:rPr>
        <w:t>it is now possible to screen 100s of known P450 enzyme-encoding</w:t>
      </w:r>
      <w:r w:rsidRPr="412D8FD9" w:rsidR="3E20811E">
        <w:rPr>
          <w:rFonts w:ascii="Times New Roman" w:hAnsi="Times New Roman" w:cs="Times New Roman"/>
          <w:sz w:val="24"/>
          <w:szCs w:val="24"/>
        </w:rPr>
        <w:t xml:space="preserve"> </w:t>
      </w:r>
      <w:r w:rsidRPr="412D8FD9" w:rsidR="716A04C3">
        <w:rPr>
          <w:rFonts w:ascii="Times New Roman" w:hAnsi="Times New Roman" w:cs="Times New Roman"/>
          <w:sz w:val="24"/>
          <w:szCs w:val="24"/>
        </w:rPr>
        <w:t xml:space="preserve">genes </w:t>
      </w:r>
      <w:r w:rsidRPr="412D8FD9" w:rsidR="3E20811E">
        <w:rPr>
          <w:rFonts w:ascii="Times New Roman" w:hAnsi="Times New Roman" w:cs="Times New Roman"/>
          <w:sz w:val="24"/>
          <w:szCs w:val="24"/>
        </w:rPr>
        <w:t>i</w:t>
      </w:r>
      <w:r w:rsidRPr="412D8FD9" w:rsidR="716A04C3">
        <w:rPr>
          <w:rFonts w:ascii="Times New Roman" w:hAnsi="Times New Roman" w:cs="Times New Roman"/>
          <w:sz w:val="24"/>
          <w:szCs w:val="24"/>
        </w:rPr>
        <w:t>n each sample, using a single assay.</w:t>
      </w:r>
      <w:r w:rsidRPr="412D8FD9" w:rsidR="692C0277">
        <w:rPr>
          <w:rFonts w:ascii="Times New Roman" w:hAnsi="Times New Roman" w:cs="Times New Roman"/>
          <w:sz w:val="24"/>
          <w:szCs w:val="24"/>
        </w:rPr>
        <w:t xml:space="preserve"> </w:t>
      </w:r>
      <w:r w:rsidRPr="412D8FD9" w:rsidR="16FACA9C">
        <w:rPr>
          <w:rFonts w:ascii="Times New Roman" w:hAnsi="Times New Roman" w:cs="Times New Roman"/>
          <w:sz w:val="24"/>
          <w:szCs w:val="24"/>
        </w:rPr>
        <w:t xml:space="preserve">The combination of P450 inhibitor studies and </w:t>
      </w:r>
      <w:r w:rsidRPr="412D8FD9" w:rsidR="16FACA9C">
        <w:rPr>
          <w:rFonts w:ascii="Times New Roman" w:hAnsi="Times New Roman" w:cs="Times New Roman"/>
          <w:sz w:val="24"/>
          <w:szCs w:val="24"/>
        </w:rPr>
        <w:t>FASt</w:t>
      </w:r>
      <w:r w:rsidRPr="412D8FD9" w:rsidR="0C578813">
        <w:rPr>
          <w:rFonts w:ascii="Times New Roman" w:hAnsi="Times New Roman" w:cs="Times New Roman"/>
          <w:sz w:val="24"/>
          <w:szCs w:val="24"/>
        </w:rPr>
        <w:t xml:space="preserve"> revealed n</w:t>
      </w:r>
      <w:r w:rsidRPr="412D8FD9" w:rsidR="4D6B2962">
        <w:rPr>
          <w:rFonts w:ascii="Times New Roman" w:hAnsi="Times New Roman" w:cs="Times New Roman"/>
          <w:sz w:val="24"/>
          <w:szCs w:val="24"/>
        </w:rPr>
        <w:t xml:space="preserve">ew </w:t>
      </w:r>
      <w:r w:rsidRPr="412D8FD9" w:rsidR="0B4A9D3E">
        <w:rPr>
          <w:rFonts w:ascii="Times New Roman" w:hAnsi="Times New Roman" w:cs="Times New Roman"/>
          <w:sz w:val="24"/>
          <w:szCs w:val="24"/>
        </w:rPr>
        <w:t>P450</w:t>
      </w:r>
      <w:r w:rsidRPr="412D8FD9" w:rsidR="4D6B2962">
        <w:rPr>
          <w:rFonts w:ascii="Times New Roman" w:hAnsi="Times New Roman" w:cs="Times New Roman"/>
          <w:sz w:val="24"/>
          <w:szCs w:val="24"/>
        </w:rPr>
        <w:t>-mediated pathways</w:t>
      </w:r>
      <w:r w:rsidRPr="412D8FD9" w:rsidR="0C578813">
        <w:rPr>
          <w:rFonts w:ascii="Times New Roman" w:hAnsi="Times New Roman" w:cs="Times New Roman"/>
          <w:sz w:val="24"/>
          <w:szCs w:val="24"/>
        </w:rPr>
        <w:t xml:space="preserve">. By </w:t>
      </w:r>
      <w:r w:rsidRPr="412D8FD9" w:rsidR="4D6B2962">
        <w:rPr>
          <w:rFonts w:ascii="Times New Roman" w:hAnsi="Times New Roman" w:cs="Times New Roman"/>
          <w:sz w:val="24"/>
          <w:szCs w:val="24"/>
        </w:rPr>
        <w:t>demonstrating</w:t>
      </w:r>
      <w:r w:rsidRPr="412D8FD9" w:rsidR="4D6B2962">
        <w:rPr>
          <w:rFonts w:ascii="Times New Roman" w:hAnsi="Times New Roman" w:cs="Times New Roman"/>
          <w:sz w:val="24"/>
          <w:szCs w:val="24"/>
        </w:rPr>
        <w:t xml:space="preserve"> </w:t>
      </w:r>
      <w:commentRangeStart w:id="473"/>
      <w:r w:rsidRPr="412D8FD9" w:rsidR="4D6B2962">
        <w:rPr>
          <w:rFonts w:ascii="Times New Roman" w:hAnsi="Times New Roman" w:cs="Times New Roman"/>
          <w:sz w:val="24"/>
          <w:szCs w:val="24"/>
        </w:rPr>
        <w:t>higher sensitivity than proteomics,</w:t>
      </w:r>
      <w:commentRangeEnd w:id="473"/>
      <w:r>
        <w:rPr>
          <w:rStyle w:val="CommentReference"/>
        </w:rPr>
        <w:commentReference w:id="473"/>
      </w:r>
      <w:r w:rsidRPr="412D8FD9" w:rsidR="4D6B2962">
        <w:rPr>
          <w:rFonts w:ascii="Times New Roman" w:hAnsi="Times New Roman" w:cs="Times New Roman"/>
          <w:sz w:val="24"/>
          <w:szCs w:val="24"/>
        </w:rPr>
        <w:t xml:space="preserve"> </w:t>
      </w:r>
      <w:r w:rsidRPr="412D8FD9" w:rsidR="4D6B2962">
        <w:rPr>
          <w:rFonts w:ascii="Times New Roman" w:hAnsi="Times New Roman" w:cs="Times New Roman"/>
          <w:sz w:val="24"/>
          <w:szCs w:val="24"/>
        </w:rPr>
        <w:t>FASt</w:t>
      </w:r>
      <w:r w:rsidRPr="412D8FD9" w:rsidR="4D6B2962">
        <w:rPr>
          <w:rFonts w:ascii="Times New Roman" w:hAnsi="Times New Roman" w:cs="Times New Roman"/>
          <w:sz w:val="24"/>
          <w:szCs w:val="24"/>
        </w:rPr>
        <w:t xml:space="preserve"> bridges the gap between functional inference and direct genetic evidence. </w:t>
      </w:r>
      <w:r w:rsidRPr="412D8FD9" w:rsidR="7AFFE632">
        <w:rPr>
          <w:rFonts w:ascii="Times New Roman" w:hAnsi="Times New Roman" w:cs="Times New Roman"/>
          <w:sz w:val="24"/>
          <w:szCs w:val="24"/>
        </w:rPr>
        <w:t xml:space="preserve">For the select </w:t>
      </w:r>
      <w:r w:rsidRPr="412D8FD9" w:rsidR="1953245A">
        <w:rPr>
          <w:rFonts w:ascii="Times New Roman" w:hAnsi="Times New Roman" w:cs="Times New Roman"/>
          <w:sz w:val="24"/>
          <w:szCs w:val="24"/>
        </w:rPr>
        <w:t xml:space="preserve">P450-encoding genes </w:t>
      </w:r>
      <w:r w:rsidRPr="412D8FD9" w:rsidR="5C030FE2">
        <w:rPr>
          <w:rFonts w:ascii="Times New Roman" w:hAnsi="Times New Roman" w:cs="Times New Roman"/>
          <w:sz w:val="24"/>
          <w:szCs w:val="24"/>
        </w:rPr>
        <w:t xml:space="preserve">associated </w:t>
      </w:r>
      <w:r w:rsidRPr="412D8FD9" w:rsidR="1953245A">
        <w:rPr>
          <w:rFonts w:ascii="Times New Roman" w:hAnsi="Times New Roman" w:cs="Times New Roman"/>
          <w:sz w:val="24"/>
          <w:szCs w:val="24"/>
        </w:rPr>
        <w:t>with biod</w:t>
      </w:r>
      <w:r w:rsidRPr="412D8FD9" w:rsidR="57825B2B">
        <w:rPr>
          <w:rFonts w:ascii="Times New Roman" w:hAnsi="Times New Roman" w:cs="Times New Roman"/>
          <w:sz w:val="24"/>
          <w:szCs w:val="24"/>
        </w:rPr>
        <w:t xml:space="preserve">egradation, </w:t>
      </w:r>
      <w:r w:rsidRPr="412D8FD9" w:rsidR="0AF05D10">
        <w:rPr>
          <w:rFonts w:ascii="Times New Roman" w:hAnsi="Times New Roman" w:cs="Times New Roman"/>
          <w:sz w:val="24"/>
          <w:szCs w:val="24"/>
        </w:rPr>
        <w:t xml:space="preserve">targeted biomarker assays (e.g., quantitative PCR assays) can also be developed. </w:t>
      </w:r>
      <w:r w:rsidRPr="412D8FD9" w:rsidR="4D6B2962">
        <w:rPr>
          <w:rFonts w:ascii="Times New Roman" w:hAnsi="Times New Roman" w:cs="Times New Roman"/>
          <w:sz w:val="24"/>
          <w:szCs w:val="24"/>
        </w:rPr>
        <w:t xml:space="preserve">As a scalable, cost-effective platform, </w:t>
      </w:r>
      <w:r w:rsidRPr="412D8FD9" w:rsidR="0AF05D10">
        <w:rPr>
          <w:rFonts w:ascii="Times New Roman" w:hAnsi="Times New Roman" w:cs="Times New Roman"/>
          <w:sz w:val="24"/>
          <w:szCs w:val="24"/>
        </w:rPr>
        <w:t>FASt</w:t>
      </w:r>
      <w:r w:rsidRPr="412D8FD9" w:rsidR="4D6B2962">
        <w:rPr>
          <w:rFonts w:ascii="Times New Roman" w:hAnsi="Times New Roman" w:cs="Times New Roman"/>
          <w:sz w:val="24"/>
          <w:szCs w:val="24"/>
        </w:rPr>
        <w:t xml:space="preserve"> offers </w:t>
      </w:r>
      <w:r w:rsidRPr="412D8FD9" w:rsidR="4D6B2962">
        <w:rPr>
          <w:rFonts w:ascii="Times New Roman" w:hAnsi="Times New Roman" w:cs="Times New Roman"/>
          <w:sz w:val="24"/>
          <w:szCs w:val="24"/>
        </w:rPr>
        <w:t>a new approach</w:t>
      </w:r>
      <w:r w:rsidRPr="412D8FD9" w:rsidR="4D6B2962">
        <w:rPr>
          <w:rFonts w:ascii="Times New Roman" w:hAnsi="Times New Roman" w:cs="Times New Roman"/>
          <w:sz w:val="24"/>
          <w:szCs w:val="24"/>
        </w:rPr>
        <w:t xml:space="preserve"> for </w:t>
      </w:r>
      <w:r w:rsidRPr="412D8FD9" w:rsidR="4D6B2962">
        <w:rPr>
          <w:rFonts w:ascii="Times New Roman" w:hAnsi="Times New Roman" w:cs="Times New Roman"/>
          <w:sz w:val="24"/>
          <w:szCs w:val="24"/>
        </w:rPr>
        <w:t>identifying</w:t>
      </w:r>
      <w:r w:rsidRPr="412D8FD9" w:rsidR="4D6B2962">
        <w:rPr>
          <w:rFonts w:ascii="Times New Roman" w:hAnsi="Times New Roman" w:cs="Times New Roman"/>
          <w:sz w:val="24"/>
          <w:szCs w:val="24"/>
        </w:rPr>
        <w:t xml:space="preserve"> predictive biomarkers of microbial function and guiding future mechanistic studies in environmental </w:t>
      </w:r>
      <w:commentRangeStart w:id="476"/>
      <w:r w:rsidRPr="412D8FD9" w:rsidR="4D6B2962">
        <w:rPr>
          <w:rFonts w:ascii="Times New Roman" w:hAnsi="Times New Roman" w:cs="Times New Roman"/>
          <w:sz w:val="24"/>
          <w:szCs w:val="24"/>
        </w:rPr>
        <w:t>biotechnology</w:t>
      </w:r>
      <w:commentRangeEnd w:id="476"/>
      <w:r>
        <w:rPr>
          <w:rStyle w:val="CommentReference"/>
        </w:rPr>
        <w:commentReference w:id="476"/>
      </w:r>
      <w:r w:rsidRPr="412D8FD9" w:rsidR="4D6B2962">
        <w:rPr>
          <w:rFonts w:ascii="Times New Roman" w:hAnsi="Times New Roman" w:cs="Times New Roman"/>
          <w:sz w:val="24"/>
          <w:szCs w:val="24"/>
        </w:rPr>
        <w:t>.</w:t>
      </w:r>
    </w:p>
    <w:p w:rsidR="4BD3D3ED" w:rsidP="00AA0F04" w:rsidRDefault="4BD3D3ED" w14:paraId="2706C5A5" w14:textId="763B3C84">
      <w:pPr>
        <w:spacing w:after="0" w:line="480" w:lineRule="auto"/>
        <w:rPr>
          <w:rFonts w:ascii="Times New Roman" w:hAnsi="Times New Roman" w:eastAsia="Calibri" w:cs="Times New Roman"/>
          <w:sz w:val="24"/>
          <w:szCs w:val="24"/>
        </w:rPr>
      </w:pPr>
    </w:p>
    <w:p w:rsidR="00E95AB6" w:rsidP="00E95AB6" w:rsidRDefault="00E95AB6" w14:paraId="3D5EDD70" w14:textId="570ED8C3">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Acknowledgements</w:t>
      </w:r>
    </w:p>
    <w:p w:rsidR="00B10610" w:rsidP="00E95AB6" w:rsidRDefault="00B10610" w14:paraId="7AE82FA1" w14:textId="5F786559">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This work was supported by the National Science Foundation </w:t>
      </w:r>
      <w:r w:rsidRPr="00B10610">
        <w:rPr>
          <w:rFonts w:ascii="Times New Roman" w:hAnsi="Times New Roman" w:cs="Times New Roman"/>
          <w:sz w:val="24"/>
          <w:szCs w:val="24"/>
        </w:rPr>
        <w:t>award number 2016396</w:t>
      </w:r>
      <w:r>
        <w:rPr>
          <w:rFonts w:ascii="Times New Roman" w:hAnsi="Times New Roman" w:cs="Times New Roman"/>
          <w:sz w:val="24"/>
          <w:szCs w:val="24"/>
        </w:rPr>
        <w:t xml:space="preserve">. </w:t>
      </w:r>
    </w:p>
    <w:p w:rsidR="00B10610" w:rsidP="00E95AB6" w:rsidRDefault="00B10610" w14:paraId="390B7B5D" w14:textId="77777777">
      <w:pPr>
        <w:spacing w:after="0" w:line="480" w:lineRule="auto"/>
        <w:rPr>
          <w:rFonts w:ascii="Times New Roman" w:hAnsi="Times New Roman" w:cs="Times New Roman"/>
          <w:sz w:val="24"/>
          <w:szCs w:val="24"/>
        </w:rPr>
      </w:pPr>
    </w:p>
    <w:p w:rsidRPr="00B10610" w:rsidR="00E95AB6" w:rsidP="00E95AB6" w:rsidRDefault="21298FEE" w14:paraId="27D7BA97" w14:textId="2C8019E1">
      <w:pPr>
        <w:spacing w:after="0" w:line="480" w:lineRule="auto"/>
        <w:rPr>
          <w:rFonts w:ascii="Times New Roman" w:hAnsi="Times New Roman" w:cs="Times New Roman"/>
          <w:sz w:val="24"/>
          <w:szCs w:val="24"/>
        </w:rPr>
      </w:pPr>
      <w:r w:rsidRPr="412D8FD9" w:rsidR="21298FEE">
        <w:rPr>
          <w:rFonts w:ascii="Times New Roman" w:hAnsi="Times New Roman" w:cs="Times New Roman"/>
          <w:sz w:val="24"/>
          <w:szCs w:val="24"/>
        </w:rPr>
        <w:t>We thank Jessica Henley at the C</w:t>
      </w:r>
      <w:r w:rsidRPr="412D8FD9" w:rsidR="621B2565">
        <w:rPr>
          <w:rFonts w:ascii="Times New Roman" w:hAnsi="Times New Roman" w:cs="Times New Roman"/>
          <w:sz w:val="24"/>
          <w:szCs w:val="24"/>
        </w:rPr>
        <w:t>olorado State University</w:t>
      </w:r>
      <w:r w:rsidRPr="412D8FD9" w:rsidR="21298FEE">
        <w:rPr>
          <w:rFonts w:ascii="Times New Roman" w:hAnsi="Times New Roman" w:cs="Times New Roman"/>
          <w:sz w:val="24"/>
          <w:szCs w:val="24"/>
        </w:rPr>
        <w:t xml:space="preserve"> Next Generation Sequencing Core for her careful work </w:t>
      </w:r>
      <w:r w:rsidRPr="412D8FD9" w:rsidR="52CBEF28">
        <w:rPr>
          <w:rFonts w:ascii="Times New Roman" w:hAnsi="Times New Roman" w:cs="Times New Roman"/>
          <w:sz w:val="24"/>
          <w:szCs w:val="24"/>
        </w:rPr>
        <w:t xml:space="preserve">sequencing our </w:t>
      </w:r>
      <w:r w:rsidRPr="412D8FD9" w:rsidR="52CBEF28">
        <w:rPr>
          <w:rFonts w:ascii="Times New Roman" w:hAnsi="Times New Roman" w:cs="Times New Roman"/>
          <w:sz w:val="24"/>
          <w:szCs w:val="24"/>
        </w:rPr>
        <w:t>FASt</w:t>
      </w:r>
      <w:r w:rsidRPr="412D8FD9" w:rsidR="52CBEF28">
        <w:rPr>
          <w:rFonts w:ascii="Times New Roman" w:hAnsi="Times New Roman" w:cs="Times New Roman"/>
          <w:sz w:val="24"/>
          <w:szCs w:val="24"/>
        </w:rPr>
        <w:t xml:space="preserve"> libraries</w:t>
      </w:r>
      <w:del w:author="Broeckling,Corey" w:date="2026-03-04T21:26:00Z" w16du:dateUtc="2026-03-04T21:26:47Z" w:id="88013502">
        <w:r w:rsidRPr="412D8FD9" w:rsidDel="00B10610">
          <w:rPr>
            <w:rFonts w:ascii="Times New Roman" w:hAnsi="Times New Roman" w:cs="Times New Roman"/>
            <w:sz w:val="24"/>
            <w:szCs w:val="24"/>
          </w:rPr>
          <w:delText xml:space="preserve"> </w:delText>
        </w:r>
      </w:del>
      <w:r w:rsidRPr="412D8FD9" w:rsidR="21298FEE">
        <w:rPr>
          <w:rFonts w:ascii="Times New Roman" w:hAnsi="Times New Roman" w:cs="Times New Roman"/>
          <w:sz w:val="24"/>
          <w:szCs w:val="24"/>
        </w:rPr>
        <w:t xml:space="preserve">, and Dorathea Lee at the </w:t>
      </w:r>
      <w:r w:rsidRPr="412D8FD9" w:rsidR="52CBEF28">
        <w:rPr>
          <w:rFonts w:ascii="Times New Roman" w:hAnsi="Times New Roman" w:cs="Times New Roman"/>
          <w:sz w:val="24"/>
          <w:szCs w:val="24"/>
        </w:rPr>
        <w:t>Colorado State University</w:t>
      </w:r>
      <w:r w:rsidRPr="412D8FD9" w:rsidR="21298FEE">
        <w:rPr>
          <w:rFonts w:ascii="Times New Roman" w:hAnsi="Times New Roman" w:cs="Times New Roman"/>
          <w:sz w:val="24"/>
          <w:szCs w:val="24"/>
        </w:rPr>
        <w:t xml:space="preserve"> </w:t>
      </w:r>
      <w:r w:rsidRPr="412D8FD9" w:rsidR="52CBEF28">
        <w:rPr>
          <w:rFonts w:ascii="Times New Roman" w:hAnsi="Times New Roman" w:cs="Times New Roman"/>
          <w:sz w:val="24"/>
          <w:szCs w:val="24"/>
        </w:rPr>
        <w:t>Analytical Resources Core - BIO</w:t>
      </w:r>
      <w:r w:rsidRPr="412D8FD9" w:rsidR="21298FEE">
        <w:rPr>
          <w:rFonts w:ascii="Times New Roman" w:hAnsi="Times New Roman" w:cs="Times New Roman"/>
          <w:sz w:val="24"/>
          <w:szCs w:val="24"/>
        </w:rPr>
        <w:t xml:space="preserve"> for their hours of novel computational work</w:t>
      </w:r>
      <w:r w:rsidRPr="412D8FD9" w:rsidR="21298FEE">
        <w:rPr>
          <w:rFonts w:ascii="Times New Roman" w:hAnsi="Times New Roman" w:cs="Times New Roman"/>
          <w:sz w:val="24"/>
          <w:szCs w:val="24"/>
        </w:rPr>
        <w:t xml:space="preserve">. </w:t>
      </w:r>
      <w:r w:rsidRPr="412D8FD9" w:rsidR="70963CE0">
        <w:rPr>
          <w:rFonts w:ascii="Times New Roman" w:hAnsi="Times New Roman" w:cs="Times New Roman"/>
          <w:sz w:val="24"/>
          <w:szCs w:val="24"/>
        </w:rPr>
        <w:t xml:space="preserve"> </w:t>
      </w:r>
      <w:r w:rsidRPr="412D8FD9" w:rsidR="70963CE0">
        <w:rPr>
          <w:rFonts w:ascii="Times New Roman" w:hAnsi="Times New Roman" w:cs="Times New Roman"/>
          <w:sz w:val="24"/>
          <w:szCs w:val="24"/>
        </w:rPr>
        <w:t xml:space="preserve">Proteomics and metabolomics data were </w:t>
      </w:r>
      <w:r w:rsidRPr="412D8FD9" w:rsidR="70963CE0">
        <w:rPr>
          <w:rFonts w:ascii="Times New Roman" w:hAnsi="Times New Roman" w:cs="Times New Roman"/>
          <w:sz w:val="24"/>
          <w:szCs w:val="24"/>
        </w:rPr>
        <w:t>acquired</w:t>
      </w:r>
      <w:r w:rsidRPr="412D8FD9" w:rsidR="70963CE0">
        <w:rPr>
          <w:rFonts w:ascii="Times New Roman" w:hAnsi="Times New Roman" w:cs="Times New Roman"/>
          <w:sz w:val="24"/>
          <w:szCs w:val="24"/>
        </w:rPr>
        <w:t xml:space="preserve"> at the Colorado State University Analytical Resources Core (RRID: SCR_</w:t>
      </w:r>
      <w:r w:rsidRPr="412D8FD9" w:rsidR="56D7D749">
        <w:rPr>
          <w:rFonts w:ascii="Times New Roman" w:hAnsi="Times New Roman" w:cs="Times New Roman"/>
          <w:sz w:val="24"/>
          <w:szCs w:val="24"/>
        </w:rPr>
        <w:t>021758)</w:t>
      </w:r>
      <w:r w:rsidRPr="412D8FD9" w:rsidR="56D7D749">
        <w:rPr>
          <w:rFonts w:ascii="Times New Roman" w:hAnsi="Times New Roman" w:cs="Times New Roman"/>
          <w:sz w:val="24"/>
          <w:szCs w:val="24"/>
        </w:rPr>
        <w:t xml:space="preserve">.  </w:t>
      </w:r>
      <w:r w:rsidRPr="412D8FD9" w:rsidR="126432C7">
        <w:rPr>
          <w:rFonts w:ascii="Times New Roman" w:hAnsi="Times New Roman" w:cs="Times New Roman"/>
          <w:sz w:val="24"/>
          <w:szCs w:val="24"/>
        </w:rPr>
        <w:t>Specifically</w:t>
      </w:r>
      <w:r w:rsidRPr="412D8FD9" w:rsidR="126432C7">
        <w:rPr>
          <w:rFonts w:ascii="Times New Roman" w:hAnsi="Times New Roman" w:cs="Times New Roman"/>
          <w:sz w:val="24"/>
          <w:szCs w:val="24"/>
        </w:rPr>
        <w:t xml:space="preserve">, proteomics data was </w:t>
      </w:r>
      <w:r w:rsidRPr="412D8FD9" w:rsidR="126432C7">
        <w:rPr>
          <w:rFonts w:ascii="Times New Roman" w:hAnsi="Times New Roman" w:cs="Times New Roman"/>
          <w:sz w:val="24"/>
          <w:szCs w:val="24"/>
        </w:rPr>
        <w:t>acquired</w:t>
      </w:r>
      <w:r w:rsidRPr="412D8FD9" w:rsidR="126432C7">
        <w:rPr>
          <w:rFonts w:ascii="Times New Roman" w:hAnsi="Times New Roman" w:cs="Times New Roman"/>
          <w:sz w:val="24"/>
          <w:szCs w:val="24"/>
        </w:rPr>
        <w:t xml:space="preserve"> </w:t>
      </w:r>
      <w:r w:rsidRPr="412D8FD9" w:rsidR="126432C7">
        <w:rPr>
          <w:rFonts w:ascii="Times New Roman" w:hAnsi="Times New Roman" w:cs="Times New Roman"/>
          <w:sz w:val="24"/>
          <w:szCs w:val="24"/>
        </w:rPr>
        <w:t>using the Orbitrap Eclipse Mass Spectrometer supported by the NSF Grant 2117943.</w:t>
      </w:r>
    </w:p>
    <w:p w:rsidRPr="00EB3EB7" w:rsidR="00E95AB6" w:rsidP="00AA0F04" w:rsidRDefault="00E95AB6" w14:paraId="19390529" w14:textId="77777777">
      <w:pPr>
        <w:spacing w:after="0" w:line="480" w:lineRule="auto"/>
        <w:rPr>
          <w:rFonts w:ascii="Times New Roman" w:hAnsi="Times New Roman" w:eastAsia="Calibri" w:cs="Times New Roman"/>
          <w:sz w:val="24"/>
          <w:szCs w:val="24"/>
        </w:rPr>
      </w:pPr>
    </w:p>
    <w:p w:rsidR="003571F8" w:rsidP="003571F8" w:rsidRDefault="003571F8" w14:paraId="5C5D45A4" w14:textId="77777777">
      <w:pPr>
        <w:spacing w:line="480" w:lineRule="auto"/>
        <w:rPr>
          <w:ins w:author="De Long,Susan" w:date="2026-02-24T13:40:00Z" w16du:dateUtc="2026-02-24T20:40:00Z" w:id="483"/>
          <w:rFonts w:ascii="Times New Roman" w:hAnsi="Times New Roman" w:cs="Times New Roman"/>
          <w:b/>
          <w:bCs/>
          <w:sz w:val="24"/>
          <w:szCs w:val="24"/>
        </w:rPr>
      </w:pPr>
      <w:r w:rsidRPr="003571F8">
        <w:rPr>
          <w:rFonts w:ascii="Times New Roman" w:hAnsi="Times New Roman" w:cs="Times New Roman"/>
          <w:b/>
          <w:bCs/>
          <w:sz w:val="24"/>
          <w:szCs w:val="24"/>
        </w:rPr>
        <w:t>Data availability</w:t>
      </w:r>
    </w:p>
    <w:p w:rsidRPr="0016719D" w:rsidR="0016719D" w:rsidP="003571F8" w:rsidRDefault="0016719D" w14:paraId="15D0A160" w14:textId="1F9574B1">
      <w:pPr>
        <w:spacing w:line="480" w:lineRule="auto"/>
        <w:rPr>
          <w:rFonts w:ascii="Times New Roman" w:hAnsi="Times New Roman" w:cs="Times New Roman"/>
          <w:sz w:val="24"/>
          <w:szCs w:val="24"/>
        </w:rPr>
      </w:pPr>
      <w:commentRangeStart w:id="484"/>
      <w:r w:rsidRPr="0016719D">
        <w:rPr>
          <w:rFonts w:ascii="Times New Roman" w:hAnsi="Times New Roman" w:cs="Times New Roman"/>
          <w:sz w:val="24"/>
          <w:szCs w:val="24"/>
        </w:rPr>
        <w:t xml:space="preserve">All processed data and analysis files are publicly available at: </w:t>
      </w:r>
      <w:commentRangeEnd w:id="484"/>
      <w:r w:rsidRPr="0016719D" w:rsidR="00843122">
        <w:rPr>
          <w:rStyle w:val="CommentReference"/>
          <w:rFonts w:ascii="Times New Roman" w:hAnsi="Times New Roman" w:cs="Times New Roman"/>
          <w:sz w:val="24"/>
          <w:szCs w:val="24"/>
        </w:rPr>
        <w:commentReference w:id="484"/>
      </w:r>
    </w:p>
    <w:p w:rsidRPr="00404FC0" w:rsidR="00404FC0" w:rsidP="00404FC0" w:rsidRDefault="00404FC0" w14:paraId="6C5FA518" w14:textId="77777777">
      <w:pPr>
        <w:spacing w:line="480" w:lineRule="auto"/>
        <w:rPr>
          <w:rFonts w:ascii="Times New Roman" w:hAnsi="Times New Roman" w:cs="Times New Roman"/>
          <w:b/>
          <w:bCs/>
          <w:sz w:val="24"/>
          <w:szCs w:val="24"/>
        </w:rPr>
      </w:pPr>
      <w:commentRangeStart w:id="485"/>
      <w:r w:rsidRPr="00404FC0">
        <w:rPr>
          <w:rFonts w:ascii="Times New Roman" w:hAnsi="Times New Roman" w:cs="Times New Roman"/>
          <w:b/>
          <w:bCs/>
          <w:sz w:val="24"/>
          <w:szCs w:val="24"/>
        </w:rPr>
        <w:t>Author Contributions Statement</w:t>
      </w:r>
      <w:commentRangeEnd w:id="485"/>
      <w:r w:rsidRPr="00404FC0" w:rsidR="00843122">
        <w:rPr>
          <w:rStyle w:val="CommentReference"/>
          <w:rFonts w:ascii="Times New Roman" w:hAnsi="Times New Roman" w:cs="Times New Roman"/>
          <w:b/>
          <w:bCs/>
          <w:sz w:val="24"/>
          <w:szCs w:val="24"/>
        </w:rPr>
        <w:commentReference w:id="485"/>
      </w:r>
    </w:p>
    <w:p w:rsidR="00404FC0" w:rsidP="00404FC0" w:rsidRDefault="00404FC0" w14:paraId="7A4ED7B9" w14:textId="03954107">
      <w:pPr>
        <w:spacing w:after="0" w:line="480" w:lineRule="auto"/>
        <w:rPr>
          <w:rFonts w:ascii="Times New Roman" w:hAnsi="Times New Roman" w:cs="Times New Roman"/>
        </w:rPr>
      </w:pPr>
      <w:r>
        <w:rPr>
          <w:rFonts w:ascii="Times New Roman" w:hAnsi="Times New Roman" w:cs="Times New Roman"/>
        </w:rPr>
        <w:t xml:space="preserve">L. N. </w:t>
      </w:r>
      <w:r w:rsidRPr="79E1F825">
        <w:rPr>
          <w:rFonts w:ascii="Times New Roman" w:hAnsi="Times New Roman" w:cs="Times New Roman"/>
        </w:rPr>
        <w:t>Janiszewski</w:t>
      </w:r>
      <w:r w:rsidR="00843122">
        <w:rPr>
          <w:rFonts w:ascii="Times New Roman" w:hAnsi="Times New Roman" w:cs="Times New Roman"/>
        </w:rPr>
        <w:t xml:space="preserve"> </w:t>
      </w:r>
    </w:p>
    <w:p w:rsidR="00404FC0" w:rsidP="00404FC0" w:rsidRDefault="00843122" w14:paraId="69A3BF91" w14:textId="56DA0DBA">
      <w:pPr>
        <w:spacing w:after="0" w:line="480" w:lineRule="auto"/>
        <w:rPr>
          <w:rFonts w:ascii="Times New Roman" w:hAnsi="Times New Roman" w:cs="Times New Roman"/>
        </w:rPr>
      </w:pPr>
      <w:r>
        <w:rPr>
          <w:rFonts w:ascii="Times New Roman" w:hAnsi="Times New Roman" w:cs="Times New Roman"/>
        </w:rPr>
        <w:t xml:space="preserve">N </w:t>
      </w:r>
      <w:r w:rsidRPr="79E1F825" w:rsidR="00404FC0">
        <w:rPr>
          <w:rFonts w:ascii="Times New Roman" w:hAnsi="Times New Roman" w:cs="Times New Roman"/>
        </w:rPr>
        <w:t>Sachdeva, Neha</w:t>
      </w:r>
    </w:p>
    <w:p w:rsidR="00404FC0" w:rsidP="00404FC0" w:rsidRDefault="00843122" w14:paraId="3FED2B60" w14:textId="5C9EDFC1">
      <w:pPr>
        <w:spacing w:after="0" w:line="480" w:lineRule="auto"/>
        <w:rPr>
          <w:rFonts w:ascii="Times New Roman" w:hAnsi="Times New Roman" w:cs="Times New Roman"/>
        </w:rPr>
      </w:pPr>
      <w:r>
        <w:rPr>
          <w:rFonts w:ascii="Times New Roman" w:hAnsi="Times New Roman" w:cs="Times New Roman"/>
        </w:rPr>
        <w:t xml:space="preserve"> E.</w:t>
      </w:r>
      <w:r w:rsidRPr="79E1F825" w:rsidR="00404FC0">
        <w:rPr>
          <w:rFonts w:ascii="Times New Roman" w:hAnsi="Times New Roman" w:cs="Times New Roman"/>
        </w:rPr>
        <w:t xml:space="preserve"> Schmaljohn, Ellen</w:t>
      </w:r>
    </w:p>
    <w:p w:rsidR="00404FC0" w:rsidP="00404FC0" w:rsidRDefault="4B06E375" w14:paraId="11DD0CE1" w14:textId="0D8A4C68">
      <w:pPr>
        <w:spacing w:after="0" w:line="480" w:lineRule="auto"/>
        <w:rPr>
          <w:rFonts w:ascii="Times New Roman" w:hAnsi="Times New Roman" w:cs="Times New Roman"/>
        </w:rPr>
      </w:pPr>
      <w:r w:rsidRPr="67D34AD6">
        <w:rPr>
          <w:rFonts w:ascii="Times New Roman" w:hAnsi="Times New Roman" w:cs="Times New Roman"/>
        </w:rPr>
        <w:t xml:space="preserve">J. </w:t>
      </w:r>
      <w:r w:rsidRPr="67D34AD6" w:rsidR="5D45E754">
        <w:rPr>
          <w:rFonts w:ascii="Times New Roman" w:hAnsi="Times New Roman" w:cs="Times New Roman"/>
        </w:rPr>
        <w:t>Chaparro, Jacqueline</w:t>
      </w:r>
      <w:ins w:author="Chaparro,Jacqueline" w:date="2026-03-12T16:54:00Z" w16du:dateUtc="2026-03-12T16:54:40Z" w:id="486">
        <w:r w:rsidRPr="67D34AD6" w:rsidR="18064AD1">
          <w:rPr>
            <w:rFonts w:ascii="Times New Roman" w:hAnsi="Times New Roman" w:cs="Times New Roman"/>
          </w:rPr>
          <w:t xml:space="preserve"> </w:t>
        </w:r>
      </w:ins>
      <w:ins w:author="Chaparro,Jacqueline" w:date="2026-03-12T16:55:00Z" w16du:dateUtc="2026-03-12T16:55:15Z" w:id="487">
        <w:r w:rsidRPr="67D34AD6" w:rsidR="20AFCF52">
          <w:rPr>
            <w:rFonts w:ascii="Times New Roman" w:hAnsi="Times New Roman" w:cs="Times New Roman"/>
          </w:rPr>
          <w:t>f</w:t>
        </w:r>
        <w:r w:rsidRPr="67D34AD6" w:rsidR="18064AD1">
          <w:rPr>
            <w:rFonts w:ascii="Times New Roman" w:hAnsi="Times New Roman" w:cs="Times New Roman"/>
          </w:rPr>
          <w:t xml:space="preserve">ormal analysis, </w:t>
        </w:r>
      </w:ins>
      <w:ins w:author="Chaparro,Jacqueline" w:date="2026-03-12T16:56:00Z" w16du:dateUtc="2026-03-12T16:56:09Z" w:id="488">
        <w:r w:rsidRPr="67D34AD6" w:rsidR="68E5F15F">
          <w:rPr>
            <w:rFonts w:ascii="Times New Roman" w:hAnsi="Times New Roman" w:cs="Times New Roman"/>
          </w:rPr>
          <w:t>investigation,</w:t>
        </w:r>
      </w:ins>
      <w:ins w:author="Chaparro,Jacqueline" w:date="2026-03-12T16:55:00Z" w16du:dateUtc="2026-03-12T16:55:15Z" w:id="489">
        <w:r w:rsidRPr="67D34AD6" w:rsidR="18064AD1">
          <w:rPr>
            <w:rFonts w:ascii="Times New Roman" w:hAnsi="Times New Roman" w:cs="Times New Roman"/>
          </w:rPr>
          <w:t xml:space="preserve"> </w:t>
        </w:r>
      </w:ins>
      <w:ins w:author="Chaparro,Jacqueline" w:date="2026-03-12T16:54:00Z" w16du:dateUtc="2026-03-12T16:54:40Z" w:id="490">
        <w:r w:rsidRPr="67D34AD6" w:rsidR="18064AD1">
          <w:rPr>
            <w:rFonts w:ascii="Times New Roman" w:hAnsi="Times New Roman" w:cs="Times New Roman"/>
          </w:rPr>
          <w:t>writing – review &amp; editing</w:t>
        </w:r>
      </w:ins>
    </w:p>
    <w:p w:rsidR="00404FC0" w:rsidP="00404FC0" w:rsidRDefault="00843122" w14:paraId="2B47F261" w14:textId="47264BF1">
      <w:pPr>
        <w:spacing w:after="0" w:line="480" w:lineRule="auto"/>
        <w:rPr>
          <w:rFonts w:ascii="Times New Roman" w:hAnsi="Times New Roman" w:cs="Times New Roman"/>
        </w:rPr>
      </w:pPr>
      <w:r>
        <w:rPr>
          <w:rFonts w:ascii="Times New Roman" w:hAnsi="Times New Roman" w:cs="Times New Roman"/>
        </w:rPr>
        <w:t xml:space="preserve">G. </w:t>
      </w:r>
      <w:r w:rsidRPr="79E1F825" w:rsidR="00404FC0">
        <w:rPr>
          <w:rFonts w:ascii="Times New Roman" w:hAnsi="Times New Roman" w:cs="Times New Roman"/>
        </w:rPr>
        <w:t>Diaz</w:t>
      </w:r>
      <w:r>
        <w:rPr>
          <w:rFonts w:ascii="Times New Roman" w:hAnsi="Times New Roman" w:cs="Times New Roman"/>
        </w:rPr>
        <w:t xml:space="preserve"> </w:t>
      </w:r>
    </w:p>
    <w:p w:rsidR="00404FC0" w:rsidP="00404FC0" w:rsidRDefault="00843122" w14:paraId="28AD8926" w14:textId="4A628AEB">
      <w:pPr>
        <w:spacing w:after="0" w:line="480" w:lineRule="auto"/>
        <w:rPr>
          <w:rFonts w:ascii="Times New Roman" w:hAnsi="Times New Roman" w:cs="Times New Roman"/>
        </w:rPr>
      </w:pPr>
      <w:r>
        <w:rPr>
          <w:rFonts w:ascii="Times New Roman" w:hAnsi="Times New Roman" w:cs="Times New Roman"/>
        </w:rPr>
        <w:t xml:space="preserve">J. </w:t>
      </w:r>
      <w:r w:rsidRPr="79E1F825" w:rsidR="00404FC0">
        <w:rPr>
          <w:rFonts w:ascii="Times New Roman" w:hAnsi="Times New Roman" w:cs="Times New Roman"/>
        </w:rPr>
        <w:t>Topp</w:t>
      </w:r>
    </w:p>
    <w:p w:rsidR="00404FC0" w:rsidP="00404FC0" w:rsidRDefault="00843122" w14:paraId="47A5F742" w14:textId="5D57D3DA">
      <w:pPr>
        <w:spacing w:after="0" w:line="480" w:lineRule="auto"/>
        <w:rPr>
          <w:rFonts w:ascii="Times New Roman" w:hAnsi="Times New Roman" w:cs="Times New Roman"/>
        </w:rPr>
      </w:pPr>
      <w:r>
        <w:rPr>
          <w:rFonts w:ascii="Times New Roman" w:hAnsi="Times New Roman" w:cs="Times New Roman"/>
        </w:rPr>
        <w:t xml:space="preserve">N. </w:t>
      </w:r>
      <w:r w:rsidRPr="79E1F825" w:rsidR="00404FC0">
        <w:rPr>
          <w:rFonts w:ascii="Times New Roman" w:hAnsi="Times New Roman" w:cs="Times New Roman"/>
        </w:rPr>
        <w:t>Downey</w:t>
      </w:r>
    </w:p>
    <w:p w:rsidR="00404FC0" w:rsidP="00404FC0" w:rsidRDefault="00843122" w14:paraId="75DE9315" w14:textId="73573432">
      <w:pPr>
        <w:spacing w:after="0" w:line="480" w:lineRule="auto"/>
        <w:rPr>
          <w:rFonts w:ascii="Times New Roman" w:hAnsi="Times New Roman" w:cs="Times New Roman"/>
        </w:rPr>
      </w:pPr>
      <w:r>
        <w:rPr>
          <w:rFonts w:ascii="Times New Roman" w:hAnsi="Times New Roman" w:cs="Times New Roman"/>
        </w:rPr>
        <w:t xml:space="preserve">C. </w:t>
      </w:r>
      <w:r w:rsidRPr="79E1F825" w:rsidR="00404FC0">
        <w:rPr>
          <w:rFonts w:ascii="Times New Roman" w:hAnsi="Times New Roman" w:cs="Times New Roman"/>
        </w:rPr>
        <w:t xml:space="preserve">Broeckling </w:t>
      </w:r>
    </w:p>
    <w:p w:rsidR="00404FC0" w:rsidP="00404FC0" w:rsidRDefault="00843122" w14:paraId="2E4AD191" w14:textId="233B9462">
      <w:pPr>
        <w:spacing w:after="0" w:line="480" w:lineRule="auto"/>
        <w:rPr>
          <w:rFonts w:ascii="Times New Roman" w:hAnsi="Times New Roman" w:cs="Times New Roman"/>
        </w:rPr>
      </w:pPr>
      <w:r>
        <w:rPr>
          <w:rFonts w:ascii="Times New Roman" w:hAnsi="Times New Roman" w:cs="Times New Roman"/>
        </w:rPr>
        <w:t xml:space="preserve">M. </w:t>
      </w:r>
      <w:r w:rsidRPr="79E1F825" w:rsidR="00404FC0">
        <w:rPr>
          <w:rFonts w:ascii="Times New Roman" w:hAnsi="Times New Roman" w:cs="Times New Roman"/>
        </w:rPr>
        <w:t>Koslovsky</w:t>
      </w:r>
    </w:p>
    <w:p w:rsidR="00404FC0" w:rsidP="00404FC0" w:rsidRDefault="00843122" w14:paraId="43637109" w14:textId="065D9F60">
      <w:pPr>
        <w:spacing w:after="0" w:line="480" w:lineRule="auto"/>
        <w:rPr>
          <w:rFonts w:ascii="Times New Roman" w:hAnsi="Times New Roman" w:cs="Times New Roman"/>
        </w:rPr>
      </w:pPr>
      <w:r>
        <w:rPr>
          <w:rFonts w:ascii="Times New Roman" w:hAnsi="Times New Roman" w:cs="Times New Roman"/>
        </w:rPr>
        <w:t xml:space="preserve">J. </w:t>
      </w:r>
      <w:r w:rsidRPr="79E1F825" w:rsidR="00404FC0">
        <w:rPr>
          <w:rFonts w:ascii="Times New Roman" w:hAnsi="Times New Roman" w:cs="Times New Roman"/>
        </w:rPr>
        <w:t>Prenni</w:t>
      </w:r>
    </w:p>
    <w:p w:rsidR="00404FC0" w:rsidP="00404FC0" w:rsidRDefault="00843122" w14:paraId="7F4EAB5E" w14:textId="139B9DDA">
      <w:pPr>
        <w:spacing w:after="0" w:line="480" w:lineRule="auto"/>
        <w:rPr>
          <w:rFonts w:ascii="Times New Roman" w:hAnsi="Times New Roman" w:cs="Times New Roman"/>
        </w:rPr>
      </w:pPr>
      <w:r>
        <w:rPr>
          <w:rFonts w:ascii="Times New Roman" w:hAnsi="Times New Roman" w:cs="Times New Roman"/>
        </w:rPr>
        <w:t xml:space="preserve">S.K. </w:t>
      </w:r>
      <w:r w:rsidRPr="79E1F825" w:rsidR="00404FC0">
        <w:rPr>
          <w:rFonts w:ascii="Times New Roman" w:hAnsi="Times New Roman" w:cs="Times New Roman"/>
        </w:rPr>
        <w:t>De Long</w:t>
      </w:r>
      <w:r>
        <w:rPr>
          <w:rFonts w:ascii="Times New Roman" w:hAnsi="Times New Roman" w:cs="Times New Roman"/>
        </w:rPr>
        <w:t xml:space="preserve"> </w:t>
      </w:r>
      <w:r w:rsidR="008D2D36">
        <w:rPr>
          <w:rFonts w:ascii="Times New Roman" w:hAnsi="Times New Roman" w:cs="Times New Roman"/>
        </w:rPr>
        <w:t>Conceptualization,</w:t>
      </w:r>
      <w:r w:rsidR="00EE3992">
        <w:rPr>
          <w:rFonts w:ascii="Times New Roman" w:hAnsi="Times New Roman" w:cs="Times New Roman"/>
        </w:rPr>
        <w:t xml:space="preserve"> funding acquisition,</w:t>
      </w:r>
      <w:r w:rsidR="008D2D36">
        <w:rPr>
          <w:rFonts w:ascii="Times New Roman" w:hAnsi="Times New Roman" w:cs="Times New Roman"/>
        </w:rPr>
        <w:t xml:space="preserve"> supervision, </w:t>
      </w:r>
      <w:r w:rsidR="00390584">
        <w:rPr>
          <w:rFonts w:ascii="Times New Roman" w:hAnsi="Times New Roman" w:cs="Times New Roman"/>
        </w:rPr>
        <w:t xml:space="preserve">writing – original draft, </w:t>
      </w:r>
      <w:r w:rsidR="00F84159">
        <w:rPr>
          <w:rFonts w:ascii="Times New Roman" w:hAnsi="Times New Roman" w:cs="Times New Roman"/>
        </w:rPr>
        <w:t xml:space="preserve">and </w:t>
      </w:r>
      <w:r w:rsidR="00390584">
        <w:rPr>
          <w:rFonts w:ascii="Times New Roman" w:hAnsi="Times New Roman" w:cs="Times New Roman"/>
        </w:rPr>
        <w:t>writing – review &amp; editing</w:t>
      </w:r>
      <w:r w:rsidR="00F84159">
        <w:rPr>
          <w:rFonts w:ascii="Times New Roman" w:hAnsi="Times New Roman" w:cs="Times New Roman"/>
        </w:rPr>
        <w:t>.</w:t>
      </w:r>
      <w:r w:rsidR="00EE3992">
        <w:rPr>
          <w:rFonts w:ascii="Times New Roman" w:hAnsi="Times New Roman" w:cs="Times New Roman"/>
        </w:rPr>
        <w:t xml:space="preserve"> </w:t>
      </w:r>
    </w:p>
    <w:p w:rsidRPr="008D2D36" w:rsidR="008D2D36" w:rsidP="008D2D36" w:rsidRDefault="008D2D36" w14:paraId="3504E8B8" w14:textId="77777777">
      <w:pPr>
        <w:spacing w:line="480" w:lineRule="auto"/>
        <w:rPr>
          <w:rFonts w:ascii="Times New Roman" w:hAnsi="Times New Roman" w:cs="Times New Roman"/>
          <w:b/>
          <w:bCs/>
          <w:sz w:val="24"/>
          <w:szCs w:val="24"/>
        </w:rPr>
      </w:pPr>
    </w:p>
    <w:p w:rsidRPr="008D2D36" w:rsidR="008D2D36" w:rsidP="008D2D36" w:rsidRDefault="008D2D36" w14:paraId="2073854A" w14:textId="77777777">
      <w:pPr>
        <w:spacing w:line="480" w:lineRule="auto"/>
        <w:rPr>
          <w:rFonts w:ascii="Times New Roman" w:hAnsi="Times New Roman" w:cs="Times New Roman"/>
          <w:b/>
          <w:bCs/>
          <w:sz w:val="24"/>
          <w:szCs w:val="24"/>
        </w:rPr>
      </w:pPr>
      <w:r w:rsidRPr="008D2D36">
        <w:rPr>
          <w:rFonts w:ascii="Times New Roman" w:hAnsi="Times New Roman" w:cs="Times New Roman"/>
          <w:b/>
          <w:bCs/>
          <w:sz w:val="24"/>
          <w:szCs w:val="24"/>
        </w:rPr>
        <w:t xml:space="preserve">Competing interests </w:t>
      </w:r>
    </w:p>
    <w:p w:rsidRPr="00EB3EB7" w:rsidR="4BD3D3ED" w:rsidP="00AA0F04" w:rsidRDefault="4BD3D3ED" w14:paraId="635AE414" w14:textId="34A25538">
      <w:pPr>
        <w:spacing w:after="0" w:line="480" w:lineRule="auto"/>
        <w:rPr>
          <w:rFonts w:ascii="Times New Roman" w:hAnsi="Times New Roman" w:eastAsia="Calibri" w:cs="Times New Roman"/>
          <w:sz w:val="24"/>
          <w:szCs w:val="24"/>
        </w:rPr>
      </w:pPr>
    </w:p>
    <w:p w:rsidRPr="00EB3EB7" w:rsidR="4BD3D3ED" w:rsidP="00AA0F04" w:rsidRDefault="4BD3D3ED" w14:paraId="02467B8D" w14:textId="69FB62D9">
      <w:pPr>
        <w:spacing w:after="0" w:line="480" w:lineRule="auto"/>
        <w:rPr>
          <w:rFonts w:ascii="Times New Roman" w:hAnsi="Times New Roman" w:eastAsia="Calibri" w:cs="Times New Roman"/>
          <w:sz w:val="24"/>
          <w:szCs w:val="24"/>
        </w:rPr>
      </w:pPr>
    </w:p>
    <w:p w:rsidRPr="00EB3EB7" w:rsidR="4BD3D3ED" w:rsidP="00AA0F04" w:rsidRDefault="4BD3D3ED" w14:paraId="605BAA01" w14:textId="3225B797">
      <w:pPr>
        <w:spacing w:after="0" w:line="480" w:lineRule="auto"/>
        <w:rPr>
          <w:rFonts w:ascii="Times New Roman" w:hAnsi="Times New Roman" w:eastAsia="Calibri" w:cs="Times New Roman"/>
          <w:sz w:val="24"/>
          <w:szCs w:val="24"/>
        </w:rPr>
      </w:pPr>
    </w:p>
    <w:p w:rsidRPr="00EB3EB7" w:rsidR="4BD3D3ED" w:rsidP="00AA0F04" w:rsidRDefault="4BD3D3ED" w14:paraId="6338F1B9" w14:textId="43D6521D">
      <w:pPr>
        <w:spacing w:after="0" w:line="480" w:lineRule="auto"/>
        <w:rPr>
          <w:rFonts w:ascii="Times New Roman" w:hAnsi="Times New Roman" w:eastAsia="Calibri" w:cs="Times New Roman"/>
          <w:sz w:val="24"/>
          <w:szCs w:val="24"/>
        </w:rPr>
      </w:pPr>
    </w:p>
    <w:p w:rsidRPr="00EB3EB7" w:rsidR="4BD3D3ED" w:rsidP="00AA0F04" w:rsidRDefault="4BD3D3ED" w14:paraId="39EABC86" w14:textId="34E46D69">
      <w:pPr>
        <w:spacing w:after="0" w:line="480" w:lineRule="auto"/>
        <w:rPr>
          <w:rFonts w:ascii="Times New Roman" w:hAnsi="Times New Roman" w:eastAsia="Calibri" w:cs="Times New Roman"/>
          <w:sz w:val="24"/>
          <w:szCs w:val="24"/>
        </w:rPr>
      </w:pPr>
    </w:p>
    <w:p w:rsidRPr="00EB3EB7" w:rsidR="4BD3D3ED" w:rsidP="00AA0F04" w:rsidRDefault="4BD3D3ED" w14:paraId="533C2E36" w14:textId="05889303">
      <w:pPr>
        <w:spacing w:after="0" w:line="480" w:lineRule="auto"/>
        <w:rPr>
          <w:rFonts w:ascii="Times New Roman" w:hAnsi="Times New Roman" w:eastAsia="Calibri" w:cs="Times New Roman"/>
          <w:sz w:val="24"/>
          <w:szCs w:val="24"/>
        </w:rPr>
      </w:pPr>
    </w:p>
    <w:p w:rsidRPr="00EB3EB7" w:rsidR="4BD3D3ED" w:rsidP="00AA0F04" w:rsidRDefault="4BD3D3ED" w14:paraId="33A688B8" w14:textId="3E668FFF">
      <w:pPr>
        <w:spacing w:after="0" w:line="480" w:lineRule="auto"/>
        <w:rPr>
          <w:rFonts w:ascii="Times New Roman" w:hAnsi="Times New Roman" w:eastAsia="Calibri" w:cs="Times New Roman"/>
          <w:sz w:val="24"/>
          <w:szCs w:val="24"/>
        </w:rPr>
      </w:pPr>
    </w:p>
    <w:p w:rsidRPr="00EB3EB7" w:rsidR="4BD3D3ED" w:rsidP="00AA0F04" w:rsidRDefault="4BD3D3ED" w14:paraId="1C074753" w14:textId="3392D308">
      <w:pPr>
        <w:spacing w:after="0" w:line="480" w:lineRule="auto"/>
        <w:rPr>
          <w:rFonts w:ascii="Times New Roman" w:hAnsi="Times New Roman" w:eastAsia="Calibri" w:cs="Times New Roman"/>
          <w:sz w:val="24"/>
          <w:szCs w:val="24"/>
        </w:rPr>
      </w:pPr>
    </w:p>
    <w:p w:rsidRPr="00EB3EB7" w:rsidR="4BD3D3ED" w:rsidP="00AA0F04" w:rsidRDefault="4BD3D3ED" w14:paraId="7474F2ED" w14:textId="6D4E8809">
      <w:pPr>
        <w:spacing w:after="0" w:line="480" w:lineRule="auto"/>
        <w:rPr>
          <w:rFonts w:ascii="Times New Roman" w:hAnsi="Times New Roman" w:eastAsia="Calibri" w:cs="Times New Roman"/>
          <w:sz w:val="24"/>
          <w:szCs w:val="24"/>
        </w:rPr>
      </w:pPr>
    </w:p>
    <w:p w:rsidRPr="00EB3EB7" w:rsidR="4BD3D3ED" w:rsidP="00AA0F04" w:rsidRDefault="4BD3D3ED" w14:paraId="794A1658" w14:textId="405C3A50">
      <w:pPr>
        <w:spacing w:after="0" w:line="480" w:lineRule="auto"/>
        <w:rPr>
          <w:rFonts w:ascii="Times New Roman" w:hAnsi="Times New Roman" w:eastAsia="Calibri" w:cs="Times New Roman"/>
          <w:sz w:val="24"/>
          <w:szCs w:val="24"/>
        </w:rPr>
      </w:pPr>
    </w:p>
    <w:p w:rsidRPr="00EB3EB7" w:rsidR="4BD3D3ED" w:rsidP="00AA0F04" w:rsidRDefault="4BD3D3ED" w14:paraId="2B07CB78" w14:textId="0E4D12DC">
      <w:pPr>
        <w:spacing w:after="0" w:line="480" w:lineRule="auto"/>
        <w:rPr>
          <w:sz w:val="24"/>
          <w:szCs w:val="24"/>
        </w:rPr>
      </w:pPr>
      <w:r w:rsidRPr="00EB3EB7">
        <w:rPr>
          <w:sz w:val="24"/>
          <w:szCs w:val="24"/>
        </w:rPr>
        <w:br w:type="page"/>
      </w:r>
    </w:p>
    <w:p w:rsidR="4BD3D3ED" w:rsidP="00AA0F04" w:rsidRDefault="4BD3D3ED" w14:paraId="55A148B3" w14:textId="22981C64">
      <w:pPr>
        <w:spacing w:after="0" w:line="480" w:lineRule="auto"/>
        <w:rPr>
          <w:rFonts w:ascii="Times New Roman" w:hAnsi="Times New Roman" w:eastAsia="Calibri" w:cs="Times New Roman"/>
        </w:rPr>
      </w:pPr>
    </w:p>
    <w:p w:rsidR="4BD3D3ED" w:rsidP="00AA0F04" w:rsidRDefault="4BD3D3ED" w14:paraId="63DC47C5" w14:textId="2FF0C4A7">
      <w:pPr>
        <w:spacing w:after="0" w:line="480" w:lineRule="auto"/>
        <w:rPr>
          <w:rFonts w:ascii="Times New Roman" w:hAnsi="Times New Roman" w:eastAsia="Calibri" w:cs="Times New Roman"/>
        </w:rPr>
      </w:pPr>
    </w:p>
    <w:p w:rsidR="4BD3D3ED" w:rsidP="00AA0F04" w:rsidRDefault="4BD3D3ED" w14:paraId="4C729696" w14:textId="736A6CCA">
      <w:pPr>
        <w:spacing w:after="0" w:line="480" w:lineRule="auto"/>
        <w:rPr>
          <w:rFonts w:ascii="Times New Roman" w:hAnsi="Times New Roman" w:eastAsia="Calibri" w:cs="Times New Roman"/>
        </w:rPr>
      </w:pPr>
    </w:p>
    <w:p w:rsidR="4A7A0A15" w:rsidP="00A63F7B" w:rsidRDefault="36F47468" w14:paraId="00604469" w14:textId="31FC2129">
      <w:pPr>
        <w:spacing w:after="0" w:line="480" w:lineRule="auto"/>
        <w:jc w:val="center"/>
        <w:rPr>
          <w:rFonts w:ascii="Times" w:hAnsi="Times" w:eastAsia="Times" w:cs="Times"/>
          <w:sz w:val="24"/>
          <w:szCs w:val="24"/>
        </w:rPr>
      </w:pPr>
      <w:r w:rsidRPr="4BD3D3ED">
        <w:rPr>
          <w:rFonts w:ascii="Times" w:hAnsi="Times" w:eastAsia="Times" w:cs="Times"/>
          <w:sz w:val="24"/>
          <w:szCs w:val="24"/>
        </w:rPr>
        <w:t>Supplementary Table 1. MRM Transitions</w:t>
      </w:r>
    </w:p>
    <w:p w:rsidR="36F47468" w:rsidP="00A63F7B" w:rsidRDefault="36F47468" w14:paraId="1F01679B" w14:textId="26898672">
      <w:pPr>
        <w:spacing w:after="0" w:line="480" w:lineRule="auto"/>
        <w:jc w:val="center"/>
        <w:rPr>
          <w:rFonts w:ascii="Times" w:hAnsi="Times" w:eastAsia="Times" w:cs="Times"/>
          <w:sz w:val="24"/>
          <w:szCs w:val="24"/>
        </w:rPr>
      </w:pPr>
      <w:r w:rsidRPr="4BD3D3ED">
        <w:rPr>
          <w:rFonts w:ascii="Times" w:hAnsi="Times" w:eastAsia="Times" w:cs="Times"/>
          <w:sz w:val="24"/>
          <w:szCs w:val="24"/>
        </w:rPr>
        <w:t xml:space="preserve"> </w:t>
      </w:r>
    </w:p>
    <w:tbl>
      <w:tblPr>
        <w:tblW w:w="0" w:type="auto"/>
        <w:tblInd w:w="-945" w:type="dxa"/>
        <w:tblLook w:val="04A0" w:firstRow="1" w:lastRow="0" w:firstColumn="1" w:lastColumn="0" w:noHBand="0" w:noVBand="1"/>
      </w:tblPr>
      <w:tblGrid>
        <w:gridCol w:w="1021"/>
        <w:gridCol w:w="1715"/>
        <w:gridCol w:w="1360"/>
        <w:gridCol w:w="1146"/>
        <w:gridCol w:w="1380"/>
        <w:gridCol w:w="1515"/>
        <w:gridCol w:w="641"/>
        <w:gridCol w:w="572"/>
        <w:gridCol w:w="935"/>
      </w:tblGrid>
      <w:tr w:rsidR="4BD3D3ED" w:rsidTr="4BD3D3ED" w14:paraId="205A35A4" w14:textId="77777777">
        <w:trPr>
          <w:trHeight w:val="300"/>
        </w:trPr>
        <w:tc>
          <w:tcPr>
            <w:tcW w:w="1021"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4BD3D3ED" w:rsidP="00A63F7B" w:rsidRDefault="4BD3D3ED" w14:paraId="4A5650A5" w14:textId="4CD3760D">
            <w:pPr>
              <w:spacing w:after="0" w:line="480" w:lineRule="auto"/>
              <w:jc w:val="center"/>
              <w:rPr>
                <w:rFonts w:ascii="Times" w:hAnsi="Times" w:eastAsia="Times" w:cs="Times"/>
                <w:b/>
                <w:bCs/>
                <w:color w:val="000000" w:themeColor="text1"/>
                <w:sz w:val="20"/>
                <w:szCs w:val="20"/>
              </w:rPr>
            </w:pPr>
            <w:r w:rsidRPr="4BD3D3ED">
              <w:rPr>
                <w:rFonts w:ascii="Times" w:hAnsi="Times" w:eastAsia="Times" w:cs="Times"/>
                <w:b/>
                <w:bCs/>
                <w:color w:val="000000" w:themeColor="text1"/>
                <w:sz w:val="20"/>
                <w:szCs w:val="20"/>
              </w:rPr>
              <w:t>Polarity</w:t>
            </w:r>
          </w:p>
        </w:tc>
        <w:tc>
          <w:tcPr>
            <w:tcW w:w="1715"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4BD3D3ED" w:rsidP="00A63F7B" w:rsidRDefault="4BD3D3ED" w14:paraId="6DCAA7F7" w14:textId="69F0A731">
            <w:pPr>
              <w:spacing w:after="0" w:line="480" w:lineRule="auto"/>
              <w:jc w:val="center"/>
              <w:rPr>
                <w:rFonts w:ascii="Times" w:hAnsi="Times" w:eastAsia="Times" w:cs="Times"/>
                <w:b/>
                <w:bCs/>
                <w:color w:val="000000" w:themeColor="text1"/>
                <w:sz w:val="20"/>
                <w:szCs w:val="20"/>
              </w:rPr>
            </w:pPr>
            <w:r w:rsidRPr="4BD3D3ED">
              <w:rPr>
                <w:rFonts w:ascii="Times" w:hAnsi="Times" w:eastAsia="Times" w:cs="Times"/>
                <w:b/>
                <w:bCs/>
                <w:color w:val="000000" w:themeColor="text1"/>
                <w:sz w:val="20"/>
                <w:szCs w:val="20"/>
              </w:rPr>
              <w:t>Name</w:t>
            </w:r>
          </w:p>
        </w:tc>
        <w:tc>
          <w:tcPr>
            <w:tcW w:w="1360"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4BD3D3ED" w:rsidP="00A63F7B" w:rsidRDefault="4BD3D3ED" w14:paraId="3021ECA2" w14:textId="5C5506F0">
            <w:pPr>
              <w:spacing w:after="0" w:line="480" w:lineRule="auto"/>
              <w:jc w:val="center"/>
              <w:rPr>
                <w:rFonts w:ascii="Times" w:hAnsi="Times" w:eastAsia="Times" w:cs="Times"/>
                <w:b/>
                <w:bCs/>
                <w:color w:val="000000" w:themeColor="text1"/>
                <w:sz w:val="20"/>
                <w:szCs w:val="20"/>
              </w:rPr>
            </w:pPr>
            <w:r w:rsidRPr="4BD3D3ED">
              <w:rPr>
                <w:rFonts w:ascii="Times" w:hAnsi="Times" w:eastAsia="Times" w:cs="Times"/>
                <w:b/>
                <w:bCs/>
                <w:color w:val="000000" w:themeColor="text1"/>
                <w:sz w:val="20"/>
                <w:szCs w:val="20"/>
              </w:rPr>
              <w:t>Component Type</w:t>
            </w:r>
          </w:p>
        </w:tc>
        <w:tc>
          <w:tcPr>
            <w:tcW w:w="1146"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4BD3D3ED" w:rsidP="00A63F7B" w:rsidRDefault="4BD3D3ED" w14:paraId="0D8DFC21" w14:textId="371F49DD">
            <w:pPr>
              <w:spacing w:after="0" w:line="480" w:lineRule="auto"/>
              <w:jc w:val="center"/>
              <w:rPr>
                <w:rFonts w:ascii="Times" w:hAnsi="Times" w:eastAsia="Times" w:cs="Times"/>
                <w:b/>
                <w:bCs/>
                <w:color w:val="000000" w:themeColor="text1"/>
                <w:sz w:val="20"/>
                <w:szCs w:val="20"/>
              </w:rPr>
            </w:pPr>
            <w:r w:rsidRPr="4BD3D3ED">
              <w:rPr>
                <w:rFonts w:ascii="Times" w:hAnsi="Times" w:eastAsia="Times" w:cs="Times"/>
                <w:b/>
                <w:bCs/>
                <w:color w:val="000000" w:themeColor="text1"/>
                <w:sz w:val="20"/>
                <w:szCs w:val="20"/>
              </w:rPr>
              <w:t>Parent Ion (m/z)</w:t>
            </w:r>
          </w:p>
        </w:tc>
        <w:tc>
          <w:tcPr>
            <w:tcW w:w="1380"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4BD3D3ED" w:rsidP="00A63F7B" w:rsidRDefault="4BD3D3ED" w14:paraId="01725C76" w14:textId="77048B88">
            <w:pPr>
              <w:spacing w:after="0" w:line="480" w:lineRule="auto"/>
              <w:jc w:val="center"/>
              <w:rPr>
                <w:rFonts w:ascii="Times" w:hAnsi="Times" w:eastAsia="Times" w:cs="Times"/>
                <w:b/>
                <w:bCs/>
                <w:color w:val="000000" w:themeColor="text1"/>
                <w:sz w:val="20"/>
                <w:szCs w:val="20"/>
              </w:rPr>
            </w:pPr>
            <w:r w:rsidRPr="4BD3D3ED">
              <w:rPr>
                <w:rFonts w:ascii="Times" w:hAnsi="Times" w:eastAsia="Times" w:cs="Times"/>
                <w:b/>
                <w:bCs/>
                <w:color w:val="000000" w:themeColor="text1"/>
                <w:sz w:val="20"/>
                <w:szCs w:val="20"/>
              </w:rPr>
              <w:t>Daughter Ion (m/z)</w:t>
            </w:r>
          </w:p>
        </w:tc>
        <w:tc>
          <w:tcPr>
            <w:tcW w:w="1515"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4BD3D3ED" w:rsidP="00A63F7B" w:rsidRDefault="4BD3D3ED" w14:paraId="25DACB39" w14:textId="0FBE46F2">
            <w:pPr>
              <w:spacing w:after="0" w:line="480" w:lineRule="auto"/>
              <w:jc w:val="center"/>
              <w:rPr>
                <w:rFonts w:ascii="Times" w:hAnsi="Times" w:eastAsia="Times" w:cs="Times"/>
                <w:b/>
                <w:bCs/>
                <w:color w:val="000000" w:themeColor="text1"/>
                <w:sz w:val="20"/>
                <w:szCs w:val="20"/>
              </w:rPr>
            </w:pPr>
            <w:r w:rsidRPr="4BD3D3ED">
              <w:rPr>
                <w:rFonts w:ascii="Times" w:hAnsi="Times" w:eastAsia="Times" w:cs="Times"/>
                <w:b/>
                <w:bCs/>
                <w:color w:val="000000" w:themeColor="text1"/>
                <w:sz w:val="20"/>
                <w:szCs w:val="20"/>
              </w:rPr>
              <w:t>Retention Time (Min)</w:t>
            </w:r>
          </w:p>
        </w:tc>
        <w:tc>
          <w:tcPr>
            <w:tcW w:w="641"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4BD3D3ED" w:rsidP="00A63F7B" w:rsidRDefault="4BD3D3ED" w14:paraId="75D08511" w14:textId="442E6C1C">
            <w:pPr>
              <w:spacing w:after="0" w:line="480" w:lineRule="auto"/>
              <w:jc w:val="center"/>
              <w:rPr>
                <w:rFonts w:ascii="Times" w:hAnsi="Times" w:eastAsia="Times" w:cs="Times"/>
                <w:b/>
                <w:bCs/>
                <w:color w:val="000000" w:themeColor="text1"/>
                <w:sz w:val="20"/>
                <w:szCs w:val="20"/>
              </w:rPr>
            </w:pPr>
            <w:r w:rsidRPr="4BD3D3ED">
              <w:rPr>
                <w:rFonts w:ascii="Times" w:hAnsi="Times" w:eastAsia="Times" w:cs="Times"/>
                <w:b/>
                <w:bCs/>
                <w:color w:val="000000" w:themeColor="text1"/>
                <w:sz w:val="20"/>
                <w:szCs w:val="20"/>
              </w:rPr>
              <w:t>CE (V)</w:t>
            </w:r>
          </w:p>
        </w:tc>
        <w:tc>
          <w:tcPr>
            <w:tcW w:w="572"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4BD3D3ED" w:rsidP="00A63F7B" w:rsidRDefault="4BD3D3ED" w14:paraId="4EEC8134" w14:textId="08122386">
            <w:pPr>
              <w:spacing w:after="0" w:line="480" w:lineRule="auto"/>
              <w:jc w:val="center"/>
              <w:rPr>
                <w:rFonts w:ascii="Times" w:hAnsi="Times" w:eastAsia="Times" w:cs="Times"/>
                <w:b/>
                <w:bCs/>
                <w:color w:val="000000" w:themeColor="text1"/>
                <w:sz w:val="20"/>
                <w:szCs w:val="20"/>
              </w:rPr>
            </w:pPr>
            <w:r w:rsidRPr="4BD3D3ED">
              <w:rPr>
                <w:rFonts w:ascii="Times" w:hAnsi="Times" w:eastAsia="Times" w:cs="Times"/>
                <w:b/>
                <w:bCs/>
                <w:color w:val="000000" w:themeColor="text1"/>
                <w:sz w:val="20"/>
                <w:szCs w:val="20"/>
              </w:rPr>
              <w:t>EV (V)</w:t>
            </w:r>
          </w:p>
        </w:tc>
        <w:tc>
          <w:tcPr>
            <w:tcW w:w="935"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4BD3D3ED" w:rsidP="00A63F7B" w:rsidRDefault="4BD3D3ED" w14:paraId="5469E90C" w14:textId="044C6832">
            <w:pPr>
              <w:spacing w:after="0" w:line="480" w:lineRule="auto"/>
              <w:jc w:val="center"/>
              <w:rPr>
                <w:rFonts w:ascii="Times" w:hAnsi="Times" w:eastAsia="Times" w:cs="Times"/>
                <w:b/>
                <w:bCs/>
                <w:color w:val="000000" w:themeColor="text1"/>
                <w:sz w:val="20"/>
                <w:szCs w:val="20"/>
              </w:rPr>
            </w:pPr>
            <w:r w:rsidRPr="4BD3D3ED">
              <w:rPr>
                <w:rFonts w:ascii="Times" w:hAnsi="Times" w:eastAsia="Times" w:cs="Times"/>
                <w:b/>
                <w:bCs/>
                <w:color w:val="000000" w:themeColor="text1"/>
                <w:sz w:val="20"/>
                <w:szCs w:val="20"/>
              </w:rPr>
              <w:t>CCL2</w:t>
            </w:r>
          </w:p>
        </w:tc>
      </w:tr>
      <w:tr w:rsidR="4BD3D3ED" w:rsidTr="4BD3D3ED" w14:paraId="6086B200" w14:textId="77777777">
        <w:trPr>
          <w:trHeight w:val="300"/>
        </w:trPr>
        <w:tc>
          <w:tcPr>
            <w:tcW w:w="102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7A6B9D0E" w14:textId="2C0DA2E9">
            <w:pPr>
              <w:spacing w:after="0" w:line="480" w:lineRule="auto"/>
              <w:jc w:val="center"/>
              <w:rPr>
                <w:rFonts w:ascii="Times" w:hAnsi="Times" w:eastAsia="Times" w:cs="Times"/>
                <w:sz w:val="20"/>
                <w:szCs w:val="20"/>
              </w:rPr>
            </w:pPr>
            <w:r w:rsidRPr="4BD3D3ED">
              <w:rPr>
                <w:rFonts w:ascii="Times" w:hAnsi="Times" w:eastAsia="Times" w:cs="Times"/>
                <w:sz w:val="20"/>
                <w:szCs w:val="20"/>
              </w:rPr>
              <w:t>Negative</w:t>
            </w:r>
          </w:p>
        </w:tc>
        <w:tc>
          <w:tcPr>
            <w:tcW w:w="17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50441694" w14:textId="73D69FA3">
            <w:pPr>
              <w:spacing w:after="0" w:line="480" w:lineRule="auto"/>
              <w:jc w:val="center"/>
              <w:rPr>
                <w:rFonts w:ascii="Times" w:hAnsi="Times" w:eastAsia="Times" w:cs="Times"/>
                <w:sz w:val="20"/>
                <w:szCs w:val="20"/>
              </w:rPr>
            </w:pPr>
            <w:r w:rsidRPr="4BD3D3ED">
              <w:rPr>
                <w:rFonts w:ascii="Times" w:hAnsi="Times" w:eastAsia="Times" w:cs="Times"/>
                <w:sz w:val="20"/>
                <w:szCs w:val="20"/>
              </w:rPr>
              <w:t>5-fluorouracil-1</w:t>
            </w:r>
          </w:p>
        </w:tc>
        <w:tc>
          <w:tcPr>
            <w:tcW w:w="136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BD3D3ED" w:rsidP="00A63F7B" w:rsidRDefault="4BD3D3ED" w14:paraId="6AD522B8" w14:textId="6F8BFBAE">
            <w:pPr>
              <w:spacing w:after="0" w:line="480" w:lineRule="auto"/>
              <w:jc w:val="center"/>
              <w:rPr>
                <w:rFonts w:ascii="Times" w:hAnsi="Times" w:eastAsia="Times" w:cs="Times"/>
                <w:color w:val="000000" w:themeColor="text1"/>
                <w:sz w:val="20"/>
                <w:szCs w:val="20"/>
              </w:rPr>
            </w:pPr>
            <w:r w:rsidRPr="4BD3D3ED">
              <w:rPr>
                <w:rFonts w:ascii="Times" w:hAnsi="Times" w:eastAsia="Times" w:cs="Times"/>
                <w:color w:val="000000" w:themeColor="text1"/>
                <w:sz w:val="20"/>
                <w:szCs w:val="20"/>
              </w:rPr>
              <w:t>Quantifier</w:t>
            </w:r>
          </w:p>
        </w:tc>
        <w:tc>
          <w:tcPr>
            <w:tcW w:w="1146"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7DDA33C1" w14:textId="1D4D0FCF">
            <w:pPr>
              <w:spacing w:after="0" w:line="480" w:lineRule="auto"/>
              <w:jc w:val="center"/>
              <w:rPr>
                <w:rFonts w:ascii="Times" w:hAnsi="Times" w:eastAsia="Times" w:cs="Times"/>
                <w:sz w:val="20"/>
                <w:szCs w:val="20"/>
              </w:rPr>
            </w:pPr>
            <w:r w:rsidRPr="4BD3D3ED">
              <w:rPr>
                <w:rFonts w:ascii="Times" w:hAnsi="Times" w:eastAsia="Times" w:cs="Times"/>
                <w:sz w:val="20"/>
                <w:szCs w:val="20"/>
              </w:rPr>
              <w:t>129</w:t>
            </w:r>
          </w:p>
        </w:tc>
        <w:tc>
          <w:tcPr>
            <w:tcW w:w="1380"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6205A662" w14:textId="72E2F4CB">
            <w:pPr>
              <w:spacing w:after="0" w:line="480" w:lineRule="auto"/>
              <w:jc w:val="center"/>
              <w:rPr>
                <w:rFonts w:ascii="Times" w:hAnsi="Times" w:eastAsia="Times" w:cs="Times"/>
                <w:sz w:val="20"/>
                <w:szCs w:val="20"/>
              </w:rPr>
            </w:pPr>
            <w:r w:rsidRPr="4BD3D3ED">
              <w:rPr>
                <w:rFonts w:ascii="Times" w:hAnsi="Times" w:eastAsia="Times" w:cs="Times"/>
                <w:sz w:val="20"/>
                <w:szCs w:val="20"/>
              </w:rPr>
              <w:t>42</w:t>
            </w:r>
          </w:p>
        </w:tc>
        <w:tc>
          <w:tcPr>
            <w:tcW w:w="15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5CCA14B1" w14:textId="44F08667">
            <w:pPr>
              <w:spacing w:after="0" w:line="480" w:lineRule="auto"/>
              <w:jc w:val="center"/>
              <w:rPr>
                <w:rFonts w:ascii="Times" w:hAnsi="Times" w:eastAsia="Times" w:cs="Times"/>
                <w:sz w:val="20"/>
                <w:szCs w:val="20"/>
              </w:rPr>
            </w:pPr>
            <w:r w:rsidRPr="4BD3D3ED">
              <w:rPr>
                <w:rFonts w:ascii="Times" w:hAnsi="Times" w:eastAsia="Times" w:cs="Times"/>
                <w:sz w:val="20"/>
                <w:szCs w:val="20"/>
              </w:rPr>
              <w:t>0.65</w:t>
            </w:r>
          </w:p>
        </w:tc>
        <w:tc>
          <w:tcPr>
            <w:tcW w:w="64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24255EAD" w14:textId="1481C203">
            <w:pPr>
              <w:spacing w:after="0" w:line="480" w:lineRule="auto"/>
              <w:jc w:val="center"/>
              <w:rPr>
                <w:rFonts w:ascii="Times" w:hAnsi="Times" w:eastAsia="Times" w:cs="Times"/>
                <w:sz w:val="20"/>
                <w:szCs w:val="20"/>
              </w:rPr>
            </w:pPr>
            <w:r w:rsidRPr="4BD3D3ED">
              <w:rPr>
                <w:rFonts w:ascii="Times" w:hAnsi="Times" w:eastAsia="Times" w:cs="Times"/>
                <w:sz w:val="20"/>
                <w:szCs w:val="20"/>
              </w:rPr>
              <w:t>29</w:t>
            </w:r>
          </w:p>
        </w:tc>
        <w:tc>
          <w:tcPr>
            <w:tcW w:w="572"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72896E47" w14:textId="2AD08A2D">
            <w:pPr>
              <w:spacing w:after="0" w:line="480" w:lineRule="auto"/>
              <w:jc w:val="center"/>
              <w:rPr>
                <w:rFonts w:ascii="Times" w:hAnsi="Times" w:eastAsia="Times" w:cs="Times"/>
                <w:sz w:val="20"/>
                <w:szCs w:val="20"/>
              </w:rPr>
            </w:pPr>
            <w:r w:rsidRPr="4BD3D3ED">
              <w:rPr>
                <w:rFonts w:ascii="Times" w:hAnsi="Times" w:eastAsia="Times" w:cs="Times"/>
                <w:sz w:val="20"/>
                <w:szCs w:val="20"/>
              </w:rPr>
              <w:t>-8</w:t>
            </w:r>
          </w:p>
        </w:tc>
        <w:tc>
          <w:tcPr>
            <w:tcW w:w="93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0CA13888" w14:textId="5D7D6AF0">
            <w:pPr>
              <w:spacing w:after="0" w:line="480" w:lineRule="auto"/>
              <w:jc w:val="center"/>
              <w:rPr>
                <w:rFonts w:ascii="Times" w:hAnsi="Times" w:eastAsia="Times" w:cs="Times"/>
                <w:sz w:val="20"/>
                <w:szCs w:val="20"/>
              </w:rPr>
            </w:pPr>
            <w:r w:rsidRPr="4BD3D3ED">
              <w:rPr>
                <w:rFonts w:ascii="Times" w:hAnsi="Times" w:eastAsia="Times" w:cs="Times"/>
                <w:sz w:val="20"/>
                <w:szCs w:val="20"/>
              </w:rPr>
              <w:t>44</w:t>
            </w:r>
          </w:p>
        </w:tc>
      </w:tr>
      <w:tr w:rsidR="4BD3D3ED" w:rsidTr="4BD3D3ED" w14:paraId="1A9E5041" w14:textId="77777777">
        <w:trPr>
          <w:trHeight w:val="300"/>
        </w:trPr>
        <w:tc>
          <w:tcPr>
            <w:tcW w:w="102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6FC65EB9" w14:textId="7784CFE6">
            <w:pPr>
              <w:spacing w:after="0" w:line="480" w:lineRule="auto"/>
              <w:jc w:val="center"/>
              <w:rPr>
                <w:rFonts w:ascii="Times" w:hAnsi="Times" w:eastAsia="Times" w:cs="Times"/>
                <w:sz w:val="20"/>
                <w:szCs w:val="20"/>
              </w:rPr>
            </w:pPr>
            <w:r w:rsidRPr="4BD3D3ED">
              <w:rPr>
                <w:rFonts w:ascii="Times" w:hAnsi="Times" w:eastAsia="Times" w:cs="Times"/>
                <w:sz w:val="20"/>
                <w:szCs w:val="20"/>
              </w:rPr>
              <w:t>Negative</w:t>
            </w:r>
          </w:p>
        </w:tc>
        <w:tc>
          <w:tcPr>
            <w:tcW w:w="17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710D4EE2" w14:textId="59B3D01C">
            <w:pPr>
              <w:spacing w:after="0" w:line="480" w:lineRule="auto"/>
              <w:jc w:val="center"/>
              <w:rPr>
                <w:rFonts w:ascii="Times" w:hAnsi="Times" w:eastAsia="Times" w:cs="Times"/>
                <w:sz w:val="20"/>
                <w:szCs w:val="20"/>
              </w:rPr>
            </w:pPr>
            <w:r w:rsidRPr="4BD3D3ED">
              <w:rPr>
                <w:rFonts w:ascii="Times" w:hAnsi="Times" w:eastAsia="Times" w:cs="Times"/>
                <w:sz w:val="20"/>
                <w:szCs w:val="20"/>
              </w:rPr>
              <w:t>5-fluorouracil-2</w:t>
            </w:r>
          </w:p>
        </w:tc>
        <w:tc>
          <w:tcPr>
            <w:tcW w:w="136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BD3D3ED" w:rsidP="00A63F7B" w:rsidRDefault="4BD3D3ED" w14:paraId="296196DC" w14:textId="3367CD59">
            <w:pPr>
              <w:spacing w:after="0" w:line="480" w:lineRule="auto"/>
              <w:jc w:val="center"/>
              <w:rPr>
                <w:rFonts w:ascii="Times" w:hAnsi="Times" w:eastAsia="Times" w:cs="Times"/>
                <w:color w:val="000000" w:themeColor="text1"/>
                <w:sz w:val="20"/>
                <w:szCs w:val="20"/>
              </w:rPr>
            </w:pPr>
            <w:r w:rsidRPr="4BD3D3ED">
              <w:rPr>
                <w:rFonts w:ascii="Times" w:hAnsi="Times" w:eastAsia="Times" w:cs="Times"/>
                <w:color w:val="000000" w:themeColor="text1"/>
                <w:sz w:val="20"/>
                <w:szCs w:val="20"/>
              </w:rPr>
              <w:t>Qualifier</w:t>
            </w:r>
          </w:p>
        </w:tc>
        <w:tc>
          <w:tcPr>
            <w:tcW w:w="1146"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2FA42F3D" w14:textId="214AE491">
            <w:pPr>
              <w:spacing w:after="0" w:line="480" w:lineRule="auto"/>
              <w:jc w:val="center"/>
              <w:rPr>
                <w:rFonts w:ascii="Times" w:hAnsi="Times" w:eastAsia="Times" w:cs="Times"/>
                <w:sz w:val="20"/>
                <w:szCs w:val="20"/>
              </w:rPr>
            </w:pPr>
            <w:r w:rsidRPr="4BD3D3ED">
              <w:rPr>
                <w:rFonts w:ascii="Times" w:hAnsi="Times" w:eastAsia="Times" w:cs="Times"/>
                <w:sz w:val="20"/>
                <w:szCs w:val="20"/>
              </w:rPr>
              <w:t>129</w:t>
            </w:r>
          </w:p>
        </w:tc>
        <w:tc>
          <w:tcPr>
            <w:tcW w:w="1380"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4FB30F3B" w14:textId="0A37E0B2">
            <w:pPr>
              <w:spacing w:after="0" w:line="480" w:lineRule="auto"/>
              <w:jc w:val="center"/>
              <w:rPr>
                <w:rFonts w:ascii="Times" w:hAnsi="Times" w:eastAsia="Times" w:cs="Times"/>
                <w:sz w:val="20"/>
                <w:szCs w:val="20"/>
              </w:rPr>
            </w:pPr>
            <w:r w:rsidRPr="4BD3D3ED">
              <w:rPr>
                <w:rFonts w:ascii="Times" w:hAnsi="Times" w:eastAsia="Times" w:cs="Times"/>
                <w:sz w:val="20"/>
                <w:szCs w:val="20"/>
              </w:rPr>
              <w:t>86</w:t>
            </w:r>
          </w:p>
        </w:tc>
        <w:tc>
          <w:tcPr>
            <w:tcW w:w="15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0580647E" w14:textId="7C0868B6">
            <w:pPr>
              <w:spacing w:after="0" w:line="480" w:lineRule="auto"/>
              <w:jc w:val="center"/>
              <w:rPr>
                <w:rFonts w:ascii="Times" w:hAnsi="Times" w:eastAsia="Times" w:cs="Times"/>
                <w:sz w:val="20"/>
                <w:szCs w:val="20"/>
              </w:rPr>
            </w:pPr>
            <w:r w:rsidRPr="4BD3D3ED">
              <w:rPr>
                <w:rFonts w:ascii="Times" w:hAnsi="Times" w:eastAsia="Times" w:cs="Times"/>
                <w:sz w:val="20"/>
                <w:szCs w:val="20"/>
              </w:rPr>
              <w:t>0.65</w:t>
            </w:r>
          </w:p>
        </w:tc>
        <w:tc>
          <w:tcPr>
            <w:tcW w:w="64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2A53CF9F" w14:textId="6AC4BE1E">
            <w:pPr>
              <w:spacing w:after="0" w:line="480" w:lineRule="auto"/>
              <w:jc w:val="center"/>
              <w:rPr>
                <w:rFonts w:ascii="Times" w:hAnsi="Times" w:eastAsia="Times" w:cs="Times"/>
                <w:sz w:val="20"/>
                <w:szCs w:val="20"/>
              </w:rPr>
            </w:pPr>
            <w:r w:rsidRPr="4BD3D3ED">
              <w:rPr>
                <w:rFonts w:ascii="Times" w:hAnsi="Times" w:eastAsia="Times" w:cs="Times"/>
                <w:sz w:val="20"/>
                <w:szCs w:val="20"/>
              </w:rPr>
              <w:t>25</w:t>
            </w:r>
          </w:p>
        </w:tc>
        <w:tc>
          <w:tcPr>
            <w:tcW w:w="572"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48FC2486" w14:textId="0EA5D142">
            <w:pPr>
              <w:spacing w:after="0" w:line="480" w:lineRule="auto"/>
              <w:jc w:val="center"/>
              <w:rPr>
                <w:rFonts w:ascii="Times" w:hAnsi="Times" w:eastAsia="Times" w:cs="Times"/>
                <w:sz w:val="20"/>
                <w:szCs w:val="20"/>
              </w:rPr>
            </w:pPr>
            <w:r w:rsidRPr="4BD3D3ED">
              <w:rPr>
                <w:rFonts w:ascii="Times" w:hAnsi="Times" w:eastAsia="Times" w:cs="Times"/>
                <w:sz w:val="20"/>
                <w:szCs w:val="20"/>
              </w:rPr>
              <w:t>-1</w:t>
            </w:r>
          </w:p>
        </w:tc>
        <w:tc>
          <w:tcPr>
            <w:tcW w:w="93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4492D858" w14:textId="58B197A1">
            <w:pPr>
              <w:spacing w:after="0" w:line="480" w:lineRule="auto"/>
              <w:jc w:val="center"/>
              <w:rPr>
                <w:rFonts w:ascii="Times" w:hAnsi="Times" w:eastAsia="Times" w:cs="Times"/>
                <w:sz w:val="20"/>
                <w:szCs w:val="20"/>
              </w:rPr>
            </w:pPr>
            <w:r w:rsidRPr="4BD3D3ED">
              <w:rPr>
                <w:rFonts w:ascii="Times" w:hAnsi="Times" w:eastAsia="Times" w:cs="Times"/>
                <w:sz w:val="20"/>
                <w:szCs w:val="20"/>
              </w:rPr>
              <w:t>48</w:t>
            </w:r>
          </w:p>
        </w:tc>
      </w:tr>
      <w:tr w:rsidR="4BD3D3ED" w:rsidTr="4BD3D3ED" w14:paraId="2B0A46C1" w14:textId="77777777">
        <w:trPr>
          <w:trHeight w:val="300"/>
        </w:trPr>
        <w:tc>
          <w:tcPr>
            <w:tcW w:w="102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7EE1EAFF" w14:textId="4D170A63">
            <w:pPr>
              <w:spacing w:after="0" w:line="480" w:lineRule="auto"/>
              <w:jc w:val="center"/>
              <w:rPr>
                <w:rFonts w:ascii="Times" w:hAnsi="Times" w:eastAsia="Times" w:cs="Times"/>
                <w:sz w:val="20"/>
                <w:szCs w:val="20"/>
              </w:rPr>
            </w:pPr>
            <w:r w:rsidRPr="4BD3D3ED">
              <w:rPr>
                <w:rFonts w:ascii="Times" w:hAnsi="Times" w:eastAsia="Times" w:cs="Times"/>
                <w:sz w:val="20"/>
                <w:szCs w:val="20"/>
              </w:rPr>
              <w:t>Positive</w:t>
            </w:r>
          </w:p>
        </w:tc>
        <w:tc>
          <w:tcPr>
            <w:tcW w:w="17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68E65BD0" w14:textId="5C3863AF">
            <w:pPr>
              <w:spacing w:after="0" w:line="480" w:lineRule="auto"/>
              <w:jc w:val="center"/>
              <w:rPr>
                <w:rFonts w:ascii="Times" w:hAnsi="Times" w:eastAsia="Times" w:cs="Times"/>
                <w:sz w:val="20"/>
                <w:szCs w:val="20"/>
              </w:rPr>
            </w:pPr>
            <w:r w:rsidRPr="4BD3D3ED">
              <w:rPr>
                <w:rFonts w:ascii="Times" w:hAnsi="Times" w:eastAsia="Times" w:cs="Times"/>
                <w:sz w:val="20"/>
                <w:szCs w:val="20"/>
              </w:rPr>
              <w:t>Acetominophen-1</w:t>
            </w:r>
          </w:p>
        </w:tc>
        <w:tc>
          <w:tcPr>
            <w:tcW w:w="136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BD3D3ED" w:rsidP="00A63F7B" w:rsidRDefault="4BD3D3ED" w14:paraId="2210C2A4" w14:textId="3622EF06">
            <w:pPr>
              <w:spacing w:after="0" w:line="480" w:lineRule="auto"/>
              <w:jc w:val="center"/>
              <w:rPr>
                <w:rFonts w:ascii="Times" w:hAnsi="Times" w:eastAsia="Times" w:cs="Times"/>
                <w:color w:val="000000" w:themeColor="text1"/>
                <w:sz w:val="20"/>
                <w:szCs w:val="20"/>
              </w:rPr>
            </w:pPr>
            <w:r w:rsidRPr="4BD3D3ED">
              <w:rPr>
                <w:rFonts w:ascii="Times" w:hAnsi="Times" w:eastAsia="Times" w:cs="Times"/>
                <w:color w:val="000000" w:themeColor="text1"/>
                <w:sz w:val="20"/>
                <w:szCs w:val="20"/>
              </w:rPr>
              <w:t>Quantifier</w:t>
            </w:r>
          </w:p>
        </w:tc>
        <w:tc>
          <w:tcPr>
            <w:tcW w:w="1146"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547373B8" w14:textId="65B9DCE8">
            <w:pPr>
              <w:spacing w:after="0" w:line="480" w:lineRule="auto"/>
              <w:jc w:val="center"/>
              <w:rPr>
                <w:rFonts w:ascii="Times" w:hAnsi="Times" w:eastAsia="Times" w:cs="Times"/>
                <w:sz w:val="20"/>
                <w:szCs w:val="20"/>
              </w:rPr>
            </w:pPr>
            <w:r w:rsidRPr="4BD3D3ED">
              <w:rPr>
                <w:rFonts w:ascii="Times" w:hAnsi="Times" w:eastAsia="Times" w:cs="Times"/>
                <w:sz w:val="20"/>
                <w:szCs w:val="20"/>
              </w:rPr>
              <w:t>151.9</w:t>
            </w:r>
          </w:p>
        </w:tc>
        <w:tc>
          <w:tcPr>
            <w:tcW w:w="1380"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7B91CDAE" w14:textId="15786E77">
            <w:pPr>
              <w:spacing w:after="0" w:line="480" w:lineRule="auto"/>
              <w:jc w:val="center"/>
              <w:rPr>
                <w:rFonts w:ascii="Times" w:hAnsi="Times" w:eastAsia="Times" w:cs="Times"/>
                <w:sz w:val="20"/>
                <w:szCs w:val="20"/>
              </w:rPr>
            </w:pPr>
            <w:r w:rsidRPr="4BD3D3ED">
              <w:rPr>
                <w:rFonts w:ascii="Times" w:hAnsi="Times" w:eastAsia="Times" w:cs="Times"/>
                <w:sz w:val="20"/>
                <w:szCs w:val="20"/>
              </w:rPr>
              <w:t>110</w:t>
            </w:r>
          </w:p>
        </w:tc>
        <w:tc>
          <w:tcPr>
            <w:tcW w:w="15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40E9BA58" w14:textId="41976677">
            <w:pPr>
              <w:spacing w:after="0" w:line="480" w:lineRule="auto"/>
              <w:jc w:val="center"/>
              <w:rPr>
                <w:rFonts w:ascii="Times" w:hAnsi="Times" w:eastAsia="Times" w:cs="Times"/>
                <w:sz w:val="20"/>
                <w:szCs w:val="20"/>
              </w:rPr>
            </w:pPr>
            <w:r w:rsidRPr="4BD3D3ED">
              <w:rPr>
                <w:rFonts w:ascii="Times" w:hAnsi="Times" w:eastAsia="Times" w:cs="Times"/>
                <w:sz w:val="20"/>
                <w:szCs w:val="20"/>
              </w:rPr>
              <w:t>2.64</w:t>
            </w:r>
          </w:p>
        </w:tc>
        <w:tc>
          <w:tcPr>
            <w:tcW w:w="64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37D2B024" w14:textId="29773039">
            <w:pPr>
              <w:spacing w:after="0" w:line="480" w:lineRule="auto"/>
              <w:jc w:val="center"/>
              <w:rPr>
                <w:rFonts w:ascii="Times" w:hAnsi="Times" w:eastAsia="Times" w:cs="Times"/>
                <w:sz w:val="20"/>
                <w:szCs w:val="20"/>
              </w:rPr>
            </w:pPr>
            <w:r w:rsidRPr="4BD3D3ED">
              <w:rPr>
                <w:rFonts w:ascii="Times" w:hAnsi="Times" w:eastAsia="Times" w:cs="Times"/>
                <w:sz w:val="20"/>
                <w:szCs w:val="20"/>
              </w:rPr>
              <w:t>-21</w:t>
            </w:r>
          </w:p>
        </w:tc>
        <w:tc>
          <w:tcPr>
            <w:tcW w:w="572"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20309757" w14:textId="71545849">
            <w:pPr>
              <w:spacing w:after="0" w:line="480" w:lineRule="auto"/>
              <w:jc w:val="center"/>
              <w:rPr>
                <w:rFonts w:ascii="Times" w:hAnsi="Times" w:eastAsia="Times" w:cs="Times"/>
                <w:sz w:val="20"/>
                <w:szCs w:val="20"/>
              </w:rPr>
            </w:pPr>
            <w:r w:rsidRPr="4BD3D3ED">
              <w:rPr>
                <w:rFonts w:ascii="Times" w:hAnsi="Times" w:eastAsia="Times" w:cs="Times"/>
                <w:sz w:val="20"/>
                <w:szCs w:val="20"/>
              </w:rPr>
              <w:t>26</w:t>
            </w:r>
          </w:p>
        </w:tc>
        <w:tc>
          <w:tcPr>
            <w:tcW w:w="93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22217F29" w14:textId="7AF24DA1">
            <w:pPr>
              <w:spacing w:after="0" w:line="480" w:lineRule="auto"/>
              <w:jc w:val="center"/>
              <w:rPr>
                <w:rFonts w:ascii="Times" w:hAnsi="Times" w:eastAsia="Times" w:cs="Times"/>
                <w:sz w:val="20"/>
                <w:szCs w:val="20"/>
              </w:rPr>
            </w:pPr>
            <w:r w:rsidRPr="4BD3D3ED">
              <w:rPr>
                <w:rFonts w:ascii="Times" w:hAnsi="Times" w:eastAsia="Times" w:cs="Times"/>
                <w:sz w:val="20"/>
                <w:szCs w:val="20"/>
              </w:rPr>
              <w:t>-40</w:t>
            </w:r>
          </w:p>
        </w:tc>
      </w:tr>
      <w:tr w:rsidR="4BD3D3ED" w:rsidTr="4BD3D3ED" w14:paraId="7726E854" w14:textId="77777777">
        <w:trPr>
          <w:trHeight w:val="300"/>
        </w:trPr>
        <w:tc>
          <w:tcPr>
            <w:tcW w:w="102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29EF120A" w14:textId="29C71739">
            <w:pPr>
              <w:spacing w:after="0" w:line="480" w:lineRule="auto"/>
              <w:jc w:val="center"/>
              <w:rPr>
                <w:rFonts w:ascii="Times" w:hAnsi="Times" w:eastAsia="Times" w:cs="Times"/>
                <w:sz w:val="20"/>
                <w:szCs w:val="20"/>
              </w:rPr>
            </w:pPr>
            <w:r w:rsidRPr="4BD3D3ED">
              <w:rPr>
                <w:rFonts w:ascii="Times" w:hAnsi="Times" w:eastAsia="Times" w:cs="Times"/>
                <w:sz w:val="20"/>
                <w:szCs w:val="20"/>
              </w:rPr>
              <w:t>Positive</w:t>
            </w:r>
          </w:p>
        </w:tc>
        <w:tc>
          <w:tcPr>
            <w:tcW w:w="17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1C19B12C" w14:textId="0C923393">
            <w:pPr>
              <w:spacing w:after="0" w:line="480" w:lineRule="auto"/>
              <w:jc w:val="center"/>
              <w:rPr>
                <w:rFonts w:ascii="Times" w:hAnsi="Times" w:eastAsia="Times" w:cs="Times"/>
                <w:sz w:val="20"/>
                <w:szCs w:val="20"/>
              </w:rPr>
            </w:pPr>
            <w:r w:rsidRPr="4BD3D3ED">
              <w:rPr>
                <w:rFonts w:ascii="Times" w:hAnsi="Times" w:eastAsia="Times" w:cs="Times"/>
                <w:sz w:val="20"/>
                <w:szCs w:val="20"/>
              </w:rPr>
              <w:t>Acetominophen-2</w:t>
            </w:r>
          </w:p>
        </w:tc>
        <w:tc>
          <w:tcPr>
            <w:tcW w:w="136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BD3D3ED" w:rsidP="00A63F7B" w:rsidRDefault="4BD3D3ED" w14:paraId="61E58AE8" w14:textId="2774D0CE">
            <w:pPr>
              <w:spacing w:after="0" w:line="480" w:lineRule="auto"/>
              <w:jc w:val="center"/>
              <w:rPr>
                <w:rFonts w:ascii="Times" w:hAnsi="Times" w:eastAsia="Times" w:cs="Times"/>
                <w:color w:val="000000" w:themeColor="text1"/>
                <w:sz w:val="20"/>
                <w:szCs w:val="20"/>
              </w:rPr>
            </w:pPr>
            <w:r w:rsidRPr="4BD3D3ED">
              <w:rPr>
                <w:rFonts w:ascii="Times" w:hAnsi="Times" w:eastAsia="Times" w:cs="Times"/>
                <w:color w:val="000000" w:themeColor="text1"/>
                <w:sz w:val="20"/>
                <w:szCs w:val="20"/>
              </w:rPr>
              <w:t>Qualifier</w:t>
            </w:r>
          </w:p>
        </w:tc>
        <w:tc>
          <w:tcPr>
            <w:tcW w:w="1146"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1E1BF096" w14:textId="46613684">
            <w:pPr>
              <w:spacing w:after="0" w:line="480" w:lineRule="auto"/>
              <w:jc w:val="center"/>
              <w:rPr>
                <w:rFonts w:ascii="Times" w:hAnsi="Times" w:eastAsia="Times" w:cs="Times"/>
                <w:sz w:val="20"/>
                <w:szCs w:val="20"/>
              </w:rPr>
            </w:pPr>
            <w:r w:rsidRPr="4BD3D3ED">
              <w:rPr>
                <w:rFonts w:ascii="Times" w:hAnsi="Times" w:eastAsia="Times" w:cs="Times"/>
                <w:sz w:val="20"/>
                <w:szCs w:val="20"/>
              </w:rPr>
              <w:t>151.9</w:t>
            </w:r>
          </w:p>
        </w:tc>
        <w:tc>
          <w:tcPr>
            <w:tcW w:w="1380"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6183A2C1" w14:textId="76BB1BD6">
            <w:pPr>
              <w:spacing w:after="0" w:line="480" w:lineRule="auto"/>
              <w:jc w:val="center"/>
              <w:rPr>
                <w:rFonts w:ascii="Times" w:hAnsi="Times" w:eastAsia="Times" w:cs="Times"/>
                <w:sz w:val="20"/>
                <w:szCs w:val="20"/>
              </w:rPr>
            </w:pPr>
            <w:r w:rsidRPr="4BD3D3ED">
              <w:rPr>
                <w:rFonts w:ascii="Times" w:hAnsi="Times" w:eastAsia="Times" w:cs="Times"/>
                <w:sz w:val="20"/>
                <w:szCs w:val="20"/>
              </w:rPr>
              <w:t>64.9</w:t>
            </w:r>
          </w:p>
        </w:tc>
        <w:tc>
          <w:tcPr>
            <w:tcW w:w="15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6881ACF9" w14:textId="6E88900A">
            <w:pPr>
              <w:spacing w:after="0" w:line="480" w:lineRule="auto"/>
              <w:jc w:val="center"/>
              <w:rPr>
                <w:rFonts w:ascii="Times" w:hAnsi="Times" w:eastAsia="Times" w:cs="Times"/>
                <w:sz w:val="20"/>
                <w:szCs w:val="20"/>
              </w:rPr>
            </w:pPr>
            <w:r w:rsidRPr="4BD3D3ED">
              <w:rPr>
                <w:rFonts w:ascii="Times" w:hAnsi="Times" w:eastAsia="Times" w:cs="Times"/>
                <w:sz w:val="20"/>
                <w:szCs w:val="20"/>
              </w:rPr>
              <w:t>2.64</w:t>
            </w:r>
          </w:p>
        </w:tc>
        <w:tc>
          <w:tcPr>
            <w:tcW w:w="64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06FBC82E" w14:textId="6DCC9924">
            <w:pPr>
              <w:spacing w:after="0" w:line="480" w:lineRule="auto"/>
              <w:jc w:val="center"/>
              <w:rPr>
                <w:rFonts w:ascii="Times" w:hAnsi="Times" w:eastAsia="Times" w:cs="Times"/>
                <w:sz w:val="20"/>
                <w:szCs w:val="20"/>
              </w:rPr>
            </w:pPr>
            <w:r w:rsidRPr="4BD3D3ED">
              <w:rPr>
                <w:rFonts w:ascii="Times" w:hAnsi="Times" w:eastAsia="Times" w:cs="Times"/>
                <w:sz w:val="20"/>
                <w:szCs w:val="20"/>
              </w:rPr>
              <w:t>-44</w:t>
            </w:r>
          </w:p>
        </w:tc>
        <w:tc>
          <w:tcPr>
            <w:tcW w:w="572"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54219897" w14:textId="5BBD8D35">
            <w:pPr>
              <w:spacing w:after="0" w:line="480" w:lineRule="auto"/>
              <w:jc w:val="center"/>
              <w:rPr>
                <w:rFonts w:ascii="Times" w:hAnsi="Times" w:eastAsia="Times" w:cs="Times"/>
                <w:sz w:val="20"/>
                <w:szCs w:val="20"/>
              </w:rPr>
            </w:pPr>
            <w:r w:rsidRPr="4BD3D3ED">
              <w:rPr>
                <w:rFonts w:ascii="Times" w:hAnsi="Times" w:eastAsia="Times" w:cs="Times"/>
                <w:sz w:val="20"/>
                <w:szCs w:val="20"/>
              </w:rPr>
              <w:t>14</w:t>
            </w:r>
          </w:p>
        </w:tc>
        <w:tc>
          <w:tcPr>
            <w:tcW w:w="93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19E5BAFF" w14:textId="77EC0058">
            <w:pPr>
              <w:spacing w:after="0" w:line="480" w:lineRule="auto"/>
              <w:jc w:val="center"/>
              <w:rPr>
                <w:rFonts w:ascii="Times" w:hAnsi="Times" w:eastAsia="Times" w:cs="Times"/>
                <w:sz w:val="20"/>
                <w:szCs w:val="20"/>
              </w:rPr>
            </w:pPr>
            <w:r w:rsidRPr="4BD3D3ED">
              <w:rPr>
                <w:rFonts w:ascii="Times" w:hAnsi="Times" w:eastAsia="Times" w:cs="Times"/>
                <w:sz w:val="20"/>
                <w:szCs w:val="20"/>
              </w:rPr>
              <w:t>-52</w:t>
            </w:r>
          </w:p>
        </w:tc>
      </w:tr>
      <w:tr w:rsidR="4BD3D3ED" w:rsidTr="4BD3D3ED" w14:paraId="1C3AB1A9" w14:textId="77777777">
        <w:trPr>
          <w:trHeight w:val="300"/>
        </w:trPr>
        <w:tc>
          <w:tcPr>
            <w:tcW w:w="102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20906CA5" w14:textId="48EA1A8D">
            <w:pPr>
              <w:spacing w:after="0" w:line="480" w:lineRule="auto"/>
              <w:jc w:val="center"/>
              <w:rPr>
                <w:rFonts w:ascii="Times" w:hAnsi="Times" w:eastAsia="Times" w:cs="Times"/>
                <w:sz w:val="20"/>
                <w:szCs w:val="20"/>
              </w:rPr>
            </w:pPr>
            <w:r w:rsidRPr="4BD3D3ED">
              <w:rPr>
                <w:rFonts w:ascii="Times" w:hAnsi="Times" w:eastAsia="Times" w:cs="Times"/>
                <w:sz w:val="20"/>
                <w:szCs w:val="20"/>
              </w:rPr>
              <w:t>Positive</w:t>
            </w:r>
          </w:p>
        </w:tc>
        <w:tc>
          <w:tcPr>
            <w:tcW w:w="17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13076FC1" w14:textId="4171C3D7">
            <w:pPr>
              <w:spacing w:after="0" w:line="480" w:lineRule="auto"/>
              <w:jc w:val="center"/>
              <w:rPr>
                <w:rFonts w:ascii="Times" w:hAnsi="Times" w:eastAsia="Times" w:cs="Times"/>
                <w:sz w:val="20"/>
                <w:szCs w:val="20"/>
              </w:rPr>
            </w:pPr>
            <w:r w:rsidRPr="4BD3D3ED">
              <w:rPr>
                <w:rFonts w:ascii="Times" w:hAnsi="Times" w:eastAsia="Times" w:cs="Times"/>
                <w:sz w:val="20"/>
                <w:szCs w:val="20"/>
              </w:rPr>
              <w:t>Acetominophen-3</w:t>
            </w:r>
          </w:p>
        </w:tc>
        <w:tc>
          <w:tcPr>
            <w:tcW w:w="136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BD3D3ED" w:rsidP="00A63F7B" w:rsidRDefault="4BD3D3ED" w14:paraId="114B1541" w14:textId="5B87BF45">
            <w:pPr>
              <w:spacing w:after="0" w:line="480" w:lineRule="auto"/>
              <w:jc w:val="center"/>
              <w:rPr>
                <w:rFonts w:ascii="Times" w:hAnsi="Times" w:eastAsia="Times" w:cs="Times"/>
                <w:color w:val="000000" w:themeColor="text1"/>
                <w:sz w:val="20"/>
                <w:szCs w:val="20"/>
              </w:rPr>
            </w:pPr>
            <w:r w:rsidRPr="4BD3D3ED">
              <w:rPr>
                <w:rFonts w:ascii="Times" w:hAnsi="Times" w:eastAsia="Times" w:cs="Times"/>
                <w:color w:val="000000" w:themeColor="text1"/>
                <w:sz w:val="20"/>
                <w:szCs w:val="20"/>
              </w:rPr>
              <w:t>Qualifier</w:t>
            </w:r>
          </w:p>
        </w:tc>
        <w:tc>
          <w:tcPr>
            <w:tcW w:w="1146"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7D682855" w14:textId="64E886E9">
            <w:pPr>
              <w:spacing w:after="0" w:line="480" w:lineRule="auto"/>
              <w:jc w:val="center"/>
              <w:rPr>
                <w:rFonts w:ascii="Times" w:hAnsi="Times" w:eastAsia="Times" w:cs="Times"/>
                <w:sz w:val="20"/>
                <w:szCs w:val="20"/>
              </w:rPr>
            </w:pPr>
            <w:r w:rsidRPr="4BD3D3ED">
              <w:rPr>
                <w:rFonts w:ascii="Times" w:hAnsi="Times" w:eastAsia="Times" w:cs="Times"/>
                <w:sz w:val="20"/>
                <w:szCs w:val="20"/>
              </w:rPr>
              <w:t>151.9</w:t>
            </w:r>
          </w:p>
        </w:tc>
        <w:tc>
          <w:tcPr>
            <w:tcW w:w="1380"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36F44809" w14:textId="52EE4F96">
            <w:pPr>
              <w:spacing w:after="0" w:line="480" w:lineRule="auto"/>
              <w:jc w:val="center"/>
              <w:rPr>
                <w:rFonts w:ascii="Times" w:hAnsi="Times" w:eastAsia="Times" w:cs="Times"/>
                <w:sz w:val="20"/>
                <w:szCs w:val="20"/>
              </w:rPr>
            </w:pPr>
            <w:r w:rsidRPr="4BD3D3ED">
              <w:rPr>
                <w:rFonts w:ascii="Times" w:hAnsi="Times" w:eastAsia="Times" w:cs="Times"/>
                <w:sz w:val="20"/>
                <w:szCs w:val="20"/>
              </w:rPr>
              <w:t>92.9</w:t>
            </w:r>
          </w:p>
        </w:tc>
        <w:tc>
          <w:tcPr>
            <w:tcW w:w="15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7EB7453F" w14:textId="0DD0F797">
            <w:pPr>
              <w:spacing w:after="0" w:line="480" w:lineRule="auto"/>
              <w:jc w:val="center"/>
              <w:rPr>
                <w:rFonts w:ascii="Times" w:hAnsi="Times" w:eastAsia="Times" w:cs="Times"/>
                <w:sz w:val="20"/>
                <w:szCs w:val="20"/>
              </w:rPr>
            </w:pPr>
            <w:r w:rsidRPr="4BD3D3ED">
              <w:rPr>
                <w:rFonts w:ascii="Times" w:hAnsi="Times" w:eastAsia="Times" w:cs="Times"/>
                <w:sz w:val="20"/>
                <w:szCs w:val="20"/>
              </w:rPr>
              <w:t>2.64</w:t>
            </w:r>
          </w:p>
        </w:tc>
        <w:tc>
          <w:tcPr>
            <w:tcW w:w="64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070C54C5" w14:textId="6BE05795">
            <w:pPr>
              <w:spacing w:after="0" w:line="480" w:lineRule="auto"/>
              <w:jc w:val="center"/>
              <w:rPr>
                <w:rFonts w:ascii="Times" w:hAnsi="Times" w:eastAsia="Times" w:cs="Times"/>
                <w:sz w:val="20"/>
                <w:szCs w:val="20"/>
              </w:rPr>
            </w:pPr>
            <w:r w:rsidRPr="4BD3D3ED">
              <w:rPr>
                <w:rFonts w:ascii="Times" w:hAnsi="Times" w:eastAsia="Times" w:cs="Times"/>
                <w:sz w:val="20"/>
                <w:szCs w:val="20"/>
              </w:rPr>
              <w:t>-32</w:t>
            </w:r>
          </w:p>
        </w:tc>
        <w:tc>
          <w:tcPr>
            <w:tcW w:w="572"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46E7A395" w14:textId="475A970A">
            <w:pPr>
              <w:spacing w:after="0" w:line="480" w:lineRule="auto"/>
              <w:jc w:val="center"/>
              <w:rPr>
                <w:rFonts w:ascii="Times" w:hAnsi="Times" w:eastAsia="Times" w:cs="Times"/>
                <w:sz w:val="20"/>
                <w:szCs w:val="20"/>
              </w:rPr>
            </w:pPr>
            <w:r w:rsidRPr="4BD3D3ED">
              <w:rPr>
                <w:rFonts w:ascii="Times" w:hAnsi="Times" w:eastAsia="Times" w:cs="Times"/>
                <w:sz w:val="20"/>
                <w:szCs w:val="20"/>
              </w:rPr>
              <w:t>25</w:t>
            </w:r>
          </w:p>
        </w:tc>
        <w:tc>
          <w:tcPr>
            <w:tcW w:w="93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17CEDBA5" w14:textId="0A9AD91A">
            <w:pPr>
              <w:spacing w:after="0" w:line="480" w:lineRule="auto"/>
              <w:jc w:val="center"/>
              <w:rPr>
                <w:rFonts w:ascii="Times" w:hAnsi="Times" w:eastAsia="Times" w:cs="Times"/>
                <w:sz w:val="20"/>
                <w:szCs w:val="20"/>
              </w:rPr>
            </w:pPr>
            <w:r w:rsidRPr="4BD3D3ED">
              <w:rPr>
                <w:rFonts w:ascii="Times" w:hAnsi="Times" w:eastAsia="Times" w:cs="Times"/>
                <w:sz w:val="20"/>
                <w:szCs w:val="20"/>
              </w:rPr>
              <w:t>-52</w:t>
            </w:r>
          </w:p>
        </w:tc>
      </w:tr>
      <w:tr w:rsidR="4BD3D3ED" w:rsidTr="4BD3D3ED" w14:paraId="20F9F089" w14:textId="77777777">
        <w:trPr>
          <w:trHeight w:val="300"/>
        </w:trPr>
        <w:tc>
          <w:tcPr>
            <w:tcW w:w="102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745DDB6D" w14:textId="4049DC78">
            <w:pPr>
              <w:spacing w:after="0" w:line="480" w:lineRule="auto"/>
              <w:jc w:val="center"/>
              <w:rPr>
                <w:rFonts w:ascii="Times" w:hAnsi="Times" w:eastAsia="Times" w:cs="Times"/>
                <w:sz w:val="20"/>
                <w:szCs w:val="20"/>
              </w:rPr>
            </w:pPr>
            <w:r w:rsidRPr="4BD3D3ED">
              <w:rPr>
                <w:rFonts w:ascii="Times" w:hAnsi="Times" w:eastAsia="Times" w:cs="Times"/>
                <w:sz w:val="20"/>
                <w:szCs w:val="20"/>
              </w:rPr>
              <w:t>Positive</w:t>
            </w:r>
          </w:p>
        </w:tc>
        <w:tc>
          <w:tcPr>
            <w:tcW w:w="17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3DBCFA30" w14:textId="12387F5D">
            <w:pPr>
              <w:spacing w:after="0" w:line="480" w:lineRule="auto"/>
              <w:jc w:val="center"/>
              <w:rPr>
                <w:rFonts w:ascii="Times" w:hAnsi="Times" w:eastAsia="Times" w:cs="Times"/>
                <w:sz w:val="20"/>
                <w:szCs w:val="20"/>
              </w:rPr>
            </w:pPr>
            <w:r w:rsidRPr="4BD3D3ED">
              <w:rPr>
                <w:rFonts w:ascii="Times" w:hAnsi="Times" w:eastAsia="Times" w:cs="Times"/>
                <w:sz w:val="20"/>
                <w:szCs w:val="20"/>
              </w:rPr>
              <w:t>Atenolol-1</w:t>
            </w:r>
          </w:p>
        </w:tc>
        <w:tc>
          <w:tcPr>
            <w:tcW w:w="136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BD3D3ED" w:rsidP="00A63F7B" w:rsidRDefault="4BD3D3ED" w14:paraId="132996C4" w14:textId="458BE7BD">
            <w:pPr>
              <w:spacing w:after="0" w:line="480" w:lineRule="auto"/>
              <w:jc w:val="center"/>
              <w:rPr>
                <w:rFonts w:ascii="Times" w:hAnsi="Times" w:eastAsia="Times" w:cs="Times"/>
                <w:color w:val="000000" w:themeColor="text1"/>
                <w:sz w:val="20"/>
                <w:szCs w:val="20"/>
              </w:rPr>
            </w:pPr>
            <w:r w:rsidRPr="4BD3D3ED">
              <w:rPr>
                <w:rFonts w:ascii="Times" w:hAnsi="Times" w:eastAsia="Times" w:cs="Times"/>
                <w:color w:val="000000" w:themeColor="text1"/>
                <w:sz w:val="20"/>
                <w:szCs w:val="20"/>
              </w:rPr>
              <w:t>Quantifier</w:t>
            </w:r>
          </w:p>
        </w:tc>
        <w:tc>
          <w:tcPr>
            <w:tcW w:w="1146"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5239BC66" w14:textId="1AC715B6">
            <w:pPr>
              <w:spacing w:after="0" w:line="480" w:lineRule="auto"/>
              <w:jc w:val="center"/>
              <w:rPr>
                <w:rFonts w:ascii="Times" w:hAnsi="Times" w:eastAsia="Times" w:cs="Times"/>
                <w:sz w:val="20"/>
                <w:szCs w:val="20"/>
              </w:rPr>
            </w:pPr>
            <w:r w:rsidRPr="4BD3D3ED">
              <w:rPr>
                <w:rFonts w:ascii="Times" w:hAnsi="Times" w:eastAsia="Times" w:cs="Times"/>
                <w:sz w:val="20"/>
                <w:szCs w:val="20"/>
              </w:rPr>
              <w:t>267</w:t>
            </w:r>
          </w:p>
        </w:tc>
        <w:tc>
          <w:tcPr>
            <w:tcW w:w="1380"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0BA2DEAF" w14:textId="57270AF0">
            <w:pPr>
              <w:spacing w:after="0" w:line="480" w:lineRule="auto"/>
              <w:jc w:val="center"/>
              <w:rPr>
                <w:rFonts w:ascii="Times" w:hAnsi="Times" w:eastAsia="Times" w:cs="Times"/>
                <w:sz w:val="20"/>
                <w:szCs w:val="20"/>
              </w:rPr>
            </w:pPr>
            <w:r w:rsidRPr="4BD3D3ED">
              <w:rPr>
                <w:rFonts w:ascii="Times" w:hAnsi="Times" w:eastAsia="Times" w:cs="Times"/>
                <w:sz w:val="20"/>
                <w:szCs w:val="20"/>
              </w:rPr>
              <w:t>145</w:t>
            </w:r>
          </w:p>
        </w:tc>
        <w:tc>
          <w:tcPr>
            <w:tcW w:w="15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0D272760" w14:textId="201432F1">
            <w:pPr>
              <w:spacing w:after="0" w:line="480" w:lineRule="auto"/>
              <w:jc w:val="center"/>
              <w:rPr>
                <w:rFonts w:ascii="Times" w:hAnsi="Times" w:eastAsia="Times" w:cs="Times"/>
                <w:sz w:val="20"/>
                <w:szCs w:val="20"/>
              </w:rPr>
            </w:pPr>
            <w:r w:rsidRPr="4BD3D3ED">
              <w:rPr>
                <w:rFonts w:ascii="Times" w:hAnsi="Times" w:eastAsia="Times" w:cs="Times"/>
                <w:sz w:val="20"/>
                <w:szCs w:val="20"/>
              </w:rPr>
              <w:t>2.94</w:t>
            </w:r>
          </w:p>
        </w:tc>
        <w:tc>
          <w:tcPr>
            <w:tcW w:w="64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5730FD4D" w14:textId="0BC233BE">
            <w:pPr>
              <w:spacing w:after="0" w:line="480" w:lineRule="auto"/>
              <w:jc w:val="center"/>
              <w:rPr>
                <w:rFonts w:ascii="Times" w:hAnsi="Times" w:eastAsia="Times" w:cs="Times"/>
                <w:sz w:val="20"/>
                <w:szCs w:val="20"/>
              </w:rPr>
            </w:pPr>
            <w:r w:rsidRPr="4BD3D3ED">
              <w:rPr>
                <w:rFonts w:ascii="Times" w:hAnsi="Times" w:eastAsia="Times" w:cs="Times"/>
                <w:sz w:val="20"/>
                <w:szCs w:val="20"/>
              </w:rPr>
              <w:t>-35</w:t>
            </w:r>
          </w:p>
        </w:tc>
        <w:tc>
          <w:tcPr>
            <w:tcW w:w="572"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1C9F0AD8" w14:textId="62A68767">
            <w:pPr>
              <w:spacing w:after="0" w:line="480" w:lineRule="auto"/>
              <w:jc w:val="center"/>
              <w:rPr>
                <w:rFonts w:ascii="Times" w:hAnsi="Times" w:eastAsia="Times" w:cs="Times"/>
                <w:sz w:val="20"/>
                <w:szCs w:val="20"/>
              </w:rPr>
            </w:pPr>
            <w:r w:rsidRPr="4BD3D3ED">
              <w:rPr>
                <w:rFonts w:ascii="Times" w:hAnsi="Times" w:eastAsia="Times" w:cs="Times"/>
                <w:sz w:val="20"/>
                <w:szCs w:val="20"/>
              </w:rPr>
              <w:t>35</w:t>
            </w:r>
          </w:p>
        </w:tc>
        <w:tc>
          <w:tcPr>
            <w:tcW w:w="93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6178C116" w14:textId="5B2FF6D3">
            <w:pPr>
              <w:spacing w:after="0" w:line="480" w:lineRule="auto"/>
              <w:jc w:val="center"/>
              <w:rPr>
                <w:rFonts w:ascii="Times" w:hAnsi="Times" w:eastAsia="Times" w:cs="Times"/>
                <w:sz w:val="20"/>
                <w:szCs w:val="20"/>
              </w:rPr>
            </w:pPr>
            <w:r w:rsidRPr="4BD3D3ED">
              <w:rPr>
                <w:rFonts w:ascii="Times" w:hAnsi="Times" w:eastAsia="Times" w:cs="Times"/>
                <w:sz w:val="20"/>
                <w:szCs w:val="20"/>
              </w:rPr>
              <w:t>-96</w:t>
            </w:r>
          </w:p>
        </w:tc>
      </w:tr>
      <w:tr w:rsidR="4BD3D3ED" w:rsidTr="4BD3D3ED" w14:paraId="712FF133" w14:textId="77777777">
        <w:trPr>
          <w:trHeight w:val="300"/>
        </w:trPr>
        <w:tc>
          <w:tcPr>
            <w:tcW w:w="102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735758DC" w14:textId="6D26EE4E">
            <w:pPr>
              <w:spacing w:after="0" w:line="480" w:lineRule="auto"/>
              <w:jc w:val="center"/>
              <w:rPr>
                <w:rFonts w:ascii="Times" w:hAnsi="Times" w:eastAsia="Times" w:cs="Times"/>
                <w:sz w:val="20"/>
                <w:szCs w:val="20"/>
              </w:rPr>
            </w:pPr>
            <w:r w:rsidRPr="4BD3D3ED">
              <w:rPr>
                <w:rFonts w:ascii="Times" w:hAnsi="Times" w:eastAsia="Times" w:cs="Times"/>
                <w:sz w:val="20"/>
                <w:szCs w:val="20"/>
              </w:rPr>
              <w:t>Positive</w:t>
            </w:r>
          </w:p>
        </w:tc>
        <w:tc>
          <w:tcPr>
            <w:tcW w:w="17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0F0B3DD2" w14:textId="184F44B2">
            <w:pPr>
              <w:spacing w:after="0" w:line="480" w:lineRule="auto"/>
              <w:jc w:val="center"/>
              <w:rPr>
                <w:rFonts w:ascii="Times" w:hAnsi="Times" w:eastAsia="Times" w:cs="Times"/>
                <w:sz w:val="20"/>
                <w:szCs w:val="20"/>
              </w:rPr>
            </w:pPr>
            <w:r w:rsidRPr="4BD3D3ED">
              <w:rPr>
                <w:rFonts w:ascii="Times" w:hAnsi="Times" w:eastAsia="Times" w:cs="Times"/>
                <w:sz w:val="20"/>
                <w:szCs w:val="20"/>
              </w:rPr>
              <w:t>Atenolol-2</w:t>
            </w:r>
          </w:p>
        </w:tc>
        <w:tc>
          <w:tcPr>
            <w:tcW w:w="136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BD3D3ED" w:rsidP="00A63F7B" w:rsidRDefault="4BD3D3ED" w14:paraId="53C6FBC2" w14:textId="2BEBB9E1">
            <w:pPr>
              <w:spacing w:after="0" w:line="480" w:lineRule="auto"/>
              <w:jc w:val="center"/>
              <w:rPr>
                <w:rFonts w:ascii="Times" w:hAnsi="Times" w:eastAsia="Times" w:cs="Times"/>
                <w:color w:val="000000" w:themeColor="text1"/>
                <w:sz w:val="20"/>
                <w:szCs w:val="20"/>
              </w:rPr>
            </w:pPr>
            <w:r w:rsidRPr="4BD3D3ED">
              <w:rPr>
                <w:rFonts w:ascii="Times" w:hAnsi="Times" w:eastAsia="Times" w:cs="Times"/>
                <w:color w:val="000000" w:themeColor="text1"/>
                <w:sz w:val="20"/>
                <w:szCs w:val="20"/>
              </w:rPr>
              <w:t>Qualifier</w:t>
            </w:r>
          </w:p>
        </w:tc>
        <w:tc>
          <w:tcPr>
            <w:tcW w:w="1146"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45FA3362" w14:textId="1F76B1CB">
            <w:pPr>
              <w:spacing w:after="0" w:line="480" w:lineRule="auto"/>
              <w:jc w:val="center"/>
              <w:rPr>
                <w:rFonts w:ascii="Times" w:hAnsi="Times" w:eastAsia="Times" w:cs="Times"/>
                <w:sz w:val="20"/>
                <w:szCs w:val="20"/>
              </w:rPr>
            </w:pPr>
            <w:r w:rsidRPr="4BD3D3ED">
              <w:rPr>
                <w:rFonts w:ascii="Times" w:hAnsi="Times" w:eastAsia="Times" w:cs="Times"/>
                <w:sz w:val="20"/>
                <w:szCs w:val="20"/>
              </w:rPr>
              <w:t>267</w:t>
            </w:r>
          </w:p>
        </w:tc>
        <w:tc>
          <w:tcPr>
            <w:tcW w:w="1380"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070BAB9F" w14:textId="5664ACC9">
            <w:pPr>
              <w:spacing w:after="0" w:line="480" w:lineRule="auto"/>
              <w:jc w:val="center"/>
              <w:rPr>
                <w:rFonts w:ascii="Times" w:hAnsi="Times" w:eastAsia="Times" w:cs="Times"/>
                <w:sz w:val="20"/>
                <w:szCs w:val="20"/>
              </w:rPr>
            </w:pPr>
            <w:r w:rsidRPr="4BD3D3ED">
              <w:rPr>
                <w:rFonts w:ascii="Times" w:hAnsi="Times" w:eastAsia="Times" w:cs="Times"/>
                <w:sz w:val="20"/>
                <w:szCs w:val="20"/>
              </w:rPr>
              <w:t>189.9</w:t>
            </w:r>
          </w:p>
        </w:tc>
        <w:tc>
          <w:tcPr>
            <w:tcW w:w="15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19C06982" w14:textId="7B4C954D">
            <w:pPr>
              <w:spacing w:after="0" w:line="480" w:lineRule="auto"/>
              <w:jc w:val="center"/>
              <w:rPr>
                <w:rFonts w:ascii="Times" w:hAnsi="Times" w:eastAsia="Times" w:cs="Times"/>
                <w:sz w:val="20"/>
                <w:szCs w:val="20"/>
              </w:rPr>
            </w:pPr>
            <w:r w:rsidRPr="4BD3D3ED">
              <w:rPr>
                <w:rFonts w:ascii="Times" w:hAnsi="Times" w:eastAsia="Times" w:cs="Times"/>
                <w:sz w:val="20"/>
                <w:szCs w:val="20"/>
              </w:rPr>
              <w:t>2.94</w:t>
            </w:r>
          </w:p>
        </w:tc>
        <w:tc>
          <w:tcPr>
            <w:tcW w:w="64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65FB95BB" w14:textId="154F620C">
            <w:pPr>
              <w:spacing w:after="0" w:line="480" w:lineRule="auto"/>
              <w:jc w:val="center"/>
              <w:rPr>
                <w:rFonts w:ascii="Times" w:hAnsi="Times" w:eastAsia="Times" w:cs="Times"/>
                <w:sz w:val="20"/>
                <w:szCs w:val="20"/>
              </w:rPr>
            </w:pPr>
            <w:r w:rsidRPr="4BD3D3ED">
              <w:rPr>
                <w:rFonts w:ascii="Times" w:hAnsi="Times" w:eastAsia="Times" w:cs="Times"/>
                <w:sz w:val="20"/>
                <w:szCs w:val="20"/>
              </w:rPr>
              <w:t>-23</w:t>
            </w:r>
          </w:p>
        </w:tc>
        <w:tc>
          <w:tcPr>
            <w:tcW w:w="572"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3A8E6E32" w14:textId="4C721AD2">
            <w:pPr>
              <w:spacing w:after="0" w:line="480" w:lineRule="auto"/>
              <w:jc w:val="center"/>
              <w:rPr>
                <w:rFonts w:ascii="Times" w:hAnsi="Times" w:eastAsia="Times" w:cs="Times"/>
                <w:sz w:val="20"/>
                <w:szCs w:val="20"/>
              </w:rPr>
            </w:pPr>
            <w:r w:rsidRPr="4BD3D3ED">
              <w:rPr>
                <w:rFonts w:ascii="Times" w:hAnsi="Times" w:eastAsia="Times" w:cs="Times"/>
                <w:sz w:val="20"/>
                <w:szCs w:val="20"/>
              </w:rPr>
              <w:t>36</w:t>
            </w:r>
          </w:p>
        </w:tc>
        <w:tc>
          <w:tcPr>
            <w:tcW w:w="93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748DB8A8" w14:textId="2BDA6230">
            <w:pPr>
              <w:spacing w:after="0" w:line="480" w:lineRule="auto"/>
              <w:jc w:val="center"/>
              <w:rPr>
                <w:rFonts w:ascii="Times" w:hAnsi="Times" w:eastAsia="Times" w:cs="Times"/>
                <w:sz w:val="20"/>
                <w:szCs w:val="20"/>
              </w:rPr>
            </w:pPr>
            <w:r w:rsidRPr="4BD3D3ED">
              <w:rPr>
                <w:rFonts w:ascii="Times" w:hAnsi="Times" w:eastAsia="Times" w:cs="Times"/>
                <w:sz w:val="20"/>
                <w:szCs w:val="20"/>
              </w:rPr>
              <w:t>-23</w:t>
            </w:r>
          </w:p>
        </w:tc>
      </w:tr>
      <w:tr w:rsidR="4BD3D3ED" w:rsidTr="4BD3D3ED" w14:paraId="131DE5F9" w14:textId="77777777">
        <w:trPr>
          <w:trHeight w:val="300"/>
        </w:trPr>
        <w:tc>
          <w:tcPr>
            <w:tcW w:w="102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39D51E8D" w14:textId="78BD1A53">
            <w:pPr>
              <w:spacing w:after="0" w:line="480" w:lineRule="auto"/>
              <w:jc w:val="center"/>
              <w:rPr>
                <w:rFonts w:ascii="Times" w:hAnsi="Times" w:eastAsia="Times" w:cs="Times"/>
                <w:sz w:val="20"/>
                <w:szCs w:val="20"/>
              </w:rPr>
            </w:pPr>
            <w:r w:rsidRPr="4BD3D3ED">
              <w:rPr>
                <w:rFonts w:ascii="Times" w:hAnsi="Times" w:eastAsia="Times" w:cs="Times"/>
                <w:sz w:val="20"/>
                <w:szCs w:val="20"/>
              </w:rPr>
              <w:t>Positive</w:t>
            </w:r>
          </w:p>
        </w:tc>
        <w:tc>
          <w:tcPr>
            <w:tcW w:w="17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5C7CE677" w14:textId="2A5B9281">
            <w:pPr>
              <w:spacing w:after="0" w:line="480" w:lineRule="auto"/>
              <w:jc w:val="center"/>
              <w:rPr>
                <w:rFonts w:ascii="Times" w:hAnsi="Times" w:eastAsia="Times" w:cs="Times"/>
                <w:sz w:val="20"/>
                <w:szCs w:val="20"/>
              </w:rPr>
            </w:pPr>
            <w:r w:rsidRPr="4BD3D3ED">
              <w:rPr>
                <w:rFonts w:ascii="Times" w:hAnsi="Times" w:eastAsia="Times" w:cs="Times"/>
                <w:sz w:val="20"/>
                <w:szCs w:val="20"/>
              </w:rPr>
              <w:t>Gabapentin-1</w:t>
            </w:r>
          </w:p>
        </w:tc>
        <w:tc>
          <w:tcPr>
            <w:tcW w:w="136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BD3D3ED" w:rsidP="00A63F7B" w:rsidRDefault="4BD3D3ED" w14:paraId="3069D101" w14:textId="64F43FC9">
            <w:pPr>
              <w:spacing w:after="0" w:line="480" w:lineRule="auto"/>
              <w:jc w:val="center"/>
              <w:rPr>
                <w:rFonts w:ascii="Times" w:hAnsi="Times" w:eastAsia="Times" w:cs="Times"/>
                <w:color w:val="000000" w:themeColor="text1"/>
                <w:sz w:val="20"/>
                <w:szCs w:val="20"/>
              </w:rPr>
            </w:pPr>
            <w:r w:rsidRPr="4BD3D3ED">
              <w:rPr>
                <w:rFonts w:ascii="Times" w:hAnsi="Times" w:eastAsia="Times" w:cs="Times"/>
                <w:color w:val="000000" w:themeColor="text1"/>
                <w:sz w:val="20"/>
                <w:szCs w:val="20"/>
              </w:rPr>
              <w:t>Quantifier</w:t>
            </w:r>
          </w:p>
        </w:tc>
        <w:tc>
          <w:tcPr>
            <w:tcW w:w="1146"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0EAAFB3A" w14:textId="02EC595B">
            <w:pPr>
              <w:spacing w:after="0" w:line="480" w:lineRule="auto"/>
              <w:jc w:val="center"/>
              <w:rPr>
                <w:rFonts w:ascii="Times" w:hAnsi="Times" w:eastAsia="Times" w:cs="Times"/>
                <w:sz w:val="20"/>
                <w:szCs w:val="20"/>
              </w:rPr>
            </w:pPr>
            <w:r w:rsidRPr="4BD3D3ED">
              <w:rPr>
                <w:rFonts w:ascii="Times" w:hAnsi="Times" w:eastAsia="Times" w:cs="Times"/>
                <w:sz w:val="20"/>
                <w:szCs w:val="20"/>
              </w:rPr>
              <w:t>172</w:t>
            </w:r>
          </w:p>
        </w:tc>
        <w:tc>
          <w:tcPr>
            <w:tcW w:w="1380"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66D537CB" w14:textId="6FFF69BB">
            <w:pPr>
              <w:spacing w:after="0" w:line="480" w:lineRule="auto"/>
              <w:jc w:val="center"/>
              <w:rPr>
                <w:rFonts w:ascii="Times" w:hAnsi="Times" w:eastAsia="Times" w:cs="Times"/>
                <w:sz w:val="20"/>
                <w:szCs w:val="20"/>
              </w:rPr>
            </w:pPr>
            <w:r w:rsidRPr="4BD3D3ED">
              <w:rPr>
                <w:rFonts w:ascii="Times" w:hAnsi="Times" w:eastAsia="Times" w:cs="Times"/>
                <w:sz w:val="20"/>
                <w:szCs w:val="20"/>
              </w:rPr>
              <w:t>154</w:t>
            </w:r>
          </w:p>
        </w:tc>
        <w:tc>
          <w:tcPr>
            <w:tcW w:w="15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0893FAF7" w14:textId="50874DA3">
            <w:pPr>
              <w:spacing w:after="0" w:line="480" w:lineRule="auto"/>
              <w:jc w:val="center"/>
              <w:rPr>
                <w:rFonts w:ascii="Times" w:hAnsi="Times" w:eastAsia="Times" w:cs="Times"/>
                <w:sz w:val="20"/>
                <w:szCs w:val="20"/>
              </w:rPr>
            </w:pPr>
            <w:r w:rsidRPr="4BD3D3ED">
              <w:rPr>
                <w:rFonts w:ascii="Times" w:hAnsi="Times" w:eastAsia="Times" w:cs="Times"/>
                <w:sz w:val="20"/>
                <w:szCs w:val="20"/>
              </w:rPr>
              <w:t>3.11</w:t>
            </w:r>
          </w:p>
        </w:tc>
        <w:tc>
          <w:tcPr>
            <w:tcW w:w="64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50E4CD52" w14:textId="1A1FDDE8">
            <w:pPr>
              <w:spacing w:after="0" w:line="480" w:lineRule="auto"/>
              <w:jc w:val="center"/>
              <w:rPr>
                <w:rFonts w:ascii="Times" w:hAnsi="Times" w:eastAsia="Times" w:cs="Times"/>
                <w:sz w:val="20"/>
                <w:szCs w:val="20"/>
              </w:rPr>
            </w:pPr>
            <w:r w:rsidRPr="4BD3D3ED">
              <w:rPr>
                <w:rFonts w:ascii="Times" w:hAnsi="Times" w:eastAsia="Times" w:cs="Times"/>
                <w:sz w:val="20"/>
                <w:szCs w:val="20"/>
              </w:rPr>
              <w:t>-18</w:t>
            </w:r>
          </w:p>
        </w:tc>
        <w:tc>
          <w:tcPr>
            <w:tcW w:w="572"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557F757E" w14:textId="105BDEE2">
            <w:pPr>
              <w:spacing w:after="0" w:line="480" w:lineRule="auto"/>
              <w:jc w:val="center"/>
              <w:rPr>
                <w:rFonts w:ascii="Times" w:hAnsi="Times" w:eastAsia="Times" w:cs="Times"/>
                <w:sz w:val="20"/>
                <w:szCs w:val="20"/>
              </w:rPr>
            </w:pPr>
            <w:r w:rsidRPr="4BD3D3ED">
              <w:rPr>
                <w:rFonts w:ascii="Times" w:hAnsi="Times" w:eastAsia="Times" w:cs="Times"/>
                <w:sz w:val="20"/>
                <w:szCs w:val="20"/>
              </w:rPr>
              <w:t>0</w:t>
            </w:r>
          </w:p>
        </w:tc>
        <w:tc>
          <w:tcPr>
            <w:tcW w:w="93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5EFAC632" w14:textId="3D77F911">
            <w:pPr>
              <w:spacing w:after="0" w:line="480" w:lineRule="auto"/>
              <w:jc w:val="center"/>
              <w:rPr>
                <w:rFonts w:ascii="Times" w:hAnsi="Times" w:eastAsia="Times" w:cs="Times"/>
                <w:sz w:val="20"/>
                <w:szCs w:val="20"/>
              </w:rPr>
            </w:pPr>
            <w:r w:rsidRPr="4BD3D3ED">
              <w:rPr>
                <w:rFonts w:ascii="Times" w:hAnsi="Times" w:eastAsia="Times" w:cs="Times"/>
                <w:sz w:val="20"/>
                <w:szCs w:val="20"/>
              </w:rPr>
              <w:t>-18</w:t>
            </w:r>
          </w:p>
        </w:tc>
      </w:tr>
      <w:tr w:rsidR="4BD3D3ED" w:rsidTr="4BD3D3ED" w14:paraId="088AEB2A" w14:textId="77777777">
        <w:trPr>
          <w:trHeight w:val="300"/>
        </w:trPr>
        <w:tc>
          <w:tcPr>
            <w:tcW w:w="102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7F94AB46" w14:textId="1F9B750A">
            <w:pPr>
              <w:spacing w:after="0" w:line="480" w:lineRule="auto"/>
              <w:jc w:val="center"/>
              <w:rPr>
                <w:rFonts w:ascii="Times" w:hAnsi="Times" w:eastAsia="Times" w:cs="Times"/>
                <w:sz w:val="20"/>
                <w:szCs w:val="20"/>
              </w:rPr>
            </w:pPr>
            <w:r w:rsidRPr="4BD3D3ED">
              <w:rPr>
                <w:rFonts w:ascii="Times" w:hAnsi="Times" w:eastAsia="Times" w:cs="Times"/>
                <w:sz w:val="20"/>
                <w:szCs w:val="20"/>
              </w:rPr>
              <w:t>Positive</w:t>
            </w:r>
          </w:p>
        </w:tc>
        <w:tc>
          <w:tcPr>
            <w:tcW w:w="17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4D944EBB" w14:textId="5B811FD7">
            <w:pPr>
              <w:spacing w:after="0" w:line="480" w:lineRule="auto"/>
              <w:jc w:val="center"/>
              <w:rPr>
                <w:rFonts w:ascii="Times" w:hAnsi="Times" w:eastAsia="Times" w:cs="Times"/>
                <w:sz w:val="20"/>
                <w:szCs w:val="20"/>
              </w:rPr>
            </w:pPr>
            <w:r w:rsidRPr="4BD3D3ED">
              <w:rPr>
                <w:rFonts w:ascii="Times" w:hAnsi="Times" w:eastAsia="Times" w:cs="Times"/>
                <w:sz w:val="20"/>
                <w:szCs w:val="20"/>
              </w:rPr>
              <w:t>Gabapentin-2</w:t>
            </w:r>
          </w:p>
        </w:tc>
        <w:tc>
          <w:tcPr>
            <w:tcW w:w="136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BD3D3ED" w:rsidP="00A63F7B" w:rsidRDefault="4BD3D3ED" w14:paraId="0A4D7FF4" w14:textId="04E933BD">
            <w:pPr>
              <w:spacing w:after="0" w:line="480" w:lineRule="auto"/>
              <w:jc w:val="center"/>
              <w:rPr>
                <w:rFonts w:ascii="Times" w:hAnsi="Times" w:eastAsia="Times" w:cs="Times"/>
                <w:color w:val="000000" w:themeColor="text1"/>
                <w:sz w:val="20"/>
                <w:szCs w:val="20"/>
              </w:rPr>
            </w:pPr>
            <w:r w:rsidRPr="4BD3D3ED">
              <w:rPr>
                <w:rFonts w:ascii="Times" w:hAnsi="Times" w:eastAsia="Times" w:cs="Times"/>
                <w:color w:val="000000" w:themeColor="text1"/>
                <w:sz w:val="20"/>
                <w:szCs w:val="20"/>
              </w:rPr>
              <w:t>Qualifier</w:t>
            </w:r>
          </w:p>
        </w:tc>
        <w:tc>
          <w:tcPr>
            <w:tcW w:w="1146"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126A39D2" w14:textId="19D59AF7">
            <w:pPr>
              <w:spacing w:after="0" w:line="480" w:lineRule="auto"/>
              <w:jc w:val="center"/>
              <w:rPr>
                <w:rFonts w:ascii="Times" w:hAnsi="Times" w:eastAsia="Times" w:cs="Times"/>
                <w:sz w:val="20"/>
                <w:szCs w:val="20"/>
              </w:rPr>
            </w:pPr>
            <w:r w:rsidRPr="4BD3D3ED">
              <w:rPr>
                <w:rFonts w:ascii="Times" w:hAnsi="Times" w:eastAsia="Times" w:cs="Times"/>
                <w:sz w:val="20"/>
                <w:szCs w:val="20"/>
              </w:rPr>
              <w:t>172</w:t>
            </w:r>
          </w:p>
        </w:tc>
        <w:tc>
          <w:tcPr>
            <w:tcW w:w="1380"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607ABF48" w14:textId="326240E2">
            <w:pPr>
              <w:spacing w:after="0" w:line="480" w:lineRule="auto"/>
              <w:jc w:val="center"/>
              <w:rPr>
                <w:rFonts w:ascii="Times" w:hAnsi="Times" w:eastAsia="Times" w:cs="Times"/>
                <w:sz w:val="20"/>
                <w:szCs w:val="20"/>
              </w:rPr>
            </w:pPr>
            <w:r w:rsidRPr="4BD3D3ED">
              <w:rPr>
                <w:rFonts w:ascii="Times" w:hAnsi="Times" w:eastAsia="Times" w:cs="Times"/>
                <w:sz w:val="20"/>
                <w:szCs w:val="20"/>
              </w:rPr>
              <w:t>137</w:t>
            </w:r>
          </w:p>
        </w:tc>
        <w:tc>
          <w:tcPr>
            <w:tcW w:w="15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3CF87D7D" w14:textId="22207F53">
            <w:pPr>
              <w:spacing w:after="0" w:line="480" w:lineRule="auto"/>
              <w:jc w:val="center"/>
              <w:rPr>
                <w:rFonts w:ascii="Times" w:hAnsi="Times" w:eastAsia="Times" w:cs="Times"/>
                <w:sz w:val="20"/>
                <w:szCs w:val="20"/>
              </w:rPr>
            </w:pPr>
            <w:r w:rsidRPr="4BD3D3ED">
              <w:rPr>
                <w:rFonts w:ascii="Times" w:hAnsi="Times" w:eastAsia="Times" w:cs="Times"/>
                <w:sz w:val="20"/>
                <w:szCs w:val="20"/>
              </w:rPr>
              <w:t>3.11</w:t>
            </w:r>
          </w:p>
        </w:tc>
        <w:tc>
          <w:tcPr>
            <w:tcW w:w="64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1F6E48BF" w14:textId="64726FDB">
            <w:pPr>
              <w:spacing w:after="0" w:line="480" w:lineRule="auto"/>
              <w:jc w:val="center"/>
              <w:rPr>
                <w:rFonts w:ascii="Times" w:hAnsi="Times" w:eastAsia="Times" w:cs="Times"/>
                <w:sz w:val="20"/>
                <w:szCs w:val="20"/>
              </w:rPr>
            </w:pPr>
            <w:r w:rsidRPr="4BD3D3ED">
              <w:rPr>
                <w:rFonts w:ascii="Times" w:hAnsi="Times" w:eastAsia="Times" w:cs="Times"/>
                <w:sz w:val="20"/>
                <w:szCs w:val="20"/>
              </w:rPr>
              <w:t>-19</w:t>
            </w:r>
          </w:p>
        </w:tc>
        <w:tc>
          <w:tcPr>
            <w:tcW w:w="572"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66F9032B" w14:textId="28C6484D">
            <w:pPr>
              <w:spacing w:after="0" w:line="480" w:lineRule="auto"/>
              <w:jc w:val="center"/>
              <w:rPr>
                <w:rFonts w:ascii="Times" w:hAnsi="Times" w:eastAsia="Times" w:cs="Times"/>
                <w:sz w:val="20"/>
                <w:szCs w:val="20"/>
              </w:rPr>
            </w:pPr>
            <w:r w:rsidRPr="4BD3D3ED">
              <w:rPr>
                <w:rFonts w:ascii="Times" w:hAnsi="Times" w:eastAsia="Times" w:cs="Times"/>
                <w:sz w:val="20"/>
                <w:szCs w:val="20"/>
              </w:rPr>
              <w:t>25</w:t>
            </w:r>
          </w:p>
        </w:tc>
        <w:tc>
          <w:tcPr>
            <w:tcW w:w="93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6CDB3BAA" w14:textId="612C159C">
            <w:pPr>
              <w:spacing w:after="0" w:line="480" w:lineRule="auto"/>
              <w:jc w:val="center"/>
              <w:rPr>
                <w:rFonts w:ascii="Times" w:hAnsi="Times" w:eastAsia="Times" w:cs="Times"/>
                <w:sz w:val="20"/>
                <w:szCs w:val="20"/>
              </w:rPr>
            </w:pPr>
            <w:r w:rsidRPr="4BD3D3ED">
              <w:rPr>
                <w:rFonts w:ascii="Times" w:hAnsi="Times" w:eastAsia="Times" w:cs="Times"/>
                <w:sz w:val="20"/>
                <w:szCs w:val="20"/>
              </w:rPr>
              <w:t>-19</w:t>
            </w:r>
          </w:p>
        </w:tc>
      </w:tr>
      <w:tr w:rsidR="4BD3D3ED" w:rsidTr="4BD3D3ED" w14:paraId="70B2F4D8" w14:textId="77777777">
        <w:trPr>
          <w:trHeight w:val="300"/>
        </w:trPr>
        <w:tc>
          <w:tcPr>
            <w:tcW w:w="102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75321ACD" w14:textId="50B710ED">
            <w:pPr>
              <w:spacing w:after="0" w:line="480" w:lineRule="auto"/>
              <w:jc w:val="center"/>
              <w:rPr>
                <w:rFonts w:ascii="Times" w:hAnsi="Times" w:eastAsia="Times" w:cs="Times"/>
                <w:sz w:val="20"/>
                <w:szCs w:val="20"/>
              </w:rPr>
            </w:pPr>
            <w:r w:rsidRPr="4BD3D3ED">
              <w:rPr>
                <w:rFonts w:ascii="Times" w:hAnsi="Times" w:eastAsia="Times" w:cs="Times"/>
                <w:sz w:val="20"/>
                <w:szCs w:val="20"/>
              </w:rPr>
              <w:t>Positive</w:t>
            </w:r>
          </w:p>
        </w:tc>
        <w:tc>
          <w:tcPr>
            <w:tcW w:w="17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124A57A7" w14:textId="55B8435F">
            <w:pPr>
              <w:spacing w:after="0" w:line="480" w:lineRule="auto"/>
              <w:jc w:val="center"/>
              <w:rPr>
                <w:rFonts w:ascii="Times" w:hAnsi="Times" w:eastAsia="Times" w:cs="Times"/>
                <w:sz w:val="20"/>
                <w:szCs w:val="20"/>
              </w:rPr>
            </w:pPr>
            <w:r w:rsidRPr="4BD3D3ED">
              <w:rPr>
                <w:rFonts w:ascii="Times" w:hAnsi="Times" w:eastAsia="Times" w:cs="Times"/>
                <w:sz w:val="20"/>
                <w:szCs w:val="20"/>
              </w:rPr>
              <w:t>Phenytoin-1</w:t>
            </w:r>
          </w:p>
        </w:tc>
        <w:tc>
          <w:tcPr>
            <w:tcW w:w="136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BD3D3ED" w:rsidP="00A63F7B" w:rsidRDefault="4BD3D3ED" w14:paraId="676713CE" w14:textId="5D4E65FA">
            <w:pPr>
              <w:spacing w:after="0" w:line="480" w:lineRule="auto"/>
              <w:jc w:val="center"/>
              <w:rPr>
                <w:rFonts w:ascii="Times" w:hAnsi="Times" w:eastAsia="Times" w:cs="Times"/>
                <w:color w:val="000000" w:themeColor="text1"/>
                <w:sz w:val="20"/>
                <w:szCs w:val="20"/>
              </w:rPr>
            </w:pPr>
            <w:r w:rsidRPr="4BD3D3ED">
              <w:rPr>
                <w:rFonts w:ascii="Times" w:hAnsi="Times" w:eastAsia="Times" w:cs="Times"/>
                <w:color w:val="000000" w:themeColor="text1"/>
                <w:sz w:val="20"/>
                <w:szCs w:val="20"/>
              </w:rPr>
              <w:t>Quantifier</w:t>
            </w:r>
          </w:p>
        </w:tc>
        <w:tc>
          <w:tcPr>
            <w:tcW w:w="1146"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502E74E0" w14:textId="377E97AF">
            <w:pPr>
              <w:spacing w:after="0" w:line="480" w:lineRule="auto"/>
              <w:jc w:val="center"/>
              <w:rPr>
                <w:rFonts w:ascii="Times" w:hAnsi="Times" w:eastAsia="Times" w:cs="Times"/>
                <w:sz w:val="20"/>
                <w:szCs w:val="20"/>
              </w:rPr>
            </w:pPr>
            <w:r w:rsidRPr="4BD3D3ED">
              <w:rPr>
                <w:rFonts w:ascii="Times" w:hAnsi="Times" w:eastAsia="Times" w:cs="Times"/>
                <w:sz w:val="20"/>
                <w:szCs w:val="20"/>
              </w:rPr>
              <w:t>252.9</w:t>
            </w:r>
          </w:p>
        </w:tc>
        <w:tc>
          <w:tcPr>
            <w:tcW w:w="1380"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45E3FABA" w14:textId="395DC3D5">
            <w:pPr>
              <w:spacing w:after="0" w:line="480" w:lineRule="auto"/>
              <w:jc w:val="center"/>
              <w:rPr>
                <w:rFonts w:ascii="Times" w:hAnsi="Times" w:eastAsia="Times" w:cs="Times"/>
                <w:sz w:val="20"/>
                <w:szCs w:val="20"/>
              </w:rPr>
            </w:pPr>
            <w:r w:rsidRPr="4BD3D3ED">
              <w:rPr>
                <w:rFonts w:ascii="Times" w:hAnsi="Times" w:eastAsia="Times" w:cs="Times"/>
                <w:sz w:val="20"/>
                <w:szCs w:val="20"/>
              </w:rPr>
              <w:t>181.9</w:t>
            </w:r>
          </w:p>
        </w:tc>
        <w:tc>
          <w:tcPr>
            <w:tcW w:w="15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591AE668" w14:textId="1563F74F">
            <w:pPr>
              <w:spacing w:after="0" w:line="480" w:lineRule="auto"/>
              <w:jc w:val="center"/>
              <w:rPr>
                <w:rFonts w:ascii="Times" w:hAnsi="Times" w:eastAsia="Times" w:cs="Times"/>
                <w:sz w:val="20"/>
                <w:szCs w:val="20"/>
              </w:rPr>
            </w:pPr>
            <w:r w:rsidRPr="4BD3D3ED">
              <w:rPr>
                <w:rFonts w:ascii="Times" w:hAnsi="Times" w:eastAsia="Times" w:cs="Times"/>
                <w:sz w:val="20"/>
                <w:szCs w:val="20"/>
              </w:rPr>
              <w:t>6.53</w:t>
            </w:r>
          </w:p>
        </w:tc>
        <w:tc>
          <w:tcPr>
            <w:tcW w:w="64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0FC8DBC8" w14:textId="0A0FABA6">
            <w:pPr>
              <w:spacing w:after="0" w:line="480" w:lineRule="auto"/>
              <w:jc w:val="center"/>
              <w:rPr>
                <w:rFonts w:ascii="Times" w:hAnsi="Times" w:eastAsia="Times" w:cs="Times"/>
                <w:sz w:val="20"/>
                <w:szCs w:val="20"/>
              </w:rPr>
            </w:pPr>
            <w:r w:rsidRPr="4BD3D3ED">
              <w:rPr>
                <w:rFonts w:ascii="Times" w:hAnsi="Times" w:eastAsia="Times" w:cs="Times"/>
                <w:sz w:val="20"/>
                <w:szCs w:val="20"/>
              </w:rPr>
              <w:t>-27</w:t>
            </w:r>
          </w:p>
        </w:tc>
        <w:tc>
          <w:tcPr>
            <w:tcW w:w="572"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31D05E3B" w14:textId="3611EFA4">
            <w:pPr>
              <w:spacing w:after="0" w:line="480" w:lineRule="auto"/>
              <w:jc w:val="center"/>
              <w:rPr>
                <w:rFonts w:ascii="Times" w:hAnsi="Times" w:eastAsia="Times" w:cs="Times"/>
                <w:sz w:val="20"/>
                <w:szCs w:val="20"/>
              </w:rPr>
            </w:pPr>
            <w:r w:rsidRPr="4BD3D3ED">
              <w:rPr>
                <w:rFonts w:ascii="Times" w:hAnsi="Times" w:eastAsia="Times" w:cs="Times"/>
                <w:sz w:val="20"/>
                <w:szCs w:val="20"/>
              </w:rPr>
              <w:t>25</w:t>
            </w:r>
          </w:p>
        </w:tc>
        <w:tc>
          <w:tcPr>
            <w:tcW w:w="93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22465D18" w14:textId="666C273A">
            <w:pPr>
              <w:spacing w:after="0" w:line="480" w:lineRule="auto"/>
              <w:jc w:val="center"/>
              <w:rPr>
                <w:rFonts w:ascii="Times" w:hAnsi="Times" w:eastAsia="Times" w:cs="Times"/>
                <w:sz w:val="20"/>
                <w:szCs w:val="20"/>
              </w:rPr>
            </w:pPr>
            <w:r w:rsidRPr="4BD3D3ED">
              <w:rPr>
                <w:rFonts w:ascii="Times" w:hAnsi="Times" w:eastAsia="Times" w:cs="Times"/>
                <w:sz w:val="20"/>
                <w:szCs w:val="20"/>
              </w:rPr>
              <w:t>-56</w:t>
            </w:r>
          </w:p>
        </w:tc>
      </w:tr>
      <w:tr w:rsidR="4BD3D3ED" w:rsidTr="4BD3D3ED" w14:paraId="6C069AD0" w14:textId="77777777">
        <w:trPr>
          <w:trHeight w:val="300"/>
        </w:trPr>
        <w:tc>
          <w:tcPr>
            <w:tcW w:w="102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48BE3933" w14:textId="6BCAA328">
            <w:pPr>
              <w:spacing w:after="0" w:line="480" w:lineRule="auto"/>
              <w:jc w:val="center"/>
              <w:rPr>
                <w:rFonts w:ascii="Times" w:hAnsi="Times" w:eastAsia="Times" w:cs="Times"/>
                <w:sz w:val="20"/>
                <w:szCs w:val="20"/>
              </w:rPr>
            </w:pPr>
            <w:r w:rsidRPr="4BD3D3ED">
              <w:rPr>
                <w:rFonts w:ascii="Times" w:hAnsi="Times" w:eastAsia="Times" w:cs="Times"/>
                <w:sz w:val="20"/>
                <w:szCs w:val="20"/>
              </w:rPr>
              <w:t>Positive</w:t>
            </w:r>
          </w:p>
        </w:tc>
        <w:tc>
          <w:tcPr>
            <w:tcW w:w="17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75B7DFA2" w14:textId="2C3813D6">
            <w:pPr>
              <w:spacing w:after="0" w:line="480" w:lineRule="auto"/>
              <w:jc w:val="center"/>
              <w:rPr>
                <w:rFonts w:ascii="Times" w:hAnsi="Times" w:eastAsia="Times" w:cs="Times"/>
                <w:sz w:val="20"/>
                <w:szCs w:val="20"/>
              </w:rPr>
            </w:pPr>
            <w:r w:rsidRPr="4BD3D3ED">
              <w:rPr>
                <w:rFonts w:ascii="Times" w:hAnsi="Times" w:eastAsia="Times" w:cs="Times"/>
                <w:sz w:val="20"/>
                <w:szCs w:val="20"/>
              </w:rPr>
              <w:t>Phenytoin-2</w:t>
            </w:r>
          </w:p>
        </w:tc>
        <w:tc>
          <w:tcPr>
            <w:tcW w:w="136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BD3D3ED" w:rsidP="00A63F7B" w:rsidRDefault="4BD3D3ED" w14:paraId="58992093" w14:textId="62420529">
            <w:pPr>
              <w:spacing w:after="0" w:line="480" w:lineRule="auto"/>
              <w:jc w:val="center"/>
              <w:rPr>
                <w:rFonts w:ascii="Times" w:hAnsi="Times" w:eastAsia="Times" w:cs="Times"/>
                <w:color w:val="000000" w:themeColor="text1"/>
                <w:sz w:val="20"/>
                <w:szCs w:val="20"/>
              </w:rPr>
            </w:pPr>
            <w:r w:rsidRPr="4BD3D3ED">
              <w:rPr>
                <w:rFonts w:ascii="Times" w:hAnsi="Times" w:eastAsia="Times" w:cs="Times"/>
                <w:color w:val="000000" w:themeColor="text1"/>
                <w:sz w:val="20"/>
                <w:szCs w:val="20"/>
              </w:rPr>
              <w:t>Qualifier</w:t>
            </w:r>
          </w:p>
        </w:tc>
        <w:tc>
          <w:tcPr>
            <w:tcW w:w="1146"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0EB0C583" w14:textId="595E4E6E">
            <w:pPr>
              <w:spacing w:after="0" w:line="480" w:lineRule="auto"/>
              <w:jc w:val="center"/>
              <w:rPr>
                <w:rFonts w:ascii="Times" w:hAnsi="Times" w:eastAsia="Times" w:cs="Times"/>
                <w:sz w:val="20"/>
                <w:szCs w:val="20"/>
              </w:rPr>
            </w:pPr>
            <w:r w:rsidRPr="4BD3D3ED">
              <w:rPr>
                <w:rFonts w:ascii="Times" w:hAnsi="Times" w:eastAsia="Times" w:cs="Times"/>
                <w:sz w:val="20"/>
                <w:szCs w:val="20"/>
              </w:rPr>
              <w:t>252.9</w:t>
            </w:r>
          </w:p>
        </w:tc>
        <w:tc>
          <w:tcPr>
            <w:tcW w:w="1380"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68D24F2C" w14:textId="3E993D56">
            <w:pPr>
              <w:spacing w:after="0" w:line="480" w:lineRule="auto"/>
              <w:jc w:val="center"/>
              <w:rPr>
                <w:rFonts w:ascii="Times" w:hAnsi="Times" w:eastAsia="Times" w:cs="Times"/>
                <w:sz w:val="20"/>
                <w:szCs w:val="20"/>
              </w:rPr>
            </w:pPr>
            <w:r w:rsidRPr="4BD3D3ED">
              <w:rPr>
                <w:rFonts w:ascii="Times" w:hAnsi="Times" w:eastAsia="Times" w:cs="Times"/>
                <w:sz w:val="20"/>
                <w:szCs w:val="20"/>
              </w:rPr>
              <w:t>103.9</w:t>
            </w:r>
          </w:p>
        </w:tc>
        <w:tc>
          <w:tcPr>
            <w:tcW w:w="15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255BBB12" w14:textId="1745B933">
            <w:pPr>
              <w:spacing w:after="0" w:line="480" w:lineRule="auto"/>
              <w:jc w:val="center"/>
              <w:rPr>
                <w:rFonts w:ascii="Times" w:hAnsi="Times" w:eastAsia="Times" w:cs="Times"/>
                <w:sz w:val="20"/>
                <w:szCs w:val="20"/>
              </w:rPr>
            </w:pPr>
            <w:r w:rsidRPr="4BD3D3ED">
              <w:rPr>
                <w:rFonts w:ascii="Times" w:hAnsi="Times" w:eastAsia="Times" w:cs="Times"/>
                <w:sz w:val="20"/>
                <w:szCs w:val="20"/>
              </w:rPr>
              <w:t>6.53</w:t>
            </w:r>
          </w:p>
        </w:tc>
        <w:tc>
          <w:tcPr>
            <w:tcW w:w="64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3652B59C" w14:textId="39B53D7B">
            <w:pPr>
              <w:spacing w:after="0" w:line="480" w:lineRule="auto"/>
              <w:jc w:val="center"/>
              <w:rPr>
                <w:rFonts w:ascii="Times" w:hAnsi="Times" w:eastAsia="Times" w:cs="Times"/>
                <w:sz w:val="20"/>
                <w:szCs w:val="20"/>
              </w:rPr>
            </w:pPr>
            <w:r w:rsidRPr="4BD3D3ED">
              <w:rPr>
                <w:rFonts w:ascii="Times" w:hAnsi="Times" w:eastAsia="Times" w:cs="Times"/>
                <w:sz w:val="20"/>
                <w:szCs w:val="20"/>
              </w:rPr>
              <w:t>-55</w:t>
            </w:r>
          </w:p>
        </w:tc>
        <w:tc>
          <w:tcPr>
            <w:tcW w:w="572"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0254EBCA" w14:textId="25A77475">
            <w:pPr>
              <w:spacing w:after="0" w:line="480" w:lineRule="auto"/>
              <w:jc w:val="center"/>
              <w:rPr>
                <w:rFonts w:ascii="Times" w:hAnsi="Times" w:eastAsia="Times" w:cs="Times"/>
                <w:sz w:val="20"/>
                <w:szCs w:val="20"/>
              </w:rPr>
            </w:pPr>
            <w:r w:rsidRPr="4BD3D3ED">
              <w:rPr>
                <w:rFonts w:ascii="Times" w:hAnsi="Times" w:eastAsia="Times" w:cs="Times"/>
                <w:sz w:val="20"/>
                <w:szCs w:val="20"/>
              </w:rPr>
              <w:t>25</w:t>
            </w:r>
          </w:p>
        </w:tc>
        <w:tc>
          <w:tcPr>
            <w:tcW w:w="93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40910FFC" w14:textId="12784C3F">
            <w:pPr>
              <w:spacing w:after="0" w:line="480" w:lineRule="auto"/>
              <w:jc w:val="center"/>
              <w:rPr>
                <w:rFonts w:ascii="Times" w:hAnsi="Times" w:eastAsia="Times" w:cs="Times"/>
                <w:sz w:val="20"/>
                <w:szCs w:val="20"/>
              </w:rPr>
            </w:pPr>
            <w:r w:rsidRPr="4BD3D3ED">
              <w:rPr>
                <w:rFonts w:ascii="Times" w:hAnsi="Times" w:eastAsia="Times" w:cs="Times"/>
                <w:sz w:val="20"/>
                <w:szCs w:val="20"/>
              </w:rPr>
              <w:t>-52</w:t>
            </w:r>
          </w:p>
        </w:tc>
      </w:tr>
      <w:tr w:rsidR="4BD3D3ED" w:rsidTr="4BD3D3ED" w14:paraId="6A1CA961" w14:textId="77777777">
        <w:trPr>
          <w:trHeight w:val="300"/>
        </w:trPr>
        <w:tc>
          <w:tcPr>
            <w:tcW w:w="102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66BC2950" w14:textId="54F55A8E">
            <w:pPr>
              <w:spacing w:after="0" w:line="480" w:lineRule="auto"/>
              <w:jc w:val="center"/>
              <w:rPr>
                <w:rFonts w:ascii="Times" w:hAnsi="Times" w:eastAsia="Times" w:cs="Times"/>
                <w:sz w:val="20"/>
                <w:szCs w:val="20"/>
              </w:rPr>
            </w:pPr>
            <w:r w:rsidRPr="4BD3D3ED">
              <w:rPr>
                <w:rFonts w:ascii="Times" w:hAnsi="Times" w:eastAsia="Times" w:cs="Times"/>
                <w:sz w:val="20"/>
                <w:szCs w:val="20"/>
              </w:rPr>
              <w:t>Positive</w:t>
            </w:r>
          </w:p>
        </w:tc>
        <w:tc>
          <w:tcPr>
            <w:tcW w:w="17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0A40C1B0" w14:textId="343DC466">
            <w:pPr>
              <w:spacing w:after="0" w:line="480" w:lineRule="auto"/>
              <w:jc w:val="center"/>
              <w:rPr>
                <w:rFonts w:ascii="Times" w:hAnsi="Times" w:eastAsia="Times" w:cs="Times"/>
                <w:sz w:val="20"/>
                <w:szCs w:val="20"/>
              </w:rPr>
            </w:pPr>
            <w:r w:rsidRPr="4BD3D3ED">
              <w:rPr>
                <w:rFonts w:ascii="Times" w:hAnsi="Times" w:eastAsia="Times" w:cs="Times"/>
                <w:sz w:val="20"/>
                <w:szCs w:val="20"/>
              </w:rPr>
              <w:t>Estradiol-1</w:t>
            </w:r>
          </w:p>
        </w:tc>
        <w:tc>
          <w:tcPr>
            <w:tcW w:w="136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BD3D3ED" w:rsidP="00A63F7B" w:rsidRDefault="4BD3D3ED" w14:paraId="77AAB7BB" w14:textId="740E0BEB">
            <w:pPr>
              <w:spacing w:after="0" w:line="480" w:lineRule="auto"/>
              <w:jc w:val="center"/>
              <w:rPr>
                <w:rFonts w:ascii="Times" w:hAnsi="Times" w:eastAsia="Times" w:cs="Times"/>
                <w:color w:val="000000" w:themeColor="text1"/>
                <w:sz w:val="20"/>
                <w:szCs w:val="20"/>
              </w:rPr>
            </w:pPr>
            <w:r w:rsidRPr="4BD3D3ED">
              <w:rPr>
                <w:rFonts w:ascii="Times" w:hAnsi="Times" w:eastAsia="Times" w:cs="Times"/>
                <w:color w:val="000000" w:themeColor="text1"/>
                <w:sz w:val="20"/>
                <w:szCs w:val="20"/>
              </w:rPr>
              <w:t>Quantifier</w:t>
            </w:r>
          </w:p>
        </w:tc>
        <w:tc>
          <w:tcPr>
            <w:tcW w:w="1146"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49631E9F" w14:textId="38DF418A">
            <w:pPr>
              <w:spacing w:after="0" w:line="480" w:lineRule="auto"/>
              <w:jc w:val="center"/>
              <w:rPr>
                <w:rFonts w:ascii="Times" w:hAnsi="Times" w:eastAsia="Times" w:cs="Times"/>
                <w:sz w:val="20"/>
                <w:szCs w:val="20"/>
              </w:rPr>
            </w:pPr>
            <w:r w:rsidRPr="4BD3D3ED">
              <w:rPr>
                <w:rFonts w:ascii="Times" w:hAnsi="Times" w:eastAsia="Times" w:cs="Times"/>
                <w:sz w:val="20"/>
                <w:szCs w:val="20"/>
              </w:rPr>
              <w:t>254.9</w:t>
            </w:r>
          </w:p>
        </w:tc>
        <w:tc>
          <w:tcPr>
            <w:tcW w:w="1380"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398CF2AE" w14:textId="313A498A">
            <w:pPr>
              <w:spacing w:after="0" w:line="480" w:lineRule="auto"/>
              <w:jc w:val="center"/>
              <w:rPr>
                <w:rFonts w:ascii="Times" w:hAnsi="Times" w:eastAsia="Times" w:cs="Times"/>
                <w:sz w:val="20"/>
                <w:szCs w:val="20"/>
              </w:rPr>
            </w:pPr>
            <w:r w:rsidRPr="4BD3D3ED">
              <w:rPr>
                <w:rFonts w:ascii="Times" w:hAnsi="Times" w:eastAsia="Times" w:cs="Times"/>
                <w:sz w:val="20"/>
                <w:szCs w:val="20"/>
              </w:rPr>
              <w:t>158.9</w:t>
            </w:r>
          </w:p>
        </w:tc>
        <w:tc>
          <w:tcPr>
            <w:tcW w:w="15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0F0043C2" w14:textId="31B4A30E">
            <w:pPr>
              <w:spacing w:after="0" w:line="480" w:lineRule="auto"/>
              <w:jc w:val="center"/>
              <w:rPr>
                <w:rFonts w:ascii="Times" w:hAnsi="Times" w:eastAsia="Times" w:cs="Times"/>
                <w:sz w:val="20"/>
                <w:szCs w:val="20"/>
              </w:rPr>
            </w:pPr>
            <w:r w:rsidRPr="4BD3D3ED">
              <w:rPr>
                <w:rFonts w:ascii="Times" w:hAnsi="Times" w:eastAsia="Times" w:cs="Times"/>
                <w:sz w:val="20"/>
                <w:szCs w:val="20"/>
              </w:rPr>
              <w:t>7.74</w:t>
            </w:r>
          </w:p>
        </w:tc>
        <w:tc>
          <w:tcPr>
            <w:tcW w:w="64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02A66013" w14:textId="7F9FC3DE">
            <w:pPr>
              <w:spacing w:after="0" w:line="480" w:lineRule="auto"/>
              <w:jc w:val="center"/>
              <w:rPr>
                <w:rFonts w:ascii="Times" w:hAnsi="Times" w:eastAsia="Times" w:cs="Times"/>
                <w:sz w:val="20"/>
                <w:szCs w:val="20"/>
              </w:rPr>
            </w:pPr>
            <w:r w:rsidRPr="4BD3D3ED">
              <w:rPr>
                <w:rFonts w:ascii="Times" w:hAnsi="Times" w:eastAsia="Times" w:cs="Times"/>
                <w:sz w:val="20"/>
                <w:szCs w:val="20"/>
              </w:rPr>
              <w:t>-23</w:t>
            </w:r>
          </w:p>
        </w:tc>
        <w:tc>
          <w:tcPr>
            <w:tcW w:w="572"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46E4C1CC" w14:textId="28072629">
            <w:pPr>
              <w:spacing w:after="0" w:line="480" w:lineRule="auto"/>
              <w:jc w:val="center"/>
              <w:rPr>
                <w:rFonts w:ascii="Times" w:hAnsi="Times" w:eastAsia="Times" w:cs="Times"/>
                <w:sz w:val="20"/>
                <w:szCs w:val="20"/>
              </w:rPr>
            </w:pPr>
            <w:r w:rsidRPr="4BD3D3ED">
              <w:rPr>
                <w:rFonts w:ascii="Times" w:hAnsi="Times" w:eastAsia="Times" w:cs="Times"/>
                <w:sz w:val="20"/>
                <w:szCs w:val="20"/>
              </w:rPr>
              <w:t>6</w:t>
            </w:r>
          </w:p>
        </w:tc>
        <w:tc>
          <w:tcPr>
            <w:tcW w:w="93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78783158" w14:textId="684AC2CB">
            <w:pPr>
              <w:spacing w:after="0" w:line="480" w:lineRule="auto"/>
              <w:jc w:val="center"/>
              <w:rPr>
                <w:rFonts w:ascii="Times" w:hAnsi="Times" w:eastAsia="Times" w:cs="Times"/>
                <w:sz w:val="20"/>
                <w:szCs w:val="20"/>
              </w:rPr>
            </w:pPr>
            <w:r w:rsidRPr="4BD3D3ED">
              <w:rPr>
                <w:rFonts w:ascii="Times" w:hAnsi="Times" w:eastAsia="Times" w:cs="Times"/>
                <w:sz w:val="20"/>
                <w:szCs w:val="20"/>
              </w:rPr>
              <w:t>-76</w:t>
            </w:r>
          </w:p>
        </w:tc>
      </w:tr>
      <w:tr w:rsidR="4BD3D3ED" w:rsidTr="4BD3D3ED" w14:paraId="26D25F5A" w14:textId="77777777">
        <w:trPr>
          <w:trHeight w:val="300"/>
        </w:trPr>
        <w:tc>
          <w:tcPr>
            <w:tcW w:w="102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5A28DE5E" w14:textId="7700EAAC">
            <w:pPr>
              <w:spacing w:after="0" w:line="480" w:lineRule="auto"/>
              <w:jc w:val="center"/>
              <w:rPr>
                <w:rFonts w:ascii="Times" w:hAnsi="Times" w:eastAsia="Times" w:cs="Times"/>
                <w:sz w:val="20"/>
                <w:szCs w:val="20"/>
              </w:rPr>
            </w:pPr>
            <w:r w:rsidRPr="4BD3D3ED">
              <w:rPr>
                <w:rFonts w:ascii="Times" w:hAnsi="Times" w:eastAsia="Times" w:cs="Times"/>
                <w:sz w:val="20"/>
                <w:szCs w:val="20"/>
              </w:rPr>
              <w:t>Positive</w:t>
            </w:r>
          </w:p>
        </w:tc>
        <w:tc>
          <w:tcPr>
            <w:tcW w:w="17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087A52EE" w14:textId="4E10FC33">
            <w:pPr>
              <w:spacing w:after="0" w:line="480" w:lineRule="auto"/>
              <w:jc w:val="center"/>
              <w:rPr>
                <w:rFonts w:ascii="Times" w:hAnsi="Times" w:eastAsia="Times" w:cs="Times"/>
                <w:sz w:val="20"/>
                <w:szCs w:val="20"/>
              </w:rPr>
            </w:pPr>
            <w:r w:rsidRPr="4BD3D3ED">
              <w:rPr>
                <w:rFonts w:ascii="Times" w:hAnsi="Times" w:eastAsia="Times" w:cs="Times"/>
                <w:sz w:val="20"/>
                <w:szCs w:val="20"/>
              </w:rPr>
              <w:t>Estradiol-2</w:t>
            </w:r>
          </w:p>
        </w:tc>
        <w:tc>
          <w:tcPr>
            <w:tcW w:w="136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BD3D3ED" w:rsidP="00A63F7B" w:rsidRDefault="4BD3D3ED" w14:paraId="0D7926F9" w14:textId="7165F3C3">
            <w:pPr>
              <w:spacing w:after="0" w:line="480" w:lineRule="auto"/>
              <w:jc w:val="center"/>
              <w:rPr>
                <w:rFonts w:ascii="Times" w:hAnsi="Times" w:eastAsia="Times" w:cs="Times"/>
                <w:color w:val="000000" w:themeColor="text1"/>
                <w:sz w:val="20"/>
                <w:szCs w:val="20"/>
              </w:rPr>
            </w:pPr>
            <w:r w:rsidRPr="4BD3D3ED">
              <w:rPr>
                <w:rFonts w:ascii="Times" w:hAnsi="Times" w:eastAsia="Times" w:cs="Times"/>
                <w:color w:val="000000" w:themeColor="text1"/>
                <w:sz w:val="20"/>
                <w:szCs w:val="20"/>
              </w:rPr>
              <w:t>Qualifier</w:t>
            </w:r>
          </w:p>
        </w:tc>
        <w:tc>
          <w:tcPr>
            <w:tcW w:w="1146"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488E229A" w14:textId="1684C8D1">
            <w:pPr>
              <w:spacing w:after="0" w:line="480" w:lineRule="auto"/>
              <w:jc w:val="center"/>
              <w:rPr>
                <w:rFonts w:ascii="Times" w:hAnsi="Times" w:eastAsia="Times" w:cs="Times"/>
                <w:sz w:val="20"/>
                <w:szCs w:val="20"/>
              </w:rPr>
            </w:pPr>
            <w:r w:rsidRPr="4BD3D3ED">
              <w:rPr>
                <w:rFonts w:ascii="Times" w:hAnsi="Times" w:eastAsia="Times" w:cs="Times"/>
                <w:sz w:val="20"/>
                <w:szCs w:val="20"/>
              </w:rPr>
              <w:t>254.9</w:t>
            </w:r>
          </w:p>
        </w:tc>
        <w:tc>
          <w:tcPr>
            <w:tcW w:w="1380"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08DD951B" w14:textId="21A1E05D">
            <w:pPr>
              <w:spacing w:after="0" w:line="480" w:lineRule="auto"/>
              <w:jc w:val="center"/>
              <w:rPr>
                <w:rFonts w:ascii="Times" w:hAnsi="Times" w:eastAsia="Times" w:cs="Times"/>
                <w:sz w:val="20"/>
                <w:szCs w:val="20"/>
              </w:rPr>
            </w:pPr>
            <w:r w:rsidRPr="4BD3D3ED">
              <w:rPr>
                <w:rFonts w:ascii="Times" w:hAnsi="Times" w:eastAsia="Times" w:cs="Times"/>
                <w:sz w:val="20"/>
                <w:szCs w:val="20"/>
              </w:rPr>
              <w:t>132.9</w:t>
            </w:r>
          </w:p>
        </w:tc>
        <w:tc>
          <w:tcPr>
            <w:tcW w:w="15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03A84DED" w14:textId="1178CCDA">
            <w:pPr>
              <w:spacing w:after="0" w:line="480" w:lineRule="auto"/>
              <w:jc w:val="center"/>
              <w:rPr>
                <w:rFonts w:ascii="Times" w:hAnsi="Times" w:eastAsia="Times" w:cs="Times"/>
                <w:sz w:val="20"/>
                <w:szCs w:val="20"/>
              </w:rPr>
            </w:pPr>
            <w:r w:rsidRPr="4BD3D3ED">
              <w:rPr>
                <w:rFonts w:ascii="Times" w:hAnsi="Times" w:eastAsia="Times" w:cs="Times"/>
                <w:sz w:val="20"/>
                <w:szCs w:val="20"/>
              </w:rPr>
              <w:t>7.74</w:t>
            </w:r>
          </w:p>
        </w:tc>
        <w:tc>
          <w:tcPr>
            <w:tcW w:w="64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081551B9" w14:textId="2C7B6B9B">
            <w:pPr>
              <w:spacing w:after="0" w:line="480" w:lineRule="auto"/>
              <w:jc w:val="center"/>
              <w:rPr>
                <w:rFonts w:ascii="Times" w:hAnsi="Times" w:eastAsia="Times" w:cs="Times"/>
                <w:sz w:val="20"/>
                <w:szCs w:val="20"/>
              </w:rPr>
            </w:pPr>
            <w:r w:rsidRPr="4BD3D3ED">
              <w:rPr>
                <w:rFonts w:ascii="Times" w:hAnsi="Times" w:eastAsia="Times" w:cs="Times"/>
                <w:sz w:val="20"/>
                <w:szCs w:val="20"/>
              </w:rPr>
              <w:t>-24</w:t>
            </w:r>
          </w:p>
        </w:tc>
        <w:tc>
          <w:tcPr>
            <w:tcW w:w="572"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779C28D2" w14:textId="645D40E4">
            <w:pPr>
              <w:spacing w:after="0" w:line="480" w:lineRule="auto"/>
              <w:jc w:val="center"/>
              <w:rPr>
                <w:rFonts w:ascii="Times" w:hAnsi="Times" w:eastAsia="Times" w:cs="Times"/>
                <w:sz w:val="20"/>
                <w:szCs w:val="20"/>
              </w:rPr>
            </w:pPr>
            <w:r w:rsidRPr="4BD3D3ED">
              <w:rPr>
                <w:rFonts w:ascii="Times" w:hAnsi="Times" w:eastAsia="Times" w:cs="Times"/>
                <w:sz w:val="20"/>
                <w:szCs w:val="20"/>
              </w:rPr>
              <w:t>18</w:t>
            </w:r>
          </w:p>
        </w:tc>
        <w:tc>
          <w:tcPr>
            <w:tcW w:w="93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15F4409C" w14:textId="0EE6681F">
            <w:pPr>
              <w:spacing w:after="0" w:line="480" w:lineRule="auto"/>
              <w:jc w:val="center"/>
              <w:rPr>
                <w:rFonts w:ascii="Times" w:hAnsi="Times" w:eastAsia="Times" w:cs="Times"/>
                <w:sz w:val="20"/>
                <w:szCs w:val="20"/>
              </w:rPr>
            </w:pPr>
            <w:r w:rsidRPr="4BD3D3ED">
              <w:rPr>
                <w:rFonts w:ascii="Times" w:hAnsi="Times" w:eastAsia="Times" w:cs="Times"/>
                <w:sz w:val="20"/>
                <w:szCs w:val="20"/>
              </w:rPr>
              <w:t>-76</w:t>
            </w:r>
          </w:p>
        </w:tc>
      </w:tr>
      <w:tr w:rsidR="4BD3D3ED" w:rsidTr="4BD3D3ED" w14:paraId="5C556CDE" w14:textId="77777777">
        <w:trPr>
          <w:trHeight w:val="300"/>
        </w:trPr>
        <w:tc>
          <w:tcPr>
            <w:tcW w:w="102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5366E60C" w14:textId="38073D1A">
            <w:pPr>
              <w:spacing w:after="0" w:line="480" w:lineRule="auto"/>
              <w:jc w:val="center"/>
              <w:rPr>
                <w:rFonts w:ascii="Times" w:hAnsi="Times" w:eastAsia="Times" w:cs="Times"/>
                <w:sz w:val="20"/>
                <w:szCs w:val="20"/>
              </w:rPr>
            </w:pPr>
            <w:r w:rsidRPr="4BD3D3ED">
              <w:rPr>
                <w:rFonts w:ascii="Times" w:hAnsi="Times" w:eastAsia="Times" w:cs="Times"/>
                <w:sz w:val="20"/>
                <w:szCs w:val="20"/>
              </w:rPr>
              <w:t>Positive</w:t>
            </w:r>
          </w:p>
        </w:tc>
        <w:tc>
          <w:tcPr>
            <w:tcW w:w="17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4DFC7E30" w14:textId="271C6E4F">
            <w:pPr>
              <w:spacing w:after="0" w:line="480" w:lineRule="auto"/>
              <w:jc w:val="center"/>
              <w:rPr>
                <w:rFonts w:ascii="Times" w:hAnsi="Times" w:eastAsia="Times" w:cs="Times"/>
                <w:sz w:val="20"/>
                <w:szCs w:val="20"/>
              </w:rPr>
            </w:pPr>
            <w:r w:rsidRPr="4BD3D3ED">
              <w:rPr>
                <w:rFonts w:ascii="Times" w:hAnsi="Times" w:eastAsia="Times" w:cs="Times"/>
                <w:sz w:val="20"/>
                <w:szCs w:val="20"/>
              </w:rPr>
              <w:t>Naproxen-1</w:t>
            </w:r>
          </w:p>
        </w:tc>
        <w:tc>
          <w:tcPr>
            <w:tcW w:w="136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BD3D3ED" w:rsidP="00A63F7B" w:rsidRDefault="4BD3D3ED" w14:paraId="484CA692" w14:textId="3B7459F5">
            <w:pPr>
              <w:spacing w:after="0" w:line="480" w:lineRule="auto"/>
              <w:jc w:val="center"/>
              <w:rPr>
                <w:rFonts w:ascii="Times" w:hAnsi="Times" w:eastAsia="Times" w:cs="Times"/>
                <w:color w:val="000000" w:themeColor="text1"/>
                <w:sz w:val="20"/>
                <w:szCs w:val="20"/>
              </w:rPr>
            </w:pPr>
            <w:r w:rsidRPr="4BD3D3ED">
              <w:rPr>
                <w:rFonts w:ascii="Times" w:hAnsi="Times" w:eastAsia="Times" w:cs="Times"/>
                <w:color w:val="000000" w:themeColor="text1"/>
                <w:sz w:val="20"/>
                <w:szCs w:val="20"/>
              </w:rPr>
              <w:t>Quantifier</w:t>
            </w:r>
          </w:p>
        </w:tc>
        <w:tc>
          <w:tcPr>
            <w:tcW w:w="1146"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77705489" w14:textId="04F32EAB">
            <w:pPr>
              <w:spacing w:after="0" w:line="480" w:lineRule="auto"/>
              <w:jc w:val="center"/>
              <w:rPr>
                <w:rFonts w:ascii="Times" w:hAnsi="Times" w:eastAsia="Times" w:cs="Times"/>
                <w:sz w:val="20"/>
                <w:szCs w:val="20"/>
              </w:rPr>
            </w:pPr>
            <w:r w:rsidRPr="4BD3D3ED">
              <w:rPr>
                <w:rFonts w:ascii="Times" w:hAnsi="Times" w:eastAsia="Times" w:cs="Times"/>
                <w:sz w:val="20"/>
                <w:szCs w:val="20"/>
              </w:rPr>
              <w:t>230.9</w:t>
            </w:r>
          </w:p>
        </w:tc>
        <w:tc>
          <w:tcPr>
            <w:tcW w:w="1380"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51EC2CA6" w14:textId="1E49F542">
            <w:pPr>
              <w:spacing w:after="0" w:line="480" w:lineRule="auto"/>
              <w:jc w:val="center"/>
              <w:rPr>
                <w:rFonts w:ascii="Times" w:hAnsi="Times" w:eastAsia="Times" w:cs="Times"/>
                <w:sz w:val="20"/>
                <w:szCs w:val="20"/>
              </w:rPr>
            </w:pPr>
            <w:r w:rsidRPr="4BD3D3ED">
              <w:rPr>
                <w:rFonts w:ascii="Times" w:hAnsi="Times" w:eastAsia="Times" w:cs="Times"/>
                <w:sz w:val="20"/>
                <w:szCs w:val="20"/>
              </w:rPr>
              <w:t>184.9</w:t>
            </w:r>
          </w:p>
        </w:tc>
        <w:tc>
          <w:tcPr>
            <w:tcW w:w="15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594A0DBA" w14:textId="3E453AC6">
            <w:pPr>
              <w:spacing w:after="0" w:line="480" w:lineRule="auto"/>
              <w:jc w:val="center"/>
              <w:rPr>
                <w:rFonts w:ascii="Times" w:hAnsi="Times" w:eastAsia="Times" w:cs="Times"/>
                <w:sz w:val="20"/>
                <w:szCs w:val="20"/>
              </w:rPr>
            </w:pPr>
            <w:r w:rsidRPr="4BD3D3ED">
              <w:rPr>
                <w:rFonts w:ascii="Times" w:hAnsi="Times" w:eastAsia="Times" w:cs="Times"/>
                <w:sz w:val="20"/>
                <w:szCs w:val="20"/>
              </w:rPr>
              <w:t>7.78</w:t>
            </w:r>
          </w:p>
        </w:tc>
        <w:tc>
          <w:tcPr>
            <w:tcW w:w="64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6A6D7EA8" w14:textId="39ECD5F7">
            <w:pPr>
              <w:spacing w:after="0" w:line="480" w:lineRule="auto"/>
              <w:jc w:val="center"/>
              <w:rPr>
                <w:rFonts w:ascii="Times" w:hAnsi="Times" w:eastAsia="Times" w:cs="Times"/>
                <w:sz w:val="20"/>
                <w:szCs w:val="20"/>
              </w:rPr>
            </w:pPr>
            <w:r w:rsidRPr="4BD3D3ED">
              <w:rPr>
                <w:rFonts w:ascii="Times" w:hAnsi="Times" w:eastAsia="Times" w:cs="Times"/>
                <w:sz w:val="20"/>
                <w:szCs w:val="20"/>
              </w:rPr>
              <w:t>-17</w:t>
            </w:r>
          </w:p>
        </w:tc>
        <w:tc>
          <w:tcPr>
            <w:tcW w:w="572"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21AC1FA3" w14:textId="036BEF12">
            <w:pPr>
              <w:spacing w:after="0" w:line="480" w:lineRule="auto"/>
              <w:jc w:val="center"/>
              <w:rPr>
                <w:rFonts w:ascii="Times" w:hAnsi="Times" w:eastAsia="Times" w:cs="Times"/>
                <w:sz w:val="20"/>
                <w:szCs w:val="20"/>
              </w:rPr>
            </w:pPr>
            <w:r w:rsidRPr="4BD3D3ED">
              <w:rPr>
                <w:rFonts w:ascii="Times" w:hAnsi="Times" w:eastAsia="Times" w:cs="Times"/>
                <w:sz w:val="20"/>
                <w:szCs w:val="20"/>
              </w:rPr>
              <w:t>2</w:t>
            </w:r>
          </w:p>
        </w:tc>
        <w:tc>
          <w:tcPr>
            <w:tcW w:w="93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4670F931" w14:textId="531A7550">
            <w:pPr>
              <w:spacing w:after="0" w:line="480" w:lineRule="auto"/>
              <w:jc w:val="center"/>
              <w:rPr>
                <w:rFonts w:ascii="Times" w:hAnsi="Times" w:eastAsia="Times" w:cs="Times"/>
                <w:sz w:val="20"/>
                <w:szCs w:val="20"/>
              </w:rPr>
            </w:pPr>
            <w:r w:rsidRPr="4BD3D3ED">
              <w:rPr>
                <w:rFonts w:ascii="Times" w:hAnsi="Times" w:eastAsia="Times" w:cs="Times"/>
                <w:sz w:val="20"/>
                <w:szCs w:val="20"/>
              </w:rPr>
              <w:t>-72</w:t>
            </w:r>
          </w:p>
        </w:tc>
      </w:tr>
      <w:tr w:rsidR="4BD3D3ED" w:rsidTr="4BD3D3ED" w14:paraId="0B93D9E7" w14:textId="77777777">
        <w:trPr>
          <w:trHeight w:val="300"/>
        </w:trPr>
        <w:tc>
          <w:tcPr>
            <w:tcW w:w="102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35541AC1" w14:textId="623E7948">
            <w:pPr>
              <w:spacing w:after="0" w:line="480" w:lineRule="auto"/>
              <w:jc w:val="center"/>
              <w:rPr>
                <w:rFonts w:ascii="Times" w:hAnsi="Times" w:eastAsia="Times" w:cs="Times"/>
                <w:sz w:val="20"/>
                <w:szCs w:val="20"/>
              </w:rPr>
            </w:pPr>
            <w:r w:rsidRPr="4BD3D3ED">
              <w:rPr>
                <w:rFonts w:ascii="Times" w:hAnsi="Times" w:eastAsia="Times" w:cs="Times"/>
                <w:sz w:val="20"/>
                <w:szCs w:val="20"/>
              </w:rPr>
              <w:t>Positive</w:t>
            </w:r>
          </w:p>
        </w:tc>
        <w:tc>
          <w:tcPr>
            <w:tcW w:w="17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44AD8A12" w14:textId="5DEB3BC1">
            <w:pPr>
              <w:spacing w:after="0" w:line="480" w:lineRule="auto"/>
              <w:jc w:val="center"/>
              <w:rPr>
                <w:rFonts w:ascii="Times" w:hAnsi="Times" w:eastAsia="Times" w:cs="Times"/>
                <w:sz w:val="20"/>
                <w:szCs w:val="20"/>
              </w:rPr>
            </w:pPr>
            <w:r w:rsidRPr="4BD3D3ED">
              <w:rPr>
                <w:rFonts w:ascii="Times" w:hAnsi="Times" w:eastAsia="Times" w:cs="Times"/>
                <w:sz w:val="20"/>
                <w:szCs w:val="20"/>
              </w:rPr>
              <w:t>Naproxen-2</w:t>
            </w:r>
          </w:p>
        </w:tc>
        <w:tc>
          <w:tcPr>
            <w:tcW w:w="136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BD3D3ED" w:rsidP="00A63F7B" w:rsidRDefault="4BD3D3ED" w14:paraId="1FFCFB7D" w14:textId="3D6561F6">
            <w:pPr>
              <w:spacing w:after="0" w:line="480" w:lineRule="auto"/>
              <w:jc w:val="center"/>
              <w:rPr>
                <w:rFonts w:ascii="Times" w:hAnsi="Times" w:eastAsia="Times" w:cs="Times"/>
                <w:color w:val="000000" w:themeColor="text1"/>
                <w:sz w:val="20"/>
                <w:szCs w:val="20"/>
              </w:rPr>
            </w:pPr>
            <w:r w:rsidRPr="4BD3D3ED">
              <w:rPr>
                <w:rFonts w:ascii="Times" w:hAnsi="Times" w:eastAsia="Times" w:cs="Times"/>
                <w:color w:val="000000" w:themeColor="text1"/>
                <w:sz w:val="20"/>
                <w:szCs w:val="20"/>
              </w:rPr>
              <w:t>Qualifier</w:t>
            </w:r>
          </w:p>
        </w:tc>
        <w:tc>
          <w:tcPr>
            <w:tcW w:w="1146"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6E27399F" w14:textId="025B7551">
            <w:pPr>
              <w:spacing w:after="0" w:line="480" w:lineRule="auto"/>
              <w:jc w:val="center"/>
              <w:rPr>
                <w:rFonts w:ascii="Times" w:hAnsi="Times" w:eastAsia="Times" w:cs="Times"/>
                <w:sz w:val="20"/>
                <w:szCs w:val="20"/>
              </w:rPr>
            </w:pPr>
            <w:r w:rsidRPr="4BD3D3ED">
              <w:rPr>
                <w:rFonts w:ascii="Times" w:hAnsi="Times" w:eastAsia="Times" w:cs="Times"/>
                <w:sz w:val="20"/>
                <w:szCs w:val="20"/>
              </w:rPr>
              <w:t>230.9</w:t>
            </w:r>
          </w:p>
        </w:tc>
        <w:tc>
          <w:tcPr>
            <w:tcW w:w="1380"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309B1E86" w14:textId="4B32DA4D">
            <w:pPr>
              <w:spacing w:after="0" w:line="480" w:lineRule="auto"/>
              <w:jc w:val="center"/>
              <w:rPr>
                <w:rFonts w:ascii="Times" w:hAnsi="Times" w:eastAsia="Times" w:cs="Times"/>
                <w:sz w:val="20"/>
                <w:szCs w:val="20"/>
              </w:rPr>
            </w:pPr>
            <w:r w:rsidRPr="4BD3D3ED">
              <w:rPr>
                <w:rFonts w:ascii="Times" w:hAnsi="Times" w:eastAsia="Times" w:cs="Times"/>
                <w:sz w:val="20"/>
                <w:szCs w:val="20"/>
              </w:rPr>
              <w:t>169.9</w:t>
            </w:r>
          </w:p>
        </w:tc>
        <w:tc>
          <w:tcPr>
            <w:tcW w:w="15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5840F50B" w14:textId="78AE1732">
            <w:pPr>
              <w:spacing w:after="0" w:line="480" w:lineRule="auto"/>
              <w:jc w:val="center"/>
              <w:rPr>
                <w:rFonts w:ascii="Times" w:hAnsi="Times" w:eastAsia="Times" w:cs="Times"/>
                <w:sz w:val="20"/>
                <w:szCs w:val="20"/>
              </w:rPr>
            </w:pPr>
            <w:r w:rsidRPr="4BD3D3ED">
              <w:rPr>
                <w:rFonts w:ascii="Times" w:hAnsi="Times" w:eastAsia="Times" w:cs="Times"/>
                <w:sz w:val="20"/>
                <w:szCs w:val="20"/>
              </w:rPr>
              <w:t>7.78</w:t>
            </w:r>
          </w:p>
        </w:tc>
        <w:tc>
          <w:tcPr>
            <w:tcW w:w="64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0D12C3F1" w14:textId="4FE6EA4E">
            <w:pPr>
              <w:spacing w:after="0" w:line="480" w:lineRule="auto"/>
              <w:jc w:val="center"/>
              <w:rPr>
                <w:rFonts w:ascii="Times" w:hAnsi="Times" w:eastAsia="Times" w:cs="Times"/>
                <w:sz w:val="20"/>
                <w:szCs w:val="20"/>
              </w:rPr>
            </w:pPr>
            <w:r w:rsidRPr="4BD3D3ED">
              <w:rPr>
                <w:rFonts w:ascii="Times" w:hAnsi="Times" w:eastAsia="Times" w:cs="Times"/>
                <w:sz w:val="20"/>
                <w:szCs w:val="20"/>
              </w:rPr>
              <w:t>-41</w:t>
            </w:r>
          </w:p>
        </w:tc>
        <w:tc>
          <w:tcPr>
            <w:tcW w:w="572"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56DA110F" w14:textId="5DED9A5E">
            <w:pPr>
              <w:spacing w:after="0" w:line="480" w:lineRule="auto"/>
              <w:jc w:val="center"/>
              <w:rPr>
                <w:rFonts w:ascii="Times" w:hAnsi="Times" w:eastAsia="Times" w:cs="Times"/>
                <w:sz w:val="20"/>
                <w:szCs w:val="20"/>
              </w:rPr>
            </w:pPr>
            <w:r w:rsidRPr="4BD3D3ED">
              <w:rPr>
                <w:rFonts w:ascii="Times" w:hAnsi="Times" w:eastAsia="Times" w:cs="Times"/>
                <w:sz w:val="20"/>
                <w:szCs w:val="20"/>
              </w:rPr>
              <w:t>8</w:t>
            </w:r>
          </w:p>
        </w:tc>
        <w:tc>
          <w:tcPr>
            <w:tcW w:w="93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69B25415" w14:textId="4F10C8D5">
            <w:pPr>
              <w:spacing w:after="0" w:line="480" w:lineRule="auto"/>
              <w:jc w:val="center"/>
              <w:rPr>
                <w:rFonts w:ascii="Times" w:hAnsi="Times" w:eastAsia="Times" w:cs="Times"/>
                <w:sz w:val="20"/>
                <w:szCs w:val="20"/>
              </w:rPr>
            </w:pPr>
            <w:r w:rsidRPr="4BD3D3ED">
              <w:rPr>
                <w:rFonts w:ascii="Times" w:hAnsi="Times" w:eastAsia="Times" w:cs="Times"/>
                <w:sz w:val="20"/>
                <w:szCs w:val="20"/>
              </w:rPr>
              <w:t>-112</w:t>
            </w:r>
          </w:p>
        </w:tc>
      </w:tr>
      <w:tr w:rsidR="4BD3D3ED" w:rsidTr="4BD3D3ED" w14:paraId="07FBA710" w14:textId="77777777">
        <w:trPr>
          <w:trHeight w:val="300"/>
        </w:trPr>
        <w:tc>
          <w:tcPr>
            <w:tcW w:w="102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11C70790" w14:textId="574EE252">
            <w:pPr>
              <w:spacing w:after="0" w:line="480" w:lineRule="auto"/>
              <w:jc w:val="center"/>
              <w:rPr>
                <w:rFonts w:ascii="Times" w:hAnsi="Times" w:eastAsia="Times" w:cs="Times"/>
                <w:sz w:val="20"/>
                <w:szCs w:val="20"/>
              </w:rPr>
            </w:pPr>
            <w:r w:rsidRPr="4BD3D3ED">
              <w:rPr>
                <w:rFonts w:ascii="Times" w:hAnsi="Times" w:eastAsia="Times" w:cs="Times"/>
                <w:sz w:val="20"/>
                <w:szCs w:val="20"/>
              </w:rPr>
              <w:t>Positive</w:t>
            </w:r>
          </w:p>
        </w:tc>
        <w:tc>
          <w:tcPr>
            <w:tcW w:w="17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28BF9A80" w14:textId="1DBEF93E">
            <w:pPr>
              <w:spacing w:after="0" w:line="480" w:lineRule="auto"/>
              <w:jc w:val="center"/>
              <w:rPr>
                <w:rFonts w:ascii="Times" w:hAnsi="Times" w:eastAsia="Times" w:cs="Times"/>
                <w:sz w:val="20"/>
                <w:szCs w:val="20"/>
              </w:rPr>
            </w:pPr>
            <w:r w:rsidRPr="4BD3D3ED">
              <w:rPr>
                <w:rFonts w:ascii="Times" w:hAnsi="Times" w:eastAsia="Times" w:cs="Times"/>
                <w:sz w:val="20"/>
                <w:szCs w:val="20"/>
              </w:rPr>
              <w:t>Naproxen-3</w:t>
            </w:r>
          </w:p>
        </w:tc>
        <w:tc>
          <w:tcPr>
            <w:tcW w:w="136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BD3D3ED" w:rsidP="00A63F7B" w:rsidRDefault="4BD3D3ED" w14:paraId="7308BC77" w14:textId="4A19C6CF">
            <w:pPr>
              <w:spacing w:after="0" w:line="480" w:lineRule="auto"/>
              <w:jc w:val="center"/>
              <w:rPr>
                <w:rFonts w:ascii="Times" w:hAnsi="Times" w:eastAsia="Times" w:cs="Times"/>
                <w:color w:val="000000" w:themeColor="text1"/>
                <w:sz w:val="20"/>
                <w:szCs w:val="20"/>
              </w:rPr>
            </w:pPr>
            <w:r w:rsidRPr="4BD3D3ED">
              <w:rPr>
                <w:rFonts w:ascii="Times" w:hAnsi="Times" w:eastAsia="Times" w:cs="Times"/>
                <w:color w:val="000000" w:themeColor="text1"/>
                <w:sz w:val="20"/>
                <w:szCs w:val="20"/>
              </w:rPr>
              <w:t>Qualifier</w:t>
            </w:r>
          </w:p>
        </w:tc>
        <w:tc>
          <w:tcPr>
            <w:tcW w:w="1146"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164ECA90" w14:textId="5DDACDBA">
            <w:pPr>
              <w:spacing w:after="0" w:line="480" w:lineRule="auto"/>
              <w:jc w:val="center"/>
              <w:rPr>
                <w:rFonts w:ascii="Times" w:hAnsi="Times" w:eastAsia="Times" w:cs="Times"/>
                <w:sz w:val="20"/>
                <w:szCs w:val="20"/>
              </w:rPr>
            </w:pPr>
            <w:r w:rsidRPr="4BD3D3ED">
              <w:rPr>
                <w:rFonts w:ascii="Times" w:hAnsi="Times" w:eastAsia="Times" w:cs="Times"/>
                <w:sz w:val="20"/>
                <w:szCs w:val="20"/>
              </w:rPr>
              <w:t>230.9</w:t>
            </w:r>
          </w:p>
        </w:tc>
        <w:tc>
          <w:tcPr>
            <w:tcW w:w="1380"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2DB99F8E" w14:textId="6CCCC8DA">
            <w:pPr>
              <w:spacing w:after="0" w:line="480" w:lineRule="auto"/>
              <w:jc w:val="center"/>
              <w:rPr>
                <w:rFonts w:ascii="Times" w:hAnsi="Times" w:eastAsia="Times" w:cs="Times"/>
                <w:sz w:val="20"/>
                <w:szCs w:val="20"/>
              </w:rPr>
            </w:pPr>
            <w:r w:rsidRPr="4BD3D3ED">
              <w:rPr>
                <w:rFonts w:ascii="Times" w:hAnsi="Times" w:eastAsia="Times" w:cs="Times"/>
                <w:sz w:val="20"/>
                <w:szCs w:val="20"/>
              </w:rPr>
              <w:t>153.1</w:t>
            </w:r>
          </w:p>
        </w:tc>
        <w:tc>
          <w:tcPr>
            <w:tcW w:w="15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156626B8" w14:textId="57577FD3">
            <w:pPr>
              <w:spacing w:after="0" w:line="480" w:lineRule="auto"/>
              <w:jc w:val="center"/>
              <w:rPr>
                <w:rFonts w:ascii="Times" w:hAnsi="Times" w:eastAsia="Times" w:cs="Times"/>
                <w:sz w:val="20"/>
                <w:szCs w:val="20"/>
              </w:rPr>
            </w:pPr>
            <w:r w:rsidRPr="4BD3D3ED">
              <w:rPr>
                <w:rFonts w:ascii="Times" w:hAnsi="Times" w:eastAsia="Times" w:cs="Times"/>
                <w:sz w:val="20"/>
                <w:szCs w:val="20"/>
              </w:rPr>
              <w:t>7.78</w:t>
            </w:r>
          </w:p>
        </w:tc>
        <w:tc>
          <w:tcPr>
            <w:tcW w:w="64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2A41EC71" w14:textId="691E9BF9">
            <w:pPr>
              <w:spacing w:after="0" w:line="480" w:lineRule="auto"/>
              <w:jc w:val="center"/>
              <w:rPr>
                <w:rFonts w:ascii="Times" w:hAnsi="Times" w:eastAsia="Times" w:cs="Times"/>
                <w:sz w:val="20"/>
                <w:szCs w:val="20"/>
              </w:rPr>
            </w:pPr>
            <w:r w:rsidRPr="4BD3D3ED">
              <w:rPr>
                <w:rFonts w:ascii="Times" w:hAnsi="Times" w:eastAsia="Times" w:cs="Times"/>
                <w:sz w:val="20"/>
                <w:szCs w:val="20"/>
              </w:rPr>
              <w:t>-48</w:t>
            </w:r>
          </w:p>
        </w:tc>
        <w:tc>
          <w:tcPr>
            <w:tcW w:w="572"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78F752DD" w14:textId="0BCFE4CF">
            <w:pPr>
              <w:spacing w:after="0" w:line="480" w:lineRule="auto"/>
              <w:jc w:val="center"/>
              <w:rPr>
                <w:rFonts w:ascii="Times" w:hAnsi="Times" w:eastAsia="Times" w:cs="Times"/>
                <w:sz w:val="20"/>
                <w:szCs w:val="20"/>
              </w:rPr>
            </w:pPr>
            <w:r w:rsidRPr="4BD3D3ED">
              <w:rPr>
                <w:rFonts w:ascii="Times" w:hAnsi="Times" w:eastAsia="Times" w:cs="Times"/>
                <w:sz w:val="20"/>
                <w:szCs w:val="20"/>
              </w:rPr>
              <w:t>10</w:t>
            </w:r>
          </w:p>
        </w:tc>
        <w:tc>
          <w:tcPr>
            <w:tcW w:w="93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71ED0E52" w14:textId="7630D165">
            <w:pPr>
              <w:spacing w:after="0" w:line="480" w:lineRule="auto"/>
              <w:jc w:val="center"/>
              <w:rPr>
                <w:rFonts w:ascii="Times" w:hAnsi="Times" w:eastAsia="Times" w:cs="Times"/>
                <w:sz w:val="20"/>
                <w:szCs w:val="20"/>
              </w:rPr>
            </w:pPr>
            <w:r w:rsidRPr="4BD3D3ED">
              <w:rPr>
                <w:rFonts w:ascii="Times" w:hAnsi="Times" w:eastAsia="Times" w:cs="Times"/>
                <w:sz w:val="20"/>
                <w:szCs w:val="20"/>
              </w:rPr>
              <w:t>-60</w:t>
            </w:r>
          </w:p>
        </w:tc>
      </w:tr>
      <w:tr w:rsidR="4BD3D3ED" w:rsidTr="4BD3D3ED" w14:paraId="73715AF9" w14:textId="77777777">
        <w:trPr>
          <w:trHeight w:val="300"/>
        </w:trPr>
        <w:tc>
          <w:tcPr>
            <w:tcW w:w="102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773EF1A4" w14:textId="761DD15E">
            <w:pPr>
              <w:spacing w:after="0" w:line="480" w:lineRule="auto"/>
              <w:jc w:val="center"/>
              <w:rPr>
                <w:rFonts w:ascii="Times" w:hAnsi="Times" w:eastAsia="Times" w:cs="Times"/>
                <w:sz w:val="20"/>
                <w:szCs w:val="20"/>
              </w:rPr>
            </w:pPr>
            <w:r w:rsidRPr="4BD3D3ED">
              <w:rPr>
                <w:rFonts w:ascii="Times" w:hAnsi="Times" w:eastAsia="Times" w:cs="Times"/>
                <w:sz w:val="20"/>
                <w:szCs w:val="20"/>
              </w:rPr>
              <w:t>Positive</w:t>
            </w:r>
          </w:p>
        </w:tc>
        <w:tc>
          <w:tcPr>
            <w:tcW w:w="17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3CFE2358" w14:textId="67ABD044">
            <w:pPr>
              <w:spacing w:after="0" w:line="480" w:lineRule="auto"/>
              <w:jc w:val="center"/>
              <w:rPr>
                <w:rFonts w:ascii="Times" w:hAnsi="Times" w:eastAsia="Times" w:cs="Times"/>
                <w:sz w:val="20"/>
                <w:szCs w:val="20"/>
              </w:rPr>
            </w:pPr>
            <w:r w:rsidRPr="4BD3D3ED">
              <w:rPr>
                <w:rFonts w:ascii="Times" w:hAnsi="Times" w:eastAsia="Times" w:cs="Times"/>
                <w:sz w:val="20"/>
                <w:szCs w:val="20"/>
              </w:rPr>
              <w:t>Diclofenac-1</w:t>
            </w:r>
          </w:p>
        </w:tc>
        <w:tc>
          <w:tcPr>
            <w:tcW w:w="136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BD3D3ED" w:rsidP="00A63F7B" w:rsidRDefault="4BD3D3ED" w14:paraId="61A5D7A3" w14:textId="2C759416">
            <w:pPr>
              <w:spacing w:after="0" w:line="480" w:lineRule="auto"/>
              <w:jc w:val="center"/>
              <w:rPr>
                <w:rFonts w:ascii="Times" w:hAnsi="Times" w:eastAsia="Times" w:cs="Times"/>
                <w:color w:val="000000" w:themeColor="text1"/>
                <w:sz w:val="20"/>
                <w:szCs w:val="20"/>
              </w:rPr>
            </w:pPr>
            <w:r w:rsidRPr="4BD3D3ED">
              <w:rPr>
                <w:rFonts w:ascii="Times" w:hAnsi="Times" w:eastAsia="Times" w:cs="Times"/>
                <w:color w:val="000000" w:themeColor="text1"/>
                <w:sz w:val="20"/>
                <w:szCs w:val="20"/>
              </w:rPr>
              <w:t>Quantifier</w:t>
            </w:r>
          </w:p>
        </w:tc>
        <w:tc>
          <w:tcPr>
            <w:tcW w:w="1146"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78DEBA4E" w14:textId="41A61104">
            <w:pPr>
              <w:spacing w:after="0" w:line="480" w:lineRule="auto"/>
              <w:jc w:val="center"/>
              <w:rPr>
                <w:rFonts w:ascii="Times" w:hAnsi="Times" w:eastAsia="Times" w:cs="Times"/>
                <w:sz w:val="20"/>
                <w:szCs w:val="20"/>
              </w:rPr>
            </w:pPr>
            <w:r w:rsidRPr="4BD3D3ED">
              <w:rPr>
                <w:rFonts w:ascii="Times" w:hAnsi="Times" w:eastAsia="Times" w:cs="Times"/>
                <w:sz w:val="20"/>
                <w:szCs w:val="20"/>
              </w:rPr>
              <w:t>295.8</w:t>
            </w:r>
          </w:p>
        </w:tc>
        <w:tc>
          <w:tcPr>
            <w:tcW w:w="1380"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463EDD21" w14:textId="1692AD35">
            <w:pPr>
              <w:spacing w:after="0" w:line="480" w:lineRule="auto"/>
              <w:jc w:val="center"/>
              <w:rPr>
                <w:rFonts w:ascii="Times" w:hAnsi="Times" w:eastAsia="Times" w:cs="Times"/>
                <w:sz w:val="20"/>
                <w:szCs w:val="20"/>
              </w:rPr>
            </w:pPr>
            <w:r w:rsidRPr="4BD3D3ED">
              <w:rPr>
                <w:rFonts w:ascii="Times" w:hAnsi="Times" w:eastAsia="Times" w:cs="Times"/>
                <w:sz w:val="20"/>
                <w:szCs w:val="20"/>
              </w:rPr>
              <w:t>249.7</w:t>
            </w:r>
          </w:p>
        </w:tc>
        <w:tc>
          <w:tcPr>
            <w:tcW w:w="15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36AB7D24" w14:textId="4E535427">
            <w:pPr>
              <w:spacing w:after="0" w:line="480" w:lineRule="auto"/>
              <w:jc w:val="center"/>
              <w:rPr>
                <w:rFonts w:ascii="Times" w:hAnsi="Times" w:eastAsia="Times" w:cs="Times"/>
                <w:sz w:val="20"/>
                <w:szCs w:val="20"/>
              </w:rPr>
            </w:pPr>
            <w:r w:rsidRPr="4BD3D3ED">
              <w:rPr>
                <w:rFonts w:ascii="Times" w:hAnsi="Times" w:eastAsia="Times" w:cs="Times"/>
                <w:sz w:val="20"/>
                <w:szCs w:val="20"/>
              </w:rPr>
              <w:t>9.09</w:t>
            </w:r>
          </w:p>
        </w:tc>
        <w:tc>
          <w:tcPr>
            <w:tcW w:w="64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52187CA6" w14:textId="0D055D7D">
            <w:pPr>
              <w:spacing w:after="0" w:line="480" w:lineRule="auto"/>
              <w:jc w:val="center"/>
              <w:rPr>
                <w:rFonts w:ascii="Times" w:hAnsi="Times" w:eastAsia="Times" w:cs="Times"/>
                <w:sz w:val="20"/>
                <w:szCs w:val="20"/>
              </w:rPr>
            </w:pPr>
            <w:r w:rsidRPr="4BD3D3ED">
              <w:rPr>
                <w:rFonts w:ascii="Times" w:hAnsi="Times" w:eastAsia="Times" w:cs="Times"/>
                <w:sz w:val="20"/>
                <w:szCs w:val="20"/>
              </w:rPr>
              <w:t>-20</w:t>
            </w:r>
          </w:p>
        </w:tc>
        <w:tc>
          <w:tcPr>
            <w:tcW w:w="572"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119C84D2" w14:textId="700F0E50">
            <w:pPr>
              <w:spacing w:after="0" w:line="480" w:lineRule="auto"/>
              <w:jc w:val="center"/>
              <w:rPr>
                <w:rFonts w:ascii="Times" w:hAnsi="Times" w:eastAsia="Times" w:cs="Times"/>
                <w:sz w:val="20"/>
                <w:szCs w:val="20"/>
              </w:rPr>
            </w:pPr>
            <w:r w:rsidRPr="4BD3D3ED">
              <w:rPr>
                <w:rFonts w:ascii="Times" w:hAnsi="Times" w:eastAsia="Times" w:cs="Times"/>
                <w:sz w:val="20"/>
                <w:szCs w:val="20"/>
              </w:rPr>
              <w:t>13</w:t>
            </w:r>
          </w:p>
        </w:tc>
        <w:tc>
          <w:tcPr>
            <w:tcW w:w="93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3D55A507" w14:textId="51B29143">
            <w:pPr>
              <w:spacing w:after="0" w:line="480" w:lineRule="auto"/>
              <w:jc w:val="center"/>
              <w:rPr>
                <w:rFonts w:ascii="Times" w:hAnsi="Times" w:eastAsia="Times" w:cs="Times"/>
                <w:sz w:val="20"/>
                <w:szCs w:val="20"/>
              </w:rPr>
            </w:pPr>
            <w:r w:rsidRPr="4BD3D3ED">
              <w:rPr>
                <w:rFonts w:ascii="Times" w:hAnsi="Times" w:eastAsia="Times" w:cs="Times"/>
                <w:sz w:val="20"/>
                <w:szCs w:val="20"/>
              </w:rPr>
              <w:t>-92</w:t>
            </w:r>
          </w:p>
        </w:tc>
      </w:tr>
      <w:tr w:rsidR="4BD3D3ED" w:rsidTr="4BD3D3ED" w14:paraId="65381BA1" w14:textId="77777777">
        <w:trPr>
          <w:trHeight w:val="300"/>
        </w:trPr>
        <w:tc>
          <w:tcPr>
            <w:tcW w:w="102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4DB2E273" w14:textId="312544EF">
            <w:pPr>
              <w:spacing w:after="0" w:line="480" w:lineRule="auto"/>
              <w:jc w:val="center"/>
              <w:rPr>
                <w:rFonts w:ascii="Times" w:hAnsi="Times" w:eastAsia="Times" w:cs="Times"/>
                <w:sz w:val="20"/>
                <w:szCs w:val="20"/>
              </w:rPr>
            </w:pPr>
            <w:r w:rsidRPr="4BD3D3ED">
              <w:rPr>
                <w:rFonts w:ascii="Times" w:hAnsi="Times" w:eastAsia="Times" w:cs="Times"/>
                <w:sz w:val="20"/>
                <w:szCs w:val="20"/>
              </w:rPr>
              <w:t>Positive</w:t>
            </w:r>
          </w:p>
        </w:tc>
        <w:tc>
          <w:tcPr>
            <w:tcW w:w="17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67F3AAEA" w14:textId="2B389947">
            <w:pPr>
              <w:spacing w:after="0" w:line="480" w:lineRule="auto"/>
              <w:jc w:val="center"/>
              <w:rPr>
                <w:rFonts w:ascii="Times" w:hAnsi="Times" w:eastAsia="Times" w:cs="Times"/>
                <w:sz w:val="20"/>
                <w:szCs w:val="20"/>
              </w:rPr>
            </w:pPr>
            <w:r w:rsidRPr="4BD3D3ED">
              <w:rPr>
                <w:rFonts w:ascii="Times" w:hAnsi="Times" w:eastAsia="Times" w:cs="Times"/>
                <w:sz w:val="20"/>
                <w:szCs w:val="20"/>
              </w:rPr>
              <w:t>Diclofenac-2</w:t>
            </w:r>
          </w:p>
        </w:tc>
        <w:tc>
          <w:tcPr>
            <w:tcW w:w="136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BD3D3ED" w:rsidP="00A63F7B" w:rsidRDefault="4BD3D3ED" w14:paraId="40FB06EC" w14:textId="432E86AF">
            <w:pPr>
              <w:spacing w:after="0" w:line="480" w:lineRule="auto"/>
              <w:jc w:val="center"/>
              <w:rPr>
                <w:rFonts w:ascii="Times" w:hAnsi="Times" w:eastAsia="Times" w:cs="Times"/>
                <w:color w:val="000000" w:themeColor="text1"/>
                <w:sz w:val="20"/>
                <w:szCs w:val="20"/>
              </w:rPr>
            </w:pPr>
            <w:r w:rsidRPr="4BD3D3ED">
              <w:rPr>
                <w:rFonts w:ascii="Times" w:hAnsi="Times" w:eastAsia="Times" w:cs="Times"/>
                <w:color w:val="000000" w:themeColor="text1"/>
                <w:sz w:val="20"/>
                <w:szCs w:val="20"/>
              </w:rPr>
              <w:t>Qualifier</w:t>
            </w:r>
          </w:p>
        </w:tc>
        <w:tc>
          <w:tcPr>
            <w:tcW w:w="1146"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5AC77B46" w14:textId="0C0A51CC">
            <w:pPr>
              <w:spacing w:after="0" w:line="480" w:lineRule="auto"/>
              <w:jc w:val="center"/>
              <w:rPr>
                <w:rFonts w:ascii="Times" w:hAnsi="Times" w:eastAsia="Times" w:cs="Times"/>
                <w:sz w:val="20"/>
                <w:szCs w:val="20"/>
              </w:rPr>
            </w:pPr>
            <w:r w:rsidRPr="4BD3D3ED">
              <w:rPr>
                <w:rFonts w:ascii="Times" w:hAnsi="Times" w:eastAsia="Times" w:cs="Times"/>
                <w:sz w:val="20"/>
                <w:szCs w:val="20"/>
              </w:rPr>
              <w:t>295.8</w:t>
            </w:r>
          </w:p>
        </w:tc>
        <w:tc>
          <w:tcPr>
            <w:tcW w:w="1380"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7A8D5E6B" w14:textId="1B1F1219">
            <w:pPr>
              <w:spacing w:after="0" w:line="480" w:lineRule="auto"/>
              <w:jc w:val="center"/>
              <w:rPr>
                <w:rFonts w:ascii="Times" w:hAnsi="Times" w:eastAsia="Times" w:cs="Times"/>
                <w:sz w:val="20"/>
                <w:szCs w:val="20"/>
              </w:rPr>
            </w:pPr>
            <w:r w:rsidRPr="4BD3D3ED">
              <w:rPr>
                <w:rFonts w:ascii="Times" w:hAnsi="Times" w:eastAsia="Times" w:cs="Times"/>
                <w:sz w:val="20"/>
                <w:szCs w:val="20"/>
              </w:rPr>
              <w:t>214.1</w:t>
            </w:r>
          </w:p>
        </w:tc>
        <w:tc>
          <w:tcPr>
            <w:tcW w:w="15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041708D8" w14:textId="68F5EE5B">
            <w:pPr>
              <w:spacing w:after="0" w:line="480" w:lineRule="auto"/>
              <w:jc w:val="center"/>
              <w:rPr>
                <w:rFonts w:ascii="Times" w:hAnsi="Times" w:eastAsia="Times" w:cs="Times"/>
                <w:sz w:val="20"/>
                <w:szCs w:val="20"/>
              </w:rPr>
            </w:pPr>
            <w:r w:rsidRPr="4BD3D3ED">
              <w:rPr>
                <w:rFonts w:ascii="Times" w:hAnsi="Times" w:eastAsia="Times" w:cs="Times"/>
                <w:sz w:val="20"/>
                <w:szCs w:val="20"/>
              </w:rPr>
              <w:t>9.09</w:t>
            </w:r>
          </w:p>
        </w:tc>
        <w:tc>
          <w:tcPr>
            <w:tcW w:w="64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4E2DD3E8" w14:textId="70863BA0">
            <w:pPr>
              <w:spacing w:after="0" w:line="480" w:lineRule="auto"/>
              <w:jc w:val="center"/>
              <w:rPr>
                <w:rFonts w:ascii="Times" w:hAnsi="Times" w:eastAsia="Times" w:cs="Times"/>
                <w:sz w:val="20"/>
                <w:szCs w:val="20"/>
              </w:rPr>
            </w:pPr>
            <w:r w:rsidRPr="4BD3D3ED">
              <w:rPr>
                <w:rFonts w:ascii="Times" w:hAnsi="Times" w:eastAsia="Times" w:cs="Times"/>
                <w:sz w:val="20"/>
                <w:szCs w:val="20"/>
              </w:rPr>
              <w:t>-60</w:t>
            </w:r>
          </w:p>
        </w:tc>
        <w:tc>
          <w:tcPr>
            <w:tcW w:w="572"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154406E7" w14:textId="4A183A4E">
            <w:pPr>
              <w:spacing w:after="0" w:line="480" w:lineRule="auto"/>
              <w:jc w:val="center"/>
              <w:rPr>
                <w:rFonts w:ascii="Times" w:hAnsi="Times" w:eastAsia="Times" w:cs="Times"/>
                <w:sz w:val="20"/>
                <w:szCs w:val="20"/>
              </w:rPr>
            </w:pPr>
            <w:r w:rsidRPr="4BD3D3ED">
              <w:rPr>
                <w:rFonts w:ascii="Times" w:hAnsi="Times" w:eastAsia="Times" w:cs="Times"/>
                <w:sz w:val="20"/>
                <w:szCs w:val="20"/>
              </w:rPr>
              <w:t>7</w:t>
            </w:r>
          </w:p>
        </w:tc>
        <w:tc>
          <w:tcPr>
            <w:tcW w:w="93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5DB2CF6F" w14:textId="61F92B0E">
            <w:pPr>
              <w:spacing w:after="0" w:line="480" w:lineRule="auto"/>
              <w:jc w:val="center"/>
              <w:rPr>
                <w:rFonts w:ascii="Times" w:hAnsi="Times" w:eastAsia="Times" w:cs="Times"/>
                <w:sz w:val="20"/>
                <w:szCs w:val="20"/>
              </w:rPr>
            </w:pPr>
            <w:r w:rsidRPr="4BD3D3ED">
              <w:rPr>
                <w:rFonts w:ascii="Times" w:hAnsi="Times" w:eastAsia="Times" w:cs="Times"/>
                <w:sz w:val="20"/>
                <w:szCs w:val="20"/>
              </w:rPr>
              <w:t>-140</w:t>
            </w:r>
          </w:p>
        </w:tc>
      </w:tr>
      <w:tr w:rsidR="4BD3D3ED" w:rsidTr="4BD3D3ED" w14:paraId="38751802" w14:textId="77777777">
        <w:trPr>
          <w:trHeight w:val="300"/>
        </w:trPr>
        <w:tc>
          <w:tcPr>
            <w:tcW w:w="102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20C476B4" w14:textId="19C40CCB">
            <w:pPr>
              <w:spacing w:after="0" w:line="480" w:lineRule="auto"/>
              <w:jc w:val="center"/>
              <w:rPr>
                <w:rFonts w:ascii="Times" w:hAnsi="Times" w:eastAsia="Times" w:cs="Times"/>
                <w:sz w:val="20"/>
                <w:szCs w:val="20"/>
              </w:rPr>
            </w:pPr>
            <w:r w:rsidRPr="4BD3D3ED">
              <w:rPr>
                <w:rFonts w:ascii="Times" w:hAnsi="Times" w:eastAsia="Times" w:cs="Times"/>
                <w:sz w:val="20"/>
                <w:szCs w:val="20"/>
              </w:rPr>
              <w:t>Negative</w:t>
            </w:r>
          </w:p>
        </w:tc>
        <w:tc>
          <w:tcPr>
            <w:tcW w:w="17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6ECF5E37" w14:textId="50A45C29">
            <w:pPr>
              <w:spacing w:after="0" w:line="480" w:lineRule="auto"/>
              <w:jc w:val="center"/>
              <w:rPr>
                <w:rFonts w:ascii="Times" w:hAnsi="Times" w:eastAsia="Times" w:cs="Times"/>
                <w:sz w:val="20"/>
                <w:szCs w:val="20"/>
              </w:rPr>
            </w:pPr>
            <w:r w:rsidRPr="4BD3D3ED">
              <w:rPr>
                <w:rFonts w:ascii="Times" w:hAnsi="Times" w:eastAsia="Times" w:cs="Times"/>
                <w:sz w:val="20"/>
                <w:szCs w:val="20"/>
              </w:rPr>
              <w:t>Diclofenac-d4</w:t>
            </w:r>
          </w:p>
        </w:tc>
        <w:tc>
          <w:tcPr>
            <w:tcW w:w="136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BD3D3ED" w:rsidP="00A63F7B" w:rsidRDefault="4BD3D3ED" w14:paraId="06FAF571" w14:textId="4E8ECA88">
            <w:pPr>
              <w:spacing w:after="0" w:line="480" w:lineRule="auto"/>
              <w:jc w:val="center"/>
              <w:rPr>
                <w:rFonts w:ascii="Times" w:hAnsi="Times" w:eastAsia="Times" w:cs="Times"/>
                <w:color w:val="000000" w:themeColor="text1"/>
                <w:sz w:val="20"/>
                <w:szCs w:val="20"/>
              </w:rPr>
            </w:pPr>
            <w:r w:rsidRPr="4BD3D3ED">
              <w:rPr>
                <w:rFonts w:ascii="Times" w:hAnsi="Times" w:eastAsia="Times" w:cs="Times"/>
                <w:color w:val="000000" w:themeColor="text1"/>
                <w:sz w:val="20"/>
                <w:szCs w:val="20"/>
              </w:rPr>
              <w:t>Internal Standard</w:t>
            </w:r>
          </w:p>
        </w:tc>
        <w:tc>
          <w:tcPr>
            <w:tcW w:w="1146"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2C9FC0B9" w14:textId="298C2F40">
            <w:pPr>
              <w:spacing w:after="0" w:line="480" w:lineRule="auto"/>
              <w:jc w:val="center"/>
              <w:rPr>
                <w:rFonts w:ascii="Times" w:hAnsi="Times" w:eastAsia="Times" w:cs="Times"/>
                <w:sz w:val="20"/>
                <w:szCs w:val="20"/>
              </w:rPr>
            </w:pPr>
            <w:r w:rsidRPr="4BD3D3ED">
              <w:rPr>
                <w:rFonts w:ascii="Times" w:hAnsi="Times" w:eastAsia="Times" w:cs="Times"/>
                <w:sz w:val="20"/>
                <w:szCs w:val="20"/>
              </w:rPr>
              <w:t>299.9</w:t>
            </w:r>
          </w:p>
        </w:tc>
        <w:tc>
          <w:tcPr>
            <w:tcW w:w="1380"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52ECC051" w14:textId="4AA8E993">
            <w:pPr>
              <w:spacing w:after="0" w:line="480" w:lineRule="auto"/>
              <w:jc w:val="center"/>
              <w:rPr>
                <w:rFonts w:ascii="Times" w:hAnsi="Times" w:eastAsia="Times" w:cs="Times"/>
                <w:sz w:val="20"/>
                <w:szCs w:val="20"/>
              </w:rPr>
            </w:pPr>
            <w:r w:rsidRPr="4BD3D3ED">
              <w:rPr>
                <w:rFonts w:ascii="Times" w:hAnsi="Times" w:eastAsia="Times" w:cs="Times"/>
                <w:sz w:val="20"/>
                <w:szCs w:val="20"/>
              </w:rPr>
              <w:t>256</w:t>
            </w:r>
          </w:p>
        </w:tc>
        <w:tc>
          <w:tcPr>
            <w:tcW w:w="15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252D910B" w14:textId="31A1B2E0">
            <w:pPr>
              <w:spacing w:after="0" w:line="480" w:lineRule="auto"/>
              <w:jc w:val="center"/>
              <w:rPr>
                <w:rFonts w:ascii="Times" w:hAnsi="Times" w:eastAsia="Times" w:cs="Times"/>
                <w:sz w:val="20"/>
                <w:szCs w:val="20"/>
              </w:rPr>
            </w:pPr>
            <w:r w:rsidRPr="4BD3D3ED">
              <w:rPr>
                <w:rFonts w:ascii="Times" w:hAnsi="Times" w:eastAsia="Times" w:cs="Times"/>
                <w:sz w:val="20"/>
                <w:szCs w:val="20"/>
              </w:rPr>
              <w:t>9.07</w:t>
            </w:r>
          </w:p>
        </w:tc>
        <w:tc>
          <w:tcPr>
            <w:tcW w:w="64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5E205D5F" w14:textId="419C309F">
            <w:pPr>
              <w:spacing w:after="0" w:line="480" w:lineRule="auto"/>
              <w:jc w:val="center"/>
              <w:rPr>
                <w:rFonts w:ascii="Times" w:hAnsi="Times" w:eastAsia="Times" w:cs="Times"/>
                <w:sz w:val="20"/>
                <w:szCs w:val="20"/>
              </w:rPr>
            </w:pPr>
            <w:r w:rsidRPr="4BD3D3ED">
              <w:rPr>
                <w:rFonts w:ascii="Times" w:hAnsi="Times" w:eastAsia="Times" w:cs="Times"/>
                <w:sz w:val="20"/>
                <w:szCs w:val="20"/>
              </w:rPr>
              <w:t>15</w:t>
            </w:r>
          </w:p>
        </w:tc>
        <w:tc>
          <w:tcPr>
            <w:tcW w:w="572"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75F32C4D" w14:textId="77993313">
            <w:pPr>
              <w:spacing w:after="0" w:line="480" w:lineRule="auto"/>
              <w:jc w:val="center"/>
              <w:rPr>
                <w:rFonts w:ascii="Times" w:hAnsi="Times" w:eastAsia="Times" w:cs="Times"/>
                <w:sz w:val="20"/>
                <w:szCs w:val="20"/>
              </w:rPr>
            </w:pPr>
            <w:r w:rsidRPr="4BD3D3ED">
              <w:rPr>
                <w:rFonts w:ascii="Times" w:hAnsi="Times" w:eastAsia="Times" w:cs="Times"/>
                <w:sz w:val="20"/>
                <w:szCs w:val="20"/>
              </w:rPr>
              <w:t>-3</w:t>
            </w:r>
          </w:p>
        </w:tc>
        <w:tc>
          <w:tcPr>
            <w:tcW w:w="93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65535C2A" w14:textId="7551EB21">
            <w:pPr>
              <w:spacing w:after="0" w:line="480" w:lineRule="auto"/>
              <w:jc w:val="center"/>
              <w:rPr>
                <w:rFonts w:ascii="Times" w:hAnsi="Times" w:eastAsia="Times" w:cs="Times"/>
                <w:sz w:val="20"/>
                <w:szCs w:val="20"/>
              </w:rPr>
            </w:pPr>
            <w:r w:rsidRPr="4BD3D3ED">
              <w:rPr>
                <w:rFonts w:ascii="Times" w:hAnsi="Times" w:eastAsia="Times" w:cs="Times"/>
                <w:sz w:val="20"/>
                <w:szCs w:val="20"/>
              </w:rPr>
              <w:t>60</w:t>
            </w:r>
          </w:p>
        </w:tc>
      </w:tr>
      <w:tr w:rsidR="4BD3D3ED" w:rsidTr="4BD3D3ED" w14:paraId="693FCF37" w14:textId="77777777">
        <w:trPr>
          <w:trHeight w:val="300"/>
        </w:trPr>
        <w:tc>
          <w:tcPr>
            <w:tcW w:w="102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28B4E507" w14:textId="68F029D3">
            <w:pPr>
              <w:spacing w:after="0" w:line="480" w:lineRule="auto"/>
              <w:jc w:val="center"/>
              <w:rPr>
                <w:rFonts w:ascii="Times" w:hAnsi="Times" w:eastAsia="Times" w:cs="Times"/>
                <w:sz w:val="20"/>
                <w:szCs w:val="20"/>
              </w:rPr>
            </w:pPr>
            <w:r w:rsidRPr="4BD3D3ED">
              <w:rPr>
                <w:rFonts w:ascii="Times" w:hAnsi="Times" w:eastAsia="Times" w:cs="Times"/>
                <w:sz w:val="20"/>
                <w:szCs w:val="20"/>
              </w:rPr>
              <w:t>Positive</w:t>
            </w:r>
          </w:p>
        </w:tc>
        <w:tc>
          <w:tcPr>
            <w:tcW w:w="17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648B5762" w14:textId="73BC89BB">
            <w:pPr>
              <w:spacing w:after="0" w:line="480" w:lineRule="auto"/>
              <w:jc w:val="center"/>
              <w:rPr>
                <w:rFonts w:ascii="Times" w:hAnsi="Times" w:eastAsia="Times" w:cs="Times"/>
                <w:sz w:val="20"/>
                <w:szCs w:val="20"/>
              </w:rPr>
            </w:pPr>
            <w:r w:rsidRPr="4BD3D3ED">
              <w:rPr>
                <w:rFonts w:ascii="Times" w:hAnsi="Times" w:eastAsia="Times" w:cs="Times"/>
                <w:sz w:val="20"/>
                <w:szCs w:val="20"/>
              </w:rPr>
              <w:t>Ibuprofen-1</w:t>
            </w:r>
          </w:p>
        </w:tc>
        <w:tc>
          <w:tcPr>
            <w:tcW w:w="136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BD3D3ED" w:rsidP="00A63F7B" w:rsidRDefault="4BD3D3ED" w14:paraId="28817405" w14:textId="381DB92E">
            <w:pPr>
              <w:spacing w:after="0" w:line="480" w:lineRule="auto"/>
              <w:jc w:val="center"/>
              <w:rPr>
                <w:rFonts w:ascii="Times" w:hAnsi="Times" w:eastAsia="Times" w:cs="Times"/>
                <w:color w:val="000000" w:themeColor="text1"/>
                <w:sz w:val="20"/>
                <w:szCs w:val="20"/>
              </w:rPr>
            </w:pPr>
            <w:r w:rsidRPr="4BD3D3ED">
              <w:rPr>
                <w:rFonts w:ascii="Times" w:hAnsi="Times" w:eastAsia="Times" w:cs="Times"/>
                <w:color w:val="000000" w:themeColor="text1"/>
                <w:sz w:val="20"/>
                <w:szCs w:val="20"/>
              </w:rPr>
              <w:t>Quantifier</w:t>
            </w:r>
          </w:p>
        </w:tc>
        <w:tc>
          <w:tcPr>
            <w:tcW w:w="1146"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24C2783E" w14:textId="6ED0ECFA">
            <w:pPr>
              <w:spacing w:after="0" w:line="480" w:lineRule="auto"/>
              <w:jc w:val="center"/>
              <w:rPr>
                <w:rFonts w:ascii="Times" w:hAnsi="Times" w:eastAsia="Times" w:cs="Times"/>
                <w:sz w:val="20"/>
                <w:szCs w:val="20"/>
              </w:rPr>
            </w:pPr>
            <w:r w:rsidRPr="4BD3D3ED">
              <w:rPr>
                <w:rFonts w:ascii="Times" w:hAnsi="Times" w:eastAsia="Times" w:cs="Times"/>
                <w:sz w:val="20"/>
                <w:szCs w:val="20"/>
              </w:rPr>
              <w:t>206.9</w:t>
            </w:r>
          </w:p>
        </w:tc>
        <w:tc>
          <w:tcPr>
            <w:tcW w:w="1380"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7F98894A" w14:textId="1369D29F">
            <w:pPr>
              <w:spacing w:after="0" w:line="480" w:lineRule="auto"/>
              <w:jc w:val="center"/>
              <w:rPr>
                <w:rFonts w:ascii="Times" w:hAnsi="Times" w:eastAsia="Times" w:cs="Times"/>
                <w:sz w:val="20"/>
                <w:szCs w:val="20"/>
              </w:rPr>
            </w:pPr>
            <w:r w:rsidRPr="4BD3D3ED">
              <w:rPr>
                <w:rFonts w:ascii="Times" w:hAnsi="Times" w:eastAsia="Times" w:cs="Times"/>
                <w:sz w:val="20"/>
                <w:szCs w:val="20"/>
              </w:rPr>
              <w:t>161</w:t>
            </w:r>
          </w:p>
        </w:tc>
        <w:tc>
          <w:tcPr>
            <w:tcW w:w="15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4F97C9CA" w14:textId="5CE54191">
            <w:pPr>
              <w:spacing w:after="0" w:line="480" w:lineRule="auto"/>
              <w:jc w:val="center"/>
              <w:rPr>
                <w:rFonts w:ascii="Times" w:hAnsi="Times" w:eastAsia="Times" w:cs="Times"/>
                <w:sz w:val="20"/>
                <w:szCs w:val="20"/>
              </w:rPr>
            </w:pPr>
            <w:r w:rsidRPr="4BD3D3ED">
              <w:rPr>
                <w:rFonts w:ascii="Times" w:hAnsi="Times" w:eastAsia="Times" w:cs="Times"/>
                <w:sz w:val="20"/>
                <w:szCs w:val="20"/>
              </w:rPr>
              <w:t>9.23</w:t>
            </w:r>
          </w:p>
        </w:tc>
        <w:tc>
          <w:tcPr>
            <w:tcW w:w="64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3DFB97F6" w14:textId="11D8653C">
            <w:pPr>
              <w:spacing w:after="0" w:line="480" w:lineRule="auto"/>
              <w:jc w:val="center"/>
              <w:rPr>
                <w:rFonts w:ascii="Times" w:hAnsi="Times" w:eastAsia="Times" w:cs="Times"/>
                <w:sz w:val="20"/>
                <w:szCs w:val="20"/>
              </w:rPr>
            </w:pPr>
            <w:r w:rsidRPr="4BD3D3ED">
              <w:rPr>
                <w:rFonts w:ascii="Times" w:hAnsi="Times" w:eastAsia="Times" w:cs="Times"/>
                <w:sz w:val="20"/>
                <w:szCs w:val="20"/>
              </w:rPr>
              <w:t>-13</w:t>
            </w:r>
          </w:p>
        </w:tc>
        <w:tc>
          <w:tcPr>
            <w:tcW w:w="572"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1C3D62E5" w14:textId="666CDA84">
            <w:pPr>
              <w:spacing w:after="0" w:line="480" w:lineRule="auto"/>
              <w:jc w:val="center"/>
              <w:rPr>
                <w:rFonts w:ascii="Times" w:hAnsi="Times" w:eastAsia="Times" w:cs="Times"/>
                <w:sz w:val="20"/>
                <w:szCs w:val="20"/>
              </w:rPr>
            </w:pPr>
            <w:r w:rsidRPr="4BD3D3ED">
              <w:rPr>
                <w:rFonts w:ascii="Times" w:hAnsi="Times" w:eastAsia="Times" w:cs="Times"/>
                <w:sz w:val="20"/>
                <w:szCs w:val="20"/>
              </w:rPr>
              <w:t>13</w:t>
            </w:r>
          </w:p>
        </w:tc>
        <w:tc>
          <w:tcPr>
            <w:tcW w:w="93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172341D3" w14:textId="616EC80A">
            <w:pPr>
              <w:spacing w:after="0" w:line="480" w:lineRule="auto"/>
              <w:jc w:val="center"/>
              <w:rPr>
                <w:rFonts w:ascii="Times" w:hAnsi="Times" w:eastAsia="Times" w:cs="Times"/>
                <w:sz w:val="20"/>
                <w:szCs w:val="20"/>
              </w:rPr>
            </w:pPr>
            <w:r w:rsidRPr="4BD3D3ED">
              <w:rPr>
                <w:rFonts w:ascii="Times" w:hAnsi="Times" w:eastAsia="Times" w:cs="Times"/>
                <w:sz w:val="20"/>
                <w:szCs w:val="20"/>
              </w:rPr>
              <w:t>-44</w:t>
            </w:r>
          </w:p>
        </w:tc>
      </w:tr>
      <w:tr w:rsidR="4BD3D3ED" w:rsidTr="4BD3D3ED" w14:paraId="35DEF2C8" w14:textId="77777777">
        <w:trPr>
          <w:trHeight w:val="300"/>
        </w:trPr>
        <w:tc>
          <w:tcPr>
            <w:tcW w:w="102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024CEF18" w14:textId="74AA8788">
            <w:pPr>
              <w:spacing w:after="0" w:line="480" w:lineRule="auto"/>
              <w:jc w:val="center"/>
              <w:rPr>
                <w:rFonts w:ascii="Times" w:hAnsi="Times" w:eastAsia="Times" w:cs="Times"/>
                <w:sz w:val="20"/>
                <w:szCs w:val="20"/>
              </w:rPr>
            </w:pPr>
            <w:r w:rsidRPr="4BD3D3ED">
              <w:rPr>
                <w:rFonts w:ascii="Times" w:hAnsi="Times" w:eastAsia="Times" w:cs="Times"/>
                <w:sz w:val="20"/>
                <w:szCs w:val="20"/>
              </w:rPr>
              <w:t>Positive</w:t>
            </w:r>
          </w:p>
        </w:tc>
        <w:tc>
          <w:tcPr>
            <w:tcW w:w="17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59798823" w14:textId="38F0D363">
            <w:pPr>
              <w:spacing w:after="0" w:line="480" w:lineRule="auto"/>
              <w:jc w:val="center"/>
              <w:rPr>
                <w:rFonts w:ascii="Times" w:hAnsi="Times" w:eastAsia="Times" w:cs="Times"/>
                <w:sz w:val="20"/>
                <w:szCs w:val="20"/>
              </w:rPr>
            </w:pPr>
            <w:r w:rsidRPr="4BD3D3ED">
              <w:rPr>
                <w:rFonts w:ascii="Times" w:hAnsi="Times" w:eastAsia="Times" w:cs="Times"/>
                <w:sz w:val="20"/>
                <w:szCs w:val="20"/>
              </w:rPr>
              <w:t>Ibuprofen-2</w:t>
            </w:r>
          </w:p>
        </w:tc>
        <w:tc>
          <w:tcPr>
            <w:tcW w:w="136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BD3D3ED" w:rsidP="00A63F7B" w:rsidRDefault="4BD3D3ED" w14:paraId="71CC0BCC" w14:textId="392ED1F4">
            <w:pPr>
              <w:spacing w:after="0" w:line="480" w:lineRule="auto"/>
              <w:jc w:val="center"/>
              <w:rPr>
                <w:rFonts w:ascii="Times" w:hAnsi="Times" w:eastAsia="Times" w:cs="Times"/>
                <w:color w:val="000000" w:themeColor="text1"/>
                <w:sz w:val="20"/>
                <w:szCs w:val="20"/>
              </w:rPr>
            </w:pPr>
            <w:r w:rsidRPr="4BD3D3ED">
              <w:rPr>
                <w:rFonts w:ascii="Times" w:hAnsi="Times" w:eastAsia="Times" w:cs="Times"/>
                <w:color w:val="000000" w:themeColor="text1"/>
                <w:sz w:val="20"/>
                <w:szCs w:val="20"/>
              </w:rPr>
              <w:t>Qualifier</w:t>
            </w:r>
          </w:p>
        </w:tc>
        <w:tc>
          <w:tcPr>
            <w:tcW w:w="1146"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6E3ADB1C" w14:textId="15885ADF">
            <w:pPr>
              <w:spacing w:after="0" w:line="480" w:lineRule="auto"/>
              <w:jc w:val="center"/>
              <w:rPr>
                <w:rFonts w:ascii="Times" w:hAnsi="Times" w:eastAsia="Times" w:cs="Times"/>
                <w:sz w:val="20"/>
                <w:szCs w:val="20"/>
              </w:rPr>
            </w:pPr>
            <w:r w:rsidRPr="4BD3D3ED">
              <w:rPr>
                <w:rFonts w:ascii="Times" w:hAnsi="Times" w:eastAsia="Times" w:cs="Times"/>
                <w:sz w:val="20"/>
                <w:szCs w:val="20"/>
              </w:rPr>
              <w:t>206.9</w:t>
            </w:r>
          </w:p>
        </w:tc>
        <w:tc>
          <w:tcPr>
            <w:tcW w:w="1380"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27B51A81" w14:textId="19A377EA">
            <w:pPr>
              <w:spacing w:after="0" w:line="480" w:lineRule="auto"/>
              <w:jc w:val="center"/>
              <w:rPr>
                <w:rFonts w:ascii="Times" w:hAnsi="Times" w:eastAsia="Times" w:cs="Times"/>
                <w:sz w:val="20"/>
                <w:szCs w:val="20"/>
              </w:rPr>
            </w:pPr>
            <w:r w:rsidRPr="4BD3D3ED">
              <w:rPr>
                <w:rFonts w:ascii="Times" w:hAnsi="Times" w:eastAsia="Times" w:cs="Times"/>
                <w:sz w:val="20"/>
                <w:szCs w:val="20"/>
              </w:rPr>
              <w:t>104.9</w:t>
            </w:r>
          </w:p>
        </w:tc>
        <w:tc>
          <w:tcPr>
            <w:tcW w:w="15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2A45323F" w14:textId="0C32049C">
            <w:pPr>
              <w:spacing w:after="0" w:line="480" w:lineRule="auto"/>
              <w:jc w:val="center"/>
              <w:rPr>
                <w:rFonts w:ascii="Times" w:hAnsi="Times" w:eastAsia="Times" w:cs="Times"/>
                <w:sz w:val="20"/>
                <w:szCs w:val="20"/>
              </w:rPr>
            </w:pPr>
            <w:r w:rsidRPr="4BD3D3ED">
              <w:rPr>
                <w:rFonts w:ascii="Times" w:hAnsi="Times" w:eastAsia="Times" w:cs="Times"/>
                <w:sz w:val="20"/>
                <w:szCs w:val="20"/>
              </w:rPr>
              <w:t>9.23</w:t>
            </w:r>
          </w:p>
        </w:tc>
        <w:tc>
          <w:tcPr>
            <w:tcW w:w="64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43712BB9" w14:textId="5FDDD7D4">
            <w:pPr>
              <w:spacing w:after="0" w:line="480" w:lineRule="auto"/>
              <w:jc w:val="center"/>
              <w:rPr>
                <w:rFonts w:ascii="Times" w:hAnsi="Times" w:eastAsia="Times" w:cs="Times"/>
                <w:sz w:val="20"/>
                <w:szCs w:val="20"/>
              </w:rPr>
            </w:pPr>
            <w:r w:rsidRPr="4BD3D3ED">
              <w:rPr>
                <w:rFonts w:ascii="Times" w:hAnsi="Times" w:eastAsia="Times" w:cs="Times"/>
                <w:sz w:val="20"/>
                <w:szCs w:val="20"/>
              </w:rPr>
              <w:t>-31</w:t>
            </w:r>
          </w:p>
        </w:tc>
        <w:tc>
          <w:tcPr>
            <w:tcW w:w="572"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541F3B96" w14:textId="03BB2B8F">
            <w:pPr>
              <w:spacing w:after="0" w:line="480" w:lineRule="auto"/>
              <w:jc w:val="center"/>
              <w:rPr>
                <w:rFonts w:ascii="Times" w:hAnsi="Times" w:eastAsia="Times" w:cs="Times"/>
                <w:sz w:val="20"/>
                <w:szCs w:val="20"/>
              </w:rPr>
            </w:pPr>
            <w:r w:rsidRPr="4BD3D3ED">
              <w:rPr>
                <w:rFonts w:ascii="Times" w:hAnsi="Times" w:eastAsia="Times" w:cs="Times"/>
                <w:sz w:val="20"/>
                <w:szCs w:val="20"/>
              </w:rPr>
              <w:t>12</w:t>
            </w:r>
          </w:p>
        </w:tc>
        <w:tc>
          <w:tcPr>
            <w:tcW w:w="93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355598FB" w14:textId="6ED7ABFE">
            <w:pPr>
              <w:spacing w:after="0" w:line="480" w:lineRule="auto"/>
              <w:jc w:val="center"/>
              <w:rPr>
                <w:rFonts w:ascii="Times" w:hAnsi="Times" w:eastAsia="Times" w:cs="Times"/>
                <w:sz w:val="20"/>
                <w:szCs w:val="20"/>
              </w:rPr>
            </w:pPr>
            <w:r w:rsidRPr="4BD3D3ED">
              <w:rPr>
                <w:rFonts w:ascii="Times" w:hAnsi="Times" w:eastAsia="Times" w:cs="Times"/>
                <w:sz w:val="20"/>
                <w:szCs w:val="20"/>
              </w:rPr>
              <w:t>-48</w:t>
            </w:r>
          </w:p>
        </w:tc>
      </w:tr>
      <w:tr w:rsidR="4BD3D3ED" w:rsidTr="4BD3D3ED" w14:paraId="0DE7775F" w14:textId="77777777">
        <w:trPr>
          <w:trHeight w:val="300"/>
        </w:trPr>
        <w:tc>
          <w:tcPr>
            <w:tcW w:w="102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1ADDA2F0" w14:textId="2AAD163A">
            <w:pPr>
              <w:spacing w:after="0" w:line="480" w:lineRule="auto"/>
              <w:jc w:val="center"/>
              <w:rPr>
                <w:rFonts w:ascii="Times" w:hAnsi="Times" w:eastAsia="Times" w:cs="Times"/>
                <w:sz w:val="20"/>
                <w:szCs w:val="20"/>
              </w:rPr>
            </w:pPr>
            <w:r w:rsidRPr="4BD3D3ED">
              <w:rPr>
                <w:rFonts w:ascii="Times" w:hAnsi="Times" w:eastAsia="Times" w:cs="Times"/>
                <w:sz w:val="20"/>
                <w:szCs w:val="20"/>
              </w:rPr>
              <w:t>Positive</w:t>
            </w:r>
          </w:p>
        </w:tc>
        <w:tc>
          <w:tcPr>
            <w:tcW w:w="17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4C2D3D59" w14:textId="72957AA3">
            <w:pPr>
              <w:spacing w:after="0" w:line="480" w:lineRule="auto"/>
              <w:jc w:val="center"/>
              <w:rPr>
                <w:rFonts w:ascii="Times" w:hAnsi="Times" w:eastAsia="Times" w:cs="Times"/>
                <w:sz w:val="20"/>
                <w:szCs w:val="20"/>
              </w:rPr>
            </w:pPr>
            <w:r w:rsidRPr="4BD3D3ED">
              <w:rPr>
                <w:rFonts w:ascii="Times" w:hAnsi="Times" w:eastAsia="Times" w:cs="Times"/>
                <w:sz w:val="20"/>
                <w:szCs w:val="20"/>
              </w:rPr>
              <w:t>Ibuprofen-d3</w:t>
            </w:r>
          </w:p>
        </w:tc>
        <w:tc>
          <w:tcPr>
            <w:tcW w:w="136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BD3D3ED" w:rsidP="00A63F7B" w:rsidRDefault="4BD3D3ED" w14:paraId="18935518" w14:textId="152A1F8C">
            <w:pPr>
              <w:spacing w:after="0" w:line="480" w:lineRule="auto"/>
              <w:jc w:val="center"/>
              <w:rPr>
                <w:rFonts w:ascii="Times" w:hAnsi="Times" w:eastAsia="Times" w:cs="Times"/>
                <w:color w:val="000000" w:themeColor="text1"/>
                <w:sz w:val="20"/>
                <w:szCs w:val="20"/>
              </w:rPr>
            </w:pPr>
            <w:r w:rsidRPr="4BD3D3ED">
              <w:rPr>
                <w:rFonts w:ascii="Times" w:hAnsi="Times" w:eastAsia="Times" w:cs="Times"/>
                <w:color w:val="000000" w:themeColor="text1"/>
                <w:sz w:val="20"/>
                <w:szCs w:val="20"/>
              </w:rPr>
              <w:t>Internal Standard</w:t>
            </w:r>
          </w:p>
        </w:tc>
        <w:tc>
          <w:tcPr>
            <w:tcW w:w="1146"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2AE5C1CA" w14:textId="45185983">
            <w:pPr>
              <w:spacing w:after="0" w:line="480" w:lineRule="auto"/>
              <w:jc w:val="center"/>
              <w:rPr>
                <w:rFonts w:ascii="Times" w:hAnsi="Times" w:eastAsia="Times" w:cs="Times"/>
                <w:sz w:val="20"/>
                <w:szCs w:val="20"/>
              </w:rPr>
            </w:pPr>
            <w:r w:rsidRPr="4BD3D3ED">
              <w:rPr>
                <w:rFonts w:ascii="Times" w:hAnsi="Times" w:eastAsia="Times" w:cs="Times"/>
                <w:sz w:val="20"/>
                <w:szCs w:val="20"/>
              </w:rPr>
              <w:t>210</w:t>
            </w:r>
          </w:p>
        </w:tc>
        <w:tc>
          <w:tcPr>
            <w:tcW w:w="1380"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129C0390" w14:textId="3DBD5098">
            <w:pPr>
              <w:spacing w:after="0" w:line="480" w:lineRule="auto"/>
              <w:jc w:val="center"/>
              <w:rPr>
                <w:rFonts w:ascii="Times" w:hAnsi="Times" w:eastAsia="Times" w:cs="Times"/>
                <w:sz w:val="20"/>
                <w:szCs w:val="20"/>
              </w:rPr>
            </w:pPr>
            <w:r w:rsidRPr="4BD3D3ED">
              <w:rPr>
                <w:rFonts w:ascii="Times" w:hAnsi="Times" w:eastAsia="Times" w:cs="Times"/>
                <w:sz w:val="20"/>
                <w:szCs w:val="20"/>
              </w:rPr>
              <w:t>163.9</w:t>
            </w:r>
          </w:p>
        </w:tc>
        <w:tc>
          <w:tcPr>
            <w:tcW w:w="15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398D3205" w14:textId="6B9AEE27">
            <w:pPr>
              <w:spacing w:after="0" w:line="480" w:lineRule="auto"/>
              <w:jc w:val="center"/>
              <w:rPr>
                <w:rFonts w:ascii="Times" w:hAnsi="Times" w:eastAsia="Times" w:cs="Times"/>
                <w:sz w:val="20"/>
                <w:szCs w:val="20"/>
              </w:rPr>
            </w:pPr>
            <w:r w:rsidRPr="4BD3D3ED">
              <w:rPr>
                <w:rFonts w:ascii="Times" w:hAnsi="Times" w:eastAsia="Times" w:cs="Times"/>
                <w:sz w:val="20"/>
                <w:szCs w:val="20"/>
              </w:rPr>
              <w:t>9.21</w:t>
            </w:r>
          </w:p>
        </w:tc>
        <w:tc>
          <w:tcPr>
            <w:tcW w:w="64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1D81E6DA" w14:textId="440FB07F">
            <w:pPr>
              <w:spacing w:after="0" w:line="480" w:lineRule="auto"/>
              <w:jc w:val="center"/>
              <w:rPr>
                <w:rFonts w:ascii="Times" w:hAnsi="Times" w:eastAsia="Times" w:cs="Times"/>
                <w:sz w:val="20"/>
                <w:szCs w:val="20"/>
              </w:rPr>
            </w:pPr>
            <w:r w:rsidRPr="4BD3D3ED">
              <w:rPr>
                <w:rFonts w:ascii="Times" w:hAnsi="Times" w:eastAsia="Times" w:cs="Times"/>
                <w:sz w:val="20"/>
                <w:szCs w:val="20"/>
              </w:rPr>
              <w:t>-11</w:t>
            </w:r>
          </w:p>
        </w:tc>
        <w:tc>
          <w:tcPr>
            <w:tcW w:w="572"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61FC3867" w14:textId="6CE4F37D">
            <w:pPr>
              <w:spacing w:after="0" w:line="480" w:lineRule="auto"/>
              <w:jc w:val="center"/>
              <w:rPr>
                <w:rFonts w:ascii="Times" w:hAnsi="Times" w:eastAsia="Times" w:cs="Times"/>
                <w:sz w:val="20"/>
                <w:szCs w:val="20"/>
              </w:rPr>
            </w:pPr>
            <w:r w:rsidRPr="4BD3D3ED">
              <w:rPr>
                <w:rFonts w:ascii="Times" w:hAnsi="Times" w:eastAsia="Times" w:cs="Times"/>
                <w:sz w:val="20"/>
                <w:szCs w:val="20"/>
              </w:rPr>
              <w:t>0</w:t>
            </w:r>
          </w:p>
        </w:tc>
        <w:tc>
          <w:tcPr>
            <w:tcW w:w="93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41566149" w14:textId="763C6ACD">
            <w:pPr>
              <w:spacing w:after="0" w:line="480" w:lineRule="auto"/>
              <w:jc w:val="center"/>
              <w:rPr>
                <w:rFonts w:ascii="Times" w:hAnsi="Times" w:eastAsia="Times" w:cs="Times"/>
                <w:sz w:val="20"/>
                <w:szCs w:val="20"/>
              </w:rPr>
            </w:pPr>
            <w:r w:rsidRPr="4BD3D3ED">
              <w:rPr>
                <w:rFonts w:ascii="Times" w:hAnsi="Times" w:eastAsia="Times" w:cs="Times"/>
                <w:sz w:val="20"/>
                <w:szCs w:val="20"/>
              </w:rPr>
              <w:t>-48</w:t>
            </w:r>
          </w:p>
        </w:tc>
      </w:tr>
      <w:tr w:rsidR="4BD3D3ED" w:rsidTr="4BD3D3ED" w14:paraId="56F6F49A" w14:textId="77777777">
        <w:trPr>
          <w:trHeight w:val="300"/>
        </w:trPr>
        <w:tc>
          <w:tcPr>
            <w:tcW w:w="102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05FFD0C3" w14:textId="73D5148B">
            <w:pPr>
              <w:spacing w:after="0" w:line="480" w:lineRule="auto"/>
              <w:jc w:val="center"/>
              <w:rPr>
                <w:rFonts w:ascii="Times" w:hAnsi="Times" w:eastAsia="Times" w:cs="Times"/>
                <w:sz w:val="20"/>
                <w:szCs w:val="20"/>
              </w:rPr>
            </w:pPr>
            <w:r w:rsidRPr="4BD3D3ED">
              <w:rPr>
                <w:rFonts w:ascii="Times" w:hAnsi="Times" w:eastAsia="Times" w:cs="Times"/>
                <w:sz w:val="20"/>
                <w:szCs w:val="20"/>
              </w:rPr>
              <w:t>Negative</w:t>
            </w:r>
          </w:p>
        </w:tc>
        <w:tc>
          <w:tcPr>
            <w:tcW w:w="17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7A52438B" w14:textId="2164A034">
            <w:pPr>
              <w:spacing w:after="0" w:line="480" w:lineRule="auto"/>
              <w:jc w:val="center"/>
              <w:rPr>
                <w:rFonts w:ascii="Times" w:hAnsi="Times" w:eastAsia="Times" w:cs="Times"/>
                <w:sz w:val="20"/>
                <w:szCs w:val="20"/>
              </w:rPr>
            </w:pPr>
            <w:r w:rsidRPr="4BD3D3ED">
              <w:rPr>
                <w:rFonts w:ascii="Times" w:hAnsi="Times" w:eastAsia="Times" w:cs="Times"/>
                <w:sz w:val="20"/>
                <w:szCs w:val="20"/>
              </w:rPr>
              <w:t>Gemfibrozil-1</w:t>
            </w:r>
          </w:p>
        </w:tc>
        <w:tc>
          <w:tcPr>
            <w:tcW w:w="136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BD3D3ED" w:rsidP="00A63F7B" w:rsidRDefault="4BD3D3ED" w14:paraId="5DD08CF5" w14:textId="35E09EF1">
            <w:pPr>
              <w:spacing w:after="0" w:line="480" w:lineRule="auto"/>
              <w:jc w:val="center"/>
              <w:rPr>
                <w:rFonts w:ascii="Times" w:hAnsi="Times" w:eastAsia="Times" w:cs="Times"/>
                <w:color w:val="000000" w:themeColor="text1"/>
                <w:sz w:val="20"/>
                <w:szCs w:val="20"/>
              </w:rPr>
            </w:pPr>
            <w:r w:rsidRPr="4BD3D3ED">
              <w:rPr>
                <w:rFonts w:ascii="Times" w:hAnsi="Times" w:eastAsia="Times" w:cs="Times"/>
                <w:color w:val="000000" w:themeColor="text1"/>
                <w:sz w:val="20"/>
                <w:szCs w:val="20"/>
              </w:rPr>
              <w:t>Quantifier</w:t>
            </w:r>
          </w:p>
        </w:tc>
        <w:tc>
          <w:tcPr>
            <w:tcW w:w="1146"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1A09E41E" w14:textId="761E74D2">
            <w:pPr>
              <w:spacing w:after="0" w:line="480" w:lineRule="auto"/>
              <w:jc w:val="center"/>
              <w:rPr>
                <w:rFonts w:ascii="Times" w:hAnsi="Times" w:eastAsia="Times" w:cs="Times"/>
                <w:sz w:val="20"/>
                <w:szCs w:val="20"/>
              </w:rPr>
            </w:pPr>
            <w:r w:rsidRPr="4BD3D3ED">
              <w:rPr>
                <w:rFonts w:ascii="Times" w:hAnsi="Times" w:eastAsia="Times" w:cs="Times"/>
                <w:sz w:val="20"/>
                <w:szCs w:val="20"/>
              </w:rPr>
              <w:t>249</w:t>
            </w:r>
          </w:p>
        </w:tc>
        <w:tc>
          <w:tcPr>
            <w:tcW w:w="1380"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56A3703C" w14:textId="6408B361">
            <w:pPr>
              <w:spacing w:after="0" w:line="480" w:lineRule="auto"/>
              <w:jc w:val="center"/>
              <w:rPr>
                <w:rFonts w:ascii="Times" w:hAnsi="Times" w:eastAsia="Times" w:cs="Times"/>
                <w:sz w:val="20"/>
                <w:szCs w:val="20"/>
              </w:rPr>
            </w:pPr>
            <w:r w:rsidRPr="4BD3D3ED">
              <w:rPr>
                <w:rFonts w:ascii="Times" w:hAnsi="Times" w:eastAsia="Times" w:cs="Times"/>
                <w:sz w:val="20"/>
                <w:szCs w:val="20"/>
              </w:rPr>
              <w:t>121.2</w:t>
            </w:r>
          </w:p>
        </w:tc>
        <w:tc>
          <w:tcPr>
            <w:tcW w:w="15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44C24C92" w14:textId="0E697D53">
            <w:pPr>
              <w:spacing w:after="0" w:line="480" w:lineRule="auto"/>
              <w:jc w:val="center"/>
              <w:rPr>
                <w:rFonts w:ascii="Times" w:hAnsi="Times" w:eastAsia="Times" w:cs="Times"/>
                <w:sz w:val="20"/>
                <w:szCs w:val="20"/>
              </w:rPr>
            </w:pPr>
            <w:r w:rsidRPr="4BD3D3ED">
              <w:rPr>
                <w:rFonts w:ascii="Times" w:hAnsi="Times" w:eastAsia="Times" w:cs="Times"/>
                <w:sz w:val="20"/>
                <w:szCs w:val="20"/>
              </w:rPr>
              <w:t>9.99</w:t>
            </w:r>
          </w:p>
        </w:tc>
        <w:tc>
          <w:tcPr>
            <w:tcW w:w="64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1F76B219" w14:textId="6F90EDE8">
            <w:pPr>
              <w:spacing w:after="0" w:line="480" w:lineRule="auto"/>
              <w:jc w:val="center"/>
              <w:rPr>
                <w:rFonts w:ascii="Times" w:hAnsi="Times" w:eastAsia="Times" w:cs="Times"/>
                <w:sz w:val="20"/>
                <w:szCs w:val="20"/>
              </w:rPr>
            </w:pPr>
            <w:r w:rsidRPr="4BD3D3ED">
              <w:rPr>
                <w:rFonts w:ascii="Times" w:hAnsi="Times" w:eastAsia="Times" w:cs="Times"/>
                <w:sz w:val="20"/>
                <w:szCs w:val="20"/>
              </w:rPr>
              <w:t>17</w:t>
            </w:r>
          </w:p>
        </w:tc>
        <w:tc>
          <w:tcPr>
            <w:tcW w:w="572"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791B29A1" w14:textId="0850D9F9">
            <w:pPr>
              <w:spacing w:after="0" w:line="480" w:lineRule="auto"/>
              <w:jc w:val="center"/>
              <w:rPr>
                <w:rFonts w:ascii="Times" w:hAnsi="Times" w:eastAsia="Times" w:cs="Times"/>
                <w:sz w:val="20"/>
                <w:szCs w:val="20"/>
              </w:rPr>
            </w:pPr>
            <w:r w:rsidRPr="4BD3D3ED">
              <w:rPr>
                <w:rFonts w:ascii="Times" w:hAnsi="Times" w:eastAsia="Times" w:cs="Times"/>
                <w:sz w:val="20"/>
                <w:szCs w:val="20"/>
              </w:rPr>
              <w:t>-3</w:t>
            </w:r>
          </w:p>
        </w:tc>
        <w:tc>
          <w:tcPr>
            <w:tcW w:w="93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030A0055" w14:textId="18EBC1F2">
            <w:pPr>
              <w:spacing w:after="0" w:line="480" w:lineRule="auto"/>
              <w:jc w:val="center"/>
              <w:rPr>
                <w:rFonts w:ascii="Times" w:hAnsi="Times" w:eastAsia="Times" w:cs="Times"/>
                <w:sz w:val="20"/>
                <w:szCs w:val="20"/>
              </w:rPr>
            </w:pPr>
            <w:r w:rsidRPr="4BD3D3ED">
              <w:rPr>
                <w:rFonts w:ascii="Times" w:hAnsi="Times" w:eastAsia="Times" w:cs="Times"/>
                <w:sz w:val="20"/>
                <w:szCs w:val="20"/>
              </w:rPr>
              <w:t>48</w:t>
            </w:r>
          </w:p>
        </w:tc>
      </w:tr>
      <w:tr w:rsidR="4BD3D3ED" w:rsidTr="4BD3D3ED" w14:paraId="1FF74088" w14:textId="77777777">
        <w:trPr>
          <w:trHeight w:val="300"/>
        </w:trPr>
        <w:tc>
          <w:tcPr>
            <w:tcW w:w="102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4352558D" w14:textId="1827CC58">
            <w:pPr>
              <w:spacing w:after="0" w:line="480" w:lineRule="auto"/>
              <w:jc w:val="center"/>
              <w:rPr>
                <w:rFonts w:ascii="Times" w:hAnsi="Times" w:eastAsia="Times" w:cs="Times"/>
                <w:sz w:val="20"/>
                <w:szCs w:val="20"/>
              </w:rPr>
            </w:pPr>
            <w:r w:rsidRPr="4BD3D3ED">
              <w:rPr>
                <w:rFonts w:ascii="Times" w:hAnsi="Times" w:eastAsia="Times" w:cs="Times"/>
                <w:sz w:val="20"/>
                <w:szCs w:val="20"/>
              </w:rPr>
              <w:t>Negative</w:t>
            </w:r>
          </w:p>
        </w:tc>
        <w:tc>
          <w:tcPr>
            <w:tcW w:w="17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352C959A" w14:textId="21ADFDAC">
            <w:pPr>
              <w:spacing w:after="0" w:line="480" w:lineRule="auto"/>
              <w:jc w:val="center"/>
              <w:rPr>
                <w:rFonts w:ascii="Times" w:hAnsi="Times" w:eastAsia="Times" w:cs="Times"/>
                <w:sz w:val="20"/>
                <w:szCs w:val="20"/>
              </w:rPr>
            </w:pPr>
            <w:r w:rsidRPr="4BD3D3ED">
              <w:rPr>
                <w:rFonts w:ascii="Times" w:hAnsi="Times" w:eastAsia="Times" w:cs="Times"/>
                <w:sz w:val="20"/>
                <w:szCs w:val="20"/>
              </w:rPr>
              <w:t>Gemfibrozil-2</w:t>
            </w:r>
          </w:p>
        </w:tc>
        <w:tc>
          <w:tcPr>
            <w:tcW w:w="136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BD3D3ED" w:rsidP="00A63F7B" w:rsidRDefault="4BD3D3ED" w14:paraId="3C5B6AD1" w14:textId="3C5EE8A6">
            <w:pPr>
              <w:spacing w:after="0" w:line="480" w:lineRule="auto"/>
              <w:jc w:val="center"/>
              <w:rPr>
                <w:rFonts w:ascii="Times" w:hAnsi="Times" w:eastAsia="Times" w:cs="Times"/>
                <w:color w:val="000000" w:themeColor="text1"/>
                <w:sz w:val="20"/>
                <w:szCs w:val="20"/>
              </w:rPr>
            </w:pPr>
            <w:r w:rsidRPr="4BD3D3ED">
              <w:rPr>
                <w:rFonts w:ascii="Times" w:hAnsi="Times" w:eastAsia="Times" w:cs="Times"/>
                <w:color w:val="000000" w:themeColor="text1"/>
                <w:sz w:val="20"/>
                <w:szCs w:val="20"/>
              </w:rPr>
              <w:t>Qualifier</w:t>
            </w:r>
          </w:p>
        </w:tc>
        <w:tc>
          <w:tcPr>
            <w:tcW w:w="1146"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468B7EB9" w14:textId="2A3F6B49">
            <w:pPr>
              <w:spacing w:after="0" w:line="480" w:lineRule="auto"/>
              <w:jc w:val="center"/>
              <w:rPr>
                <w:rFonts w:ascii="Times" w:hAnsi="Times" w:eastAsia="Times" w:cs="Times"/>
                <w:sz w:val="20"/>
                <w:szCs w:val="20"/>
              </w:rPr>
            </w:pPr>
            <w:r w:rsidRPr="4BD3D3ED">
              <w:rPr>
                <w:rFonts w:ascii="Times" w:hAnsi="Times" w:eastAsia="Times" w:cs="Times"/>
                <w:sz w:val="20"/>
                <w:szCs w:val="20"/>
              </w:rPr>
              <w:t>249</w:t>
            </w:r>
          </w:p>
        </w:tc>
        <w:tc>
          <w:tcPr>
            <w:tcW w:w="1380"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7CE9F7DD" w14:textId="5973A260">
            <w:pPr>
              <w:spacing w:after="0" w:line="480" w:lineRule="auto"/>
              <w:jc w:val="center"/>
              <w:rPr>
                <w:rFonts w:ascii="Times" w:hAnsi="Times" w:eastAsia="Times" w:cs="Times"/>
                <w:sz w:val="20"/>
                <w:szCs w:val="20"/>
              </w:rPr>
            </w:pPr>
            <w:r w:rsidRPr="4BD3D3ED">
              <w:rPr>
                <w:rFonts w:ascii="Times" w:hAnsi="Times" w:eastAsia="Times" w:cs="Times"/>
                <w:sz w:val="20"/>
                <w:szCs w:val="20"/>
              </w:rPr>
              <w:t>127.2</w:t>
            </w:r>
          </w:p>
        </w:tc>
        <w:tc>
          <w:tcPr>
            <w:tcW w:w="15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7ABBF76C" w14:textId="6B51DF8F">
            <w:pPr>
              <w:spacing w:after="0" w:line="480" w:lineRule="auto"/>
              <w:jc w:val="center"/>
              <w:rPr>
                <w:rFonts w:ascii="Times" w:hAnsi="Times" w:eastAsia="Times" w:cs="Times"/>
                <w:sz w:val="20"/>
                <w:szCs w:val="20"/>
              </w:rPr>
            </w:pPr>
            <w:r w:rsidRPr="4BD3D3ED">
              <w:rPr>
                <w:rFonts w:ascii="Times" w:hAnsi="Times" w:eastAsia="Times" w:cs="Times"/>
                <w:sz w:val="20"/>
                <w:szCs w:val="20"/>
              </w:rPr>
              <w:t>9.99</w:t>
            </w:r>
          </w:p>
        </w:tc>
        <w:tc>
          <w:tcPr>
            <w:tcW w:w="64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00BE90C7" w14:textId="2417D868">
            <w:pPr>
              <w:spacing w:after="0" w:line="480" w:lineRule="auto"/>
              <w:jc w:val="center"/>
              <w:rPr>
                <w:rFonts w:ascii="Times" w:hAnsi="Times" w:eastAsia="Times" w:cs="Times"/>
                <w:sz w:val="20"/>
                <w:szCs w:val="20"/>
              </w:rPr>
            </w:pPr>
            <w:r w:rsidRPr="4BD3D3ED">
              <w:rPr>
                <w:rFonts w:ascii="Times" w:hAnsi="Times" w:eastAsia="Times" w:cs="Times"/>
                <w:sz w:val="20"/>
                <w:szCs w:val="20"/>
              </w:rPr>
              <w:t>12</w:t>
            </w:r>
          </w:p>
        </w:tc>
        <w:tc>
          <w:tcPr>
            <w:tcW w:w="572"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67E27444" w14:textId="7846ECF1">
            <w:pPr>
              <w:spacing w:after="0" w:line="480" w:lineRule="auto"/>
              <w:jc w:val="center"/>
              <w:rPr>
                <w:rFonts w:ascii="Times" w:hAnsi="Times" w:eastAsia="Times" w:cs="Times"/>
                <w:sz w:val="20"/>
                <w:szCs w:val="20"/>
              </w:rPr>
            </w:pPr>
            <w:r w:rsidRPr="4BD3D3ED">
              <w:rPr>
                <w:rFonts w:ascii="Times" w:hAnsi="Times" w:eastAsia="Times" w:cs="Times"/>
                <w:sz w:val="20"/>
                <w:szCs w:val="20"/>
              </w:rPr>
              <w:t>-4</w:t>
            </w:r>
          </w:p>
        </w:tc>
        <w:tc>
          <w:tcPr>
            <w:tcW w:w="93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1E7C2F15" w14:textId="0AFC4155">
            <w:pPr>
              <w:spacing w:after="0" w:line="480" w:lineRule="auto"/>
              <w:jc w:val="center"/>
              <w:rPr>
                <w:rFonts w:ascii="Times" w:hAnsi="Times" w:eastAsia="Times" w:cs="Times"/>
                <w:sz w:val="20"/>
                <w:szCs w:val="20"/>
              </w:rPr>
            </w:pPr>
            <w:r w:rsidRPr="4BD3D3ED">
              <w:rPr>
                <w:rFonts w:ascii="Times" w:hAnsi="Times" w:eastAsia="Times" w:cs="Times"/>
                <w:sz w:val="20"/>
                <w:szCs w:val="20"/>
              </w:rPr>
              <w:t>52</w:t>
            </w:r>
          </w:p>
        </w:tc>
      </w:tr>
      <w:tr w:rsidR="4BD3D3ED" w:rsidTr="4BD3D3ED" w14:paraId="47C5D351" w14:textId="77777777">
        <w:trPr>
          <w:trHeight w:val="300"/>
        </w:trPr>
        <w:tc>
          <w:tcPr>
            <w:tcW w:w="102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34EB213B" w14:textId="26A06915">
            <w:pPr>
              <w:spacing w:after="0" w:line="480" w:lineRule="auto"/>
              <w:jc w:val="center"/>
              <w:rPr>
                <w:rFonts w:ascii="Times" w:hAnsi="Times" w:eastAsia="Times" w:cs="Times"/>
                <w:sz w:val="20"/>
                <w:szCs w:val="20"/>
              </w:rPr>
            </w:pPr>
            <w:r w:rsidRPr="4BD3D3ED">
              <w:rPr>
                <w:rFonts w:ascii="Times" w:hAnsi="Times" w:eastAsia="Times" w:cs="Times"/>
                <w:sz w:val="20"/>
                <w:szCs w:val="20"/>
              </w:rPr>
              <w:t>Negative</w:t>
            </w:r>
          </w:p>
        </w:tc>
        <w:tc>
          <w:tcPr>
            <w:tcW w:w="17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1AC573DA" w14:textId="25A718B2">
            <w:pPr>
              <w:spacing w:after="0" w:line="480" w:lineRule="auto"/>
              <w:jc w:val="center"/>
              <w:rPr>
                <w:rFonts w:ascii="Times" w:hAnsi="Times" w:eastAsia="Times" w:cs="Times"/>
                <w:sz w:val="20"/>
                <w:szCs w:val="20"/>
              </w:rPr>
            </w:pPr>
            <w:r w:rsidRPr="4BD3D3ED">
              <w:rPr>
                <w:rFonts w:ascii="Times" w:hAnsi="Times" w:eastAsia="Times" w:cs="Times"/>
                <w:sz w:val="20"/>
                <w:szCs w:val="20"/>
              </w:rPr>
              <w:t>Gemfibrozil-d6</w:t>
            </w:r>
          </w:p>
        </w:tc>
        <w:tc>
          <w:tcPr>
            <w:tcW w:w="136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BD3D3ED" w:rsidP="00A63F7B" w:rsidRDefault="4BD3D3ED" w14:paraId="36FA3C09" w14:textId="47C2845B">
            <w:pPr>
              <w:spacing w:after="0" w:line="480" w:lineRule="auto"/>
              <w:jc w:val="center"/>
              <w:rPr>
                <w:rFonts w:ascii="Times" w:hAnsi="Times" w:eastAsia="Times" w:cs="Times"/>
                <w:color w:val="000000" w:themeColor="text1"/>
                <w:sz w:val="20"/>
                <w:szCs w:val="20"/>
              </w:rPr>
            </w:pPr>
            <w:r w:rsidRPr="4BD3D3ED">
              <w:rPr>
                <w:rFonts w:ascii="Times" w:hAnsi="Times" w:eastAsia="Times" w:cs="Times"/>
                <w:color w:val="000000" w:themeColor="text1"/>
                <w:sz w:val="20"/>
                <w:szCs w:val="20"/>
              </w:rPr>
              <w:t>Internal Standard</w:t>
            </w:r>
          </w:p>
        </w:tc>
        <w:tc>
          <w:tcPr>
            <w:tcW w:w="1146"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2D962E03" w14:textId="42DDC090">
            <w:pPr>
              <w:spacing w:after="0" w:line="480" w:lineRule="auto"/>
              <w:jc w:val="center"/>
              <w:rPr>
                <w:rFonts w:ascii="Times" w:hAnsi="Times" w:eastAsia="Times" w:cs="Times"/>
                <w:sz w:val="20"/>
                <w:szCs w:val="20"/>
              </w:rPr>
            </w:pPr>
            <w:r w:rsidRPr="4BD3D3ED">
              <w:rPr>
                <w:rFonts w:ascii="Times" w:hAnsi="Times" w:eastAsia="Times" w:cs="Times"/>
                <w:sz w:val="20"/>
                <w:szCs w:val="20"/>
              </w:rPr>
              <w:t>255.1</w:t>
            </w:r>
          </w:p>
        </w:tc>
        <w:tc>
          <w:tcPr>
            <w:tcW w:w="1380"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7A8A7DC1" w14:textId="16CD19FF">
            <w:pPr>
              <w:spacing w:after="0" w:line="480" w:lineRule="auto"/>
              <w:jc w:val="center"/>
              <w:rPr>
                <w:rFonts w:ascii="Times" w:hAnsi="Times" w:eastAsia="Times" w:cs="Times"/>
                <w:sz w:val="20"/>
                <w:szCs w:val="20"/>
              </w:rPr>
            </w:pPr>
            <w:r w:rsidRPr="4BD3D3ED">
              <w:rPr>
                <w:rFonts w:ascii="Times" w:hAnsi="Times" w:eastAsia="Times" w:cs="Times"/>
                <w:sz w:val="20"/>
                <w:szCs w:val="20"/>
              </w:rPr>
              <w:t>121.2</w:t>
            </w:r>
          </w:p>
        </w:tc>
        <w:tc>
          <w:tcPr>
            <w:tcW w:w="15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54AA28DF" w14:textId="7226BE1B">
            <w:pPr>
              <w:spacing w:after="0" w:line="480" w:lineRule="auto"/>
              <w:jc w:val="center"/>
              <w:rPr>
                <w:rFonts w:ascii="Times" w:hAnsi="Times" w:eastAsia="Times" w:cs="Times"/>
                <w:sz w:val="20"/>
                <w:szCs w:val="20"/>
              </w:rPr>
            </w:pPr>
            <w:r w:rsidRPr="4BD3D3ED">
              <w:rPr>
                <w:rFonts w:ascii="Times" w:hAnsi="Times" w:eastAsia="Times" w:cs="Times"/>
                <w:sz w:val="20"/>
                <w:szCs w:val="20"/>
              </w:rPr>
              <w:t>9.97</w:t>
            </w:r>
          </w:p>
        </w:tc>
        <w:tc>
          <w:tcPr>
            <w:tcW w:w="64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66909488" w14:textId="66ADA965">
            <w:pPr>
              <w:spacing w:after="0" w:line="480" w:lineRule="auto"/>
              <w:jc w:val="center"/>
              <w:rPr>
                <w:rFonts w:ascii="Times" w:hAnsi="Times" w:eastAsia="Times" w:cs="Times"/>
                <w:sz w:val="20"/>
                <w:szCs w:val="20"/>
              </w:rPr>
            </w:pPr>
            <w:r w:rsidRPr="4BD3D3ED">
              <w:rPr>
                <w:rFonts w:ascii="Times" w:hAnsi="Times" w:eastAsia="Times" w:cs="Times"/>
                <w:sz w:val="20"/>
                <w:szCs w:val="20"/>
              </w:rPr>
              <w:t>15</w:t>
            </w:r>
          </w:p>
        </w:tc>
        <w:tc>
          <w:tcPr>
            <w:tcW w:w="572"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12169820" w14:textId="7DB43F58">
            <w:pPr>
              <w:spacing w:after="0" w:line="480" w:lineRule="auto"/>
              <w:jc w:val="center"/>
              <w:rPr>
                <w:rFonts w:ascii="Times" w:hAnsi="Times" w:eastAsia="Times" w:cs="Times"/>
                <w:sz w:val="20"/>
                <w:szCs w:val="20"/>
              </w:rPr>
            </w:pPr>
            <w:r w:rsidRPr="4BD3D3ED">
              <w:rPr>
                <w:rFonts w:ascii="Times" w:hAnsi="Times" w:eastAsia="Times" w:cs="Times"/>
                <w:sz w:val="20"/>
                <w:szCs w:val="20"/>
              </w:rPr>
              <w:t>-14</w:t>
            </w:r>
          </w:p>
        </w:tc>
        <w:tc>
          <w:tcPr>
            <w:tcW w:w="93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07C0C3FE" w14:textId="37E9AA72">
            <w:pPr>
              <w:spacing w:after="0" w:line="480" w:lineRule="auto"/>
              <w:jc w:val="center"/>
              <w:rPr>
                <w:rFonts w:ascii="Times" w:hAnsi="Times" w:eastAsia="Times" w:cs="Times"/>
                <w:sz w:val="20"/>
                <w:szCs w:val="20"/>
              </w:rPr>
            </w:pPr>
            <w:r w:rsidRPr="4BD3D3ED">
              <w:rPr>
                <w:rFonts w:ascii="Times" w:hAnsi="Times" w:eastAsia="Times" w:cs="Times"/>
                <w:sz w:val="20"/>
                <w:szCs w:val="20"/>
              </w:rPr>
              <w:t>76</w:t>
            </w:r>
          </w:p>
        </w:tc>
      </w:tr>
      <w:tr w:rsidR="4BD3D3ED" w:rsidTr="4BD3D3ED" w14:paraId="33B14B16" w14:textId="77777777">
        <w:trPr>
          <w:trHeight w:val="300"/>
        </w:trPr>
        <w:tc>
          <w:tcPr>
            <w:tcW w:w="102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4D1BCBBB" w14:textId="6B934B59">
            <w:pPr>
              <w:spacing w:after="0" w:line="480" w:lineRule="auto"/>
              <w:jc w:val="center"/>
              <w:rPr>
                <w:rFonts w:ascii="Times" w:hAnsi="Times" w:eastAsia="Times" w:cs="Times"/>
                <w:sz w:val="20"/>
                <w:szCs w:val="20"/>
              </w:rPr>
            </w:pPr>
            <w:r w:rsidRPr="4BD3D3ED">
              <w:rPr>
                <w:rFonts w:ascii="Times" w:hAnsi="Times" w:eastAsia="Times" w:cs="Times"/>
                <w:sz w:val="20"/>
                <w:szCs w:val="20"/>
              </w:rPr>
              <w:t>Negative</w:t>
            </w:r>
          </w:p>
        </w:tc>
        <w:tc>
          <w:tcPr>
            <w:tcW w:w="17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362A7B62" w14:textId="0ECB5BBF">
            <w:pPr>
              <w:spacing w:after="0" w:line="480" w:lineRule="auto"/>
              <w:jc w:val="center"/>
              <w:rPr>
                <w:rFonts w:ascii="Times" w:hAnsi="Times" w:eastAsia="Times" w:cs="Times"/>
                <w:sz w:val="20"/>
                <w:szCs w:val="20"/>
              </w:rPr>
            </w:pPr>
            <w:r w:rsidRPr="4BD3D3ED">
              <w:rPr>
                <w:rFonts w:ascii="Times" w:hAnsi="Times" w:eastAsia="Times" w:cs="Times"/>
                <w:sz w:val="20"/>
                <w:szCs w:val="20"/>
              </w:rPr>
              <w:t>Triclosan-1</w:t>
            </w:r>
          </w:p>
        </w:tc>
        <w:tc>
          <w:tcPr>
            <w:tcW w:w="136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BD3D3ED" w:rsidP="00A63F7B" w:rsidRDefault="4BD3D3ED" w14:paraId="2C23FF5C" w14:textId="3A2839E4">
            <w:pPr>
              <w:spacing w:after="0" w:line="480" w:lineRule="auto"/>
              <w:jc w:val="center"/>
              <w:rPr>
                <w:rFonts w:ascii="Times" w:hAnsi="Times" w:eastAsia="Times" w:cs="Times"/>
                <w:color w:val="000000" w:themeColor="text1"/>
                <w:sz w:val="20"/>
                <w:szCs w:val="20"/>
              </w:rPr>
            </w:pPr>
            <w:r w:rsidRPr="4BD3D3ED">
              <w:rPr>
                <w:rFonts w:ascii="Times" w:hAnsi="Times" w:eastAsia="Times" w:cs="Times"/>
                <w:color w:val="000000" w:themeColor="text1"/>
                <w:sz w:val="20"/>
                <w:szCs w:val="20"/>
              </w:rPr>
              <w:t>Quantifier</w:t>
            </w:r>
          </w:p>
        </w:tc>
        <w:tc>
          <w:tcPr>
            <w:tcW w:w="1146"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4F965ECB" w14:textId="54694702">
            <w:pPr>
              <w:spacing w:after="0" w:line="480" w:lineRule="auto"/>
              <w:jc w:val="center"/>
              <w:rPr>
                <w:rFonts w:ascii="Times" w:hAnsi="Times" w:eastAsia="Times" w:cs="Times"/>
                <w:sz w:val="20"/>
                <w:szCs w:val="20"/>
              </w:rPr>
            </w:pPr>
            <w:r w:rsidRPr="4BD3D3ED">
              <w:rPr>
                <w:rFonts w:ascii="Times" w:hAnsi="Times" w:eastAsia="Times" w:cs="Times"/>
                <w:sz w:val="20"/>
                <w:szCs w:val="20"/>
              </w:rPr>
              <w:t>286.9</w:t>
            </w:r>
          </w:p>
        </w:tc>
        <w:tc>
          <w:tcPr>
            <w:tcW w:w="1380"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33F6CB61" w14:textId="3558EF71">
            <w:pPr>
              <w:spacing w:after="0" w:line="480" w:lineRule="auto"/>
              <w:jc w:val="center"/>
              <w:rPr>
                <w:rFonts w:ascii="Times" w:hAnsi="Times" w:eastAsia="Times" w:cs="Times"/>
                <w:sz w:val="20"/>
                <w:szCs w:val="20"/>
              </w:rPr>
            </w:pPr>
            <w:r w:rsidRPr="4BD3D3ED">
              <w:rPr>
                <w:rFonts w:ascii="Times" w:hAnsi="Times" w:eastAsia="Times" w:cs="Times"/>
                <w:sz w:val="20"/>
                <w:szCs w:val="20"/>
              </w:rPr>
              <w:t>35</w:t>
            </w:r>
          </w:p>
        </w:tc>
        <w:tc>
          <w:tcPr>
            <w:tcW w:w="15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0C7E6BBE" w14:textId="078AEFB6">
            <w:pPr>
              <w:spacing w:after="0" w:line="480" w:lineRule="auto"/>
              <w:jc w:val="center"/>
              <w:rPr>
                <w:rFonts w:ascii="Times" w:hAnsi="Times" w:eastAsia="Times" w:cs="Times"/>
                <w:sz w:val="20"/>
                <w:szCs w:val="20"/>
              </w:rPr>
            </w:pPr>
            <w:r w:rsidRPr="4BD3D3ED">
              <w:rPr>
                <w:rFonts w:ascii="Times" w:hAnsi="Times" w:eastAsia="Times" w:cs="Times"/>
                <w:sz w:val="20"/>
                <w:szCs w:val="20"/>
              </w:rPr>
              <w:t>10.55</w:t>
            </w:r>
          </w:p>
        </w:tc>
        <w:tc>
          <w:tcPr>
            <w:tcW w:w="64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0633A946" w14:textId="61248314">
            <w:pPr>
              <w:spacing w:after="0" w:line="480" w:lineRule="auto"/>
              <w:jc w:val="center"/>
              <w:rPr>
                <w:rFonts w:ascii="Times" w:hAnsi="Times" w:eastAsia="Times" w:cs="Times"/>
                <w:sz w:val="20"/>
                <w:szCs w:val="20"/>
              </w:rPr>
            </w:pPr>
            <w:r w:rsidRPr="4BD3D3ED">
              <w:rPr>
                <w:rFonts w:ascii="Times" w:hAnsi="Times" w:eastAsia="Times" w:cs="Times"/>
                <w:sz w:val="20"/>
                <w:szCs w:val="20"/>
              </w:rPr>
              <w:t>86</w:t>
            </w:r>
          </w:p>
        </w:tc>
        <w:tc>
          <w:tcPr>
            <w:tcW w:w="572"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787C191A" w14:textId="362E65E9">
            <w:pPr>
              <w:spacing w:after="0" w:line="480" w:lineRule="auto"/>
              <w:jc w:val="center"/>
              <w:rPr>
                <w:rFonts w:ascii="Times" w:hAnsi="Times" w:eastAsia="Times" w:cs="Times"/>
                <w:sz w:val="20"/>
                <w:szCs w:val="20"/>
              </w:rPr>
            </w:pPr>
            <w:r w:rsidRPr="4BD3D3ED">
              <w:rPr>
                <w:rFonts w:ascii="Times" w:hAnsi="Times" w:eastAsia="Times" w:cs="Times"/>
                <w:sz w:val="20"/>
                <w:szCs w:val="20"/>
              </w:rPr>
              <w:t>-4</w:t>
            </w:r>
          </w:p>
        </w:tc>
        <w:tc>
          <w:tcPr>
            <w:tcW w:w="93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2D900000" w14:textId="2352FB3B">
            <w:pPr>
              <w:spacing w:after="0" w:line="480" w:lineRule="auto"/>
              <w:jc w:val="center"/>
              <w:rPr>
                <w:rFonts w:ascii="Times" w:hAnsi="Times" w:eastAsia="Times" w:cs="Times"/>
                <w:sz w:val="20"/>
                <w:szCs w:val="20"/>
              </w:rPr>
            </w:pPr>
            <w:r w:rsidRPr="4BD3D3ED">
              <w:rPr>
                <w:rFonts w:ascii="Times" w:hAnsi="Times" w:eastAsia="Times" w:cs="Times"/>
                <w:sz w:val="20"/>
                <w:szCs w:val="20"/>
              </w:rPr>
              <w:t>96</w:t>
            </w:r>
          </w:p>
        </w:tc>
      </w:tr>
      <w:tr w:rsidR="4BD3D3ED" w:rsidTr="4BD3D3ED" w14:paraId="2E21FBB8" w14:textId="77777777">
        <w:trPr>
          <w:trHeight w:val="300"/>
        </w:trPr>
        <w:tc>
          <w:tcPr>
            <w:tcW w:w="102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028AC375" w14:textId="07862519">
            <w:pPr>
              <w:spacing w:after="0" w:line="480" w:lineRule="auto"/>
              <w:jc w:val="center"/>
              <w:rPr>
                <w:rFonts w:ascii="Times" w:hAnsi="Times" w:eastAsia="Times" w:cs="Times"/>
                <w:sz w:val="20"/>
                <w:szCs w:val="20"/>
              </w:rPr>
            </w:pPr>
            <w:r w:rsidRPr="4BD3D3ED">
              <w:rPr>
                <w:rFonts w:ascii="Times" w:hAnsi="Times" w:eastAsia="Times" w:cs="Times"/>
                <w:sz w:val="20"/>
                <w:szCs w:val="20"/>
              </w:rPr>
              <w:t>Negative</w:t>
            </w:r>
          </w:p>
        </w:tc>
        <w:tc>
          <w:tcPr>
            <w:tcW w:w="17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06D75321" w14:textId="0D93FE0B">
            <w:pPr>
              <w:spacing w:after="0" w:line="480" w:lineRule="auto"/>
              <w:jc w:val="center"/>
              <w:rPr>
                <w:rFonts w:ascii="Times" w:hAnsi="Times" w:eastAsia="Times" w:cs="Times"/>
                <w:sz w:val="20"/>
                <w:szCs w:val="20"/>
              </w:rPr>
            </w:pPr>
            <w:r w:rsidRPr="4BD3D3ED">
              <w:rPr>
                <w:rFonts w:ascii="Times" w:hAnsi="Times" w:eastAsia="Times" w:cs="Times"/>
                <w:sz w:val="20"/>
                <w:szCs w:val="20"/>
              </w:rPr>
              <w:t>Triclosan-2</w:t>
            </w:r>
          </w:p>
        </w:tc>
        <w:tc>
          <w:tcPr>
            <w:tcW w:w="136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BD3D3ED" w:rsidP="00A63F7B" w:rsidRDefault="4BD3D3ED" w14:paraId="765F9AA9" w14:textId="326F8F79">
            <w:pPr>
              <w:spacing w:after="0" w:line="480" w:lineRule="auto"/>
              <w:jc w:val="center"/>
              <w:rPr>
                <w:rFonts w:ascii="Times" w:hAnsi="Times" w:eastAsia="Times" w:cs="Times"/>
                <w:color w:val="000000" w:themeColor="text1"/>
                <w:sz w:val="20"/>
                <w:szCs w:val="20"/>
              </w:rPr>
            </w:pPr>
            <w:r w:rsidRPr="4BD3D3ED">
              <w:rPr>
                <w:rFonts w:ascii="Times" w:hAnsi="Times" w:eastAsia="Times" w:cs="Times"/>
                <w:color w:val="000000" w:themeColor="text1"/>
                <w:sz w:val="20"/>
                <w:szCs w:val="20"/>
              </w:rPr>
              <w:t>Qualifier</w:t>
            </w:r>
          </w:p>
        </w:tc>
        <w:tc>
          <w:tcPr>
            <w:tcW w:w="1146"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54C636CF" w14:textId="6B1BEA7D">
            <w:pPr>
              <w:spacing w:after="0" w:line="480" w:lineRule="auto"/>
              <w:jc w:val="center"/>
              <w:rPr>
                <w:rFonts w:ascii="Times" w:hAnsi="Times" w:eastAsia="Times" w:cs="Times"/>
                <w:sz w:val="20"/>
                <w:szCs w:val="20"/>
              </w:rPr>
            </w:pPr>
            <w:r w:rsidRPr="4BD3D3ED">
              <w:rPr>
                <w:rFonts w:ascii="Times" w:hAnsi="Times" w:eastAsia="Times" w:cs="Times"/>
                <w:sz w:val="20"/>
                <w:szCs w:val="20"/>
              </w:rPr>
              <w:t>288.9</w:t>
            </w:r>
          </w:p>
        </w:tc>
        <w:tc>
          <w:tcPr>
            <w:tcW w:w="1380"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4946BF4F" w14:textId="27F6DF04">
            <w:pPr>
              <w:spacing w:after="0" w:line="480" w:lineRule="auto"/>
              <w:jc w:val="center"/>
              <w:rPr>
                <w:rFonts w:ascii="Times" w:hAnsi="Times" w:eastAsia="Times" w:cs="Times"/>
                <w:sz w:val="20"/>
                <w:szCs w:val="20"/>
              </w:rPr>
            </w:pPr>
            <w:r w:rsidRPr="4BD3D3ED">
              <w:rPr>
                <w:rFonts w:ascii="Times" w:hAnsi="Times" w:eastAsia="Times" w:cs="Times"/>
                <w:sz w:val="20"/>
                <w:szCs w:val="20"/>
              </w:rPr>
              <w:t>35</w:t>
            </w:r>
          </w:p>
        </w:tc>
        <w:tc>
          <w:tcPr>
            <w:tcW w:w="15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38D97018" w14:textId="212F42F3">
            <w:pPr>
              <w:spacing w:after="0" w:line="480" w:lineRule="auto"/>
              <w:jc w:val="center"/>
              <w:rPr>
                <w:rFonts w:ascii="Times" w:hAnsi="Times" w:eastAsia="Times" w:cs="Times"/>
                <w:sz w:val="20"/>
                <w:szCs w:val="20"/>
              </w:rPr>
            </w:pPr>
            <w:r w:rsidRPr="4BD3D3ED">
              <w:rPr>
                <w:rFonts w:ascii="Times" w:hAnsi="Times" w:eastAsia="Times" w:cs="Times"/>
                <w:sz w:val="20"/>
                <w:szCs w:val="20"/>
              </w:rPr>
              <w:t>10.55</w:t>
            </w:r>
          </w:p>
        </w:tc>
        <w:tc>
          <w:tcPr>
            <w:tcW w:w="64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77C986A7" w14:textId="7D44971F">
            <w:pPr>
              <w:spacing w:after="0" w:line="480" w:lineRule="auto"/>
              <w:jc w:val="center"/>
              <w:rPr>
                <w:rFonts w:ascii="Times" w:hAnsi="Times" w:eastAsia="Times" w:cs="Times"/>
                <w:sz w:val="20"/>
                <w:szCs w:val="20"/>
              </w:rPr>
            </w:pPr>
            <w:r w:rsidRPr="4BD3D3ED">
              <w:rPr>
                <w:rFonts w:ascii="Times" w:hAnsi="Times" w:eastAsia="Times" w:cs="Times"/>
                <w:sz w:val="20"/>
                <w:szCs w:val="20"/>
              </w:rPr>
              <w:t>82</w:t>
            </w:r>
          </w:p>
        </w:tc>
        <w:tc>
          <w:tcPr>
            <w:tcW w:w="572"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066E5FF2" w14:textId="68B0FE6F">
            <w:pPr>
              <w:spacing w:after="0" w:line="480" w:lineRule="auto"/>
              <w:jc w:val="center"/>
              <w:rPr>
                <w:rFonts w:ascii="Times" w:hAnsi="Times" w:eastAsia="Times" w:cs="Times"/>
                <w:sz w:val="20"/>
                <w:szCs w:val="20"/>
              </w:rPr>
            </w:pPr>
            <w:r w:rsidRPr="4BD3D3ED">
              <w:rPr>
                <w:rFonts w:ascii="Times" w:hAnsi="Times" w:eastAsia="Times" w:cs="Times"/>
                <w:sz w:val="20"/>
                <w:szCs w:val="20"/>
              </w:rPr>
              <w:t>-10</w:t>
            </w:r>
          </w:p>
        </w:tc>
        <w:tc>
          <w:tcPr>
            <w:tcW w:w="93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3EF6EB1B" w14:textId="763176B6">
            <w:pPr>
              <w:spacing w:after="0" w:line="480" w:lineRule="auto"/>
              <w:jc w:val="center"/>
              <w:rPr>
                <w:rFonts w:ascii="Times" w:hAnsi="Times" w:eastAsia="Times" w:cs="Times"/>
                <w:sz w:val="20"/>
                <w:szCs w:val="20"/>
              </w:rPr>
            </w:pPr>
            <w:r w:rsidRPr="4BD3D3ED">
              <w:rPr>
                <w:rFonts w:ascii="Times" w:hAnsi="Times" w:eastAsia="Times" w:cs="Times"/>
                <w:sz w:val="20"/>
                <w:szCs w:val="20"/>
              </w:rPr>
              <w:t>92</w:t>
            </w:r>
          </w:p>
        </w:tc>
      </w:tr>
      <w:tr w:rsidR="4BD3D3ED" w:rsidTr="4BD3D3ED" w14:paraId="681C689E" w14:textId="77777777">
        <w:trPr>
          <w:trHeight w:val="300"/>
        </w:trPr>
        <w:tc>
          <w:tcPr>
            <w:tcW w:w="102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0160CB75" w14:textId="1082EED7">
            <w:pPr>
              <w:spacing w:after="0" w:line="480" w:lineRule="auto"/>
              <w:jc w:val="center"/>
              <w:rPr>
                <w:rFonts w:ascii="Times" w:hAnsi="Times" w:eastAsia="Times" w:cs="Times"/>
                <w:sz w:val="20"/>
                <w:szCs w:val="20"/>
              </w:rPr>
            </w:pPr>
            <w:r w:rsidRPr="4BD3D3ED">
              <w:rPr>
                <w:rFonts w:ascii="Times" w:hAnsi="Times" w:eastAsia="Times" w:cs="Times"/>
                <w:sz w:val="20"/>
                <w:szCs w:val="20"/>
              </w:rPr>
              <w:t>Negative</w:t>
            </w:r>
          </w:p>
        </w:tc>
        <w:tc>
          <w:tcPr>
            <w:tcW w:w="17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703AD9E7" w14:textId="5D494C41">
            <w:pPr>
              <w:spacing w:after="0" w:line="480" w:lineRule="auto"/>
              <w:jc w:val="center"/>
              <w:rPr>
                <w:rFonts w:ascii="Times" w:hAnsi="Times" w:eastAsia="Times" w:cs="Times"/>
                <w:sz w:val="20"/>
                <w:szCs w:val="20"/>
              </w:rPr>
            </w:pPr>
            <w:r w:rsidRPr="4BD3D3ED">
              <w:rPr>
                <w:rFonts w:ascii="Times" w:hAnsi="Times" w:eastAsia="Times" w:cs="Times"/>
                <w:sz w:val="20"/>
                <w:szCs w:val="20"/>
              </w:rPr>
              <w:t>Triclosan-d3</w:t>
            </w:r>
          </w:p>
        </w:tc>
        <w:tc>
          <w:tcPr>
            <w:tcW w:w="136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BD3D3ED" w:rsidP="00A63F7B" w:rsidRDefault="4BD3D3ED" w14:paraId="17FA4C07" w14:textId="02589116">
            <w:pPr>
              <w:spacing w:after="0" w:line="480" w:lineRule="auto"/>
              <w:jc w:val="center"/>
              <w:rPr>
                <w:rFonts w:ascii="Times" w:hAnsi="Times" w:eastAsia="Times" w:cs="Times"/>
                <w:color w:val="000000" w:themeColor="text1"/>
                <w:sz w:val="20"/>
                <w:szCs w:val="20"/>
              </w:rPr>
            </w:pPr>
            <w:r w:rsidRPr="4BD3D3ED">
              <w:rPr>
                <w:rFonts w:ascii="Times" w:hAnsi="Times" w:eastAsia="Times" w:cs="Times"/>
                <w:color w:val="000000" w:themeColor="text1"/>
                <w:sz w:val="20"/>
                <w:szCs w:val="20"/>
              </w:rPr>
              <w:t>Internal Standard</w:t>
            </w:r>
          </w:p>
        </w:tc>
        <w:tc>
          <w:tcPr>
            <w:tcW w:w="1146"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4E0446C4" w14:textId="3468F532">
            <w:pPr>
              <w:spacing w:after="0" w:line="480" w:lineRule="auto"/>
              <w:jc w:val="center"/>
              <w:rPr>
                <w:rFonts w:ascii="Times" w:hAnsi="Times" w:eastAsia="Times" w:cs="Times"/>
                <w:sz w:val="20"/>
                <w:szCs w:val="20"/>
              </w:rPr>
            </w:pPr>
            <w:r w:rsidRPr="4BD3D3ED">
              <w:rPr>
                <w:rFonts w:ascii="Times" w:hAnsi="Times" w:eastAsia="Times" w:cs="Times"/>
                <w:sz w:val="20"/>
                <w:szCs w:val="20"/>
              </w:rPr>
              <w:t>291.9</w:t>
            </w:r>
          </w:p>
        </w:tc>
        <w:tc>
          <w:tcPr>
            <w:tcW w:w="1380"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6B5EA4A5" w14:textId="634699D8">
            <w:pPr>
              <w:spacing w:after="0" w:line="480" w:lineRule="auto"/>
              <w:jc w:val="center"/>
              <w:rPr>
                <w:rFonts w:ascii="Times" w:hAnsi="Times" w:eastAsia="Times" w:cs="Times"/>
                <w:sz w:val="20"/>
                <w:szCs w:val="20"/>
              </w:rPr>
            </w:pPr>
            <w:r w:rsidRPr="4BD3D3ED">
              <w:rPr>
                <w:rFonts w:ascii="Times" w:hAnsi="Times" w:eastAsia="Times" w:cs="Times"/>
                <w:sz w:val="20"/>
                <w:szCs w:val="20"/>
              </w:rPr>
              <w:t>34.9</w:t>
            </w:r>
          </w:p>
        </w:tc>
        <w:tc>
          <w:tcPr>
            <w:tcW w:w="15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058B0F74" w14:textId="75726E16">
            <w:pPr>
              <w:spacing w:after="0" w:line="480" w:lineRule="auto"/>
              <w:jc w:val="center"/>
              <w:rPr>
                <w:rFonts w:ascii="Times" w:hAnsi="Times" w:eastAsia="Times" w:cs="Times"/>
                <w:sz w:val="20"/>
                <w:szCs w:val="20"/>
              </w:rPr>
            </w:pPr>
            <w:r w:rsidRPr="4BD3D3ED">
              <w:rPr>
                <w:rFonts w:ascii="Times" w:hAnsi="Times" w:eastAsia="Times" w:cs="Times"/>
                <w:sz w:val="20"/>
                <w:szCs w:val="20"/>
              </w:rPr>
              <w:t>10.53</w:t>
            </w:r>
          </w:p>
        </w:tc>
        <w:tc>
          <w:tcPr>
            <w:tcW w:w="64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1AAD311F" w14:textId="1E9E5876">
            <w:pPr>
              <w:spacing w:after="0" w:line="480" w:lineRule="auto"/>
              <w:jc w:val="center"/>
              <w:rPr>
                <w:rFonts w:ascii="Times" w:hAnsi="Times" w:eastAsia="Times" w:cs="Times"/>
                <w:sz w:val="20"/>
                <w:szCs w:val="20"/>
              </w:rPr>
            </w:pPr>
            <w:r w:rsidRPr="4BD3D3ED">
              <w:rPr>
                <w:rFonts w:ascii="Times" w:hAnsi="Times" w:eastAsia="Times" w:cs="Times"/>
                <w:sz w:val="20"/>
                <w:szCs w:val="20"/>
              </w:rPr>
              <w:t>11</w:t>
            </w:r>
          </w:p>
        </w:tc>
        <w:tc>
          <w:tcPr>
            <w:tcW w:w="572"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1D66ECCD" w14:textId="753B6326">
            <w:pPr>
              <w:spacing w:after="0" w:line="480" w:lineRule="auto"/>
              <w:jc w:val="center"/>
              <w:rPr>
                <w:rFonts w:ascii="Times" w:hAnsi="Times" w:eastAsia="Times" w:cs="Times"/>
                <w:sz w:val="20"/>
                <w:szCs w:val="20"/>
              </w:rPr>
            </w:pPr>
            <w:r w:rsidRPr="4BD3D3ED">
              <w:rPr>
                <w:rFonts w:ascii="Times" w:hAnsi="Times" w:eastAsia="Times" w:cs="Times"/>
                <w:sz w:val="20"/>
                <w:szCs w:val="20"/>
              </w:rPr>
              <w:t>-8</w:t>
            </w:r>
          </w:p>
        </w:tc>
        <w:tc>
          <w:tcPr>
            <w:tcW w:w="93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5D13BDDD" w14:textId="4F0D6DFD">
            <w:pPr>
              <w:spacing w:after="0" w:line="480" w:lineRule="auto"/>
              <w:jc w:val="center"/>
              <w:rPr>
                <w:rFonts w:ascii="Times" w:hAnsi="Times" w:eastAsia="Times" w:cs="Times"/>
                <w:sz w:val="20"/>
                <w:szCs w:val="20"/>
              </w:rPr>
            </w:pPr>
            <w:r w:rsidRPr="4BD3D3ED">
              <w:rPr>
                <w:rFonts w:ascii="Times" w:hAnsi="Times" w:eastAsia="Times" w:cs="Times"/>
                <w:sz w:val="20"/>
                <w:szCs w:val="20"/>
              </w:rPr>
              <w:t>52</w:t>
            </w:r>
          </w:p>
        </w:tc>
      </w:tr>
      <w:tr w:rsidR="4BD3D3ED" w:rsidTr="4BD3D3ED" w14:paraId="6BE38773" w14:textId="77777777">
        <w:trPr>
          <w:trHeight w:val="300"/>
        </w:trPr>
        <w:tc>
          <w:tcPr>
            <w:tcW w:w="102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6535D496" w14:textId="2B086127">
            <w:pPr>
              <w:spacing w:after="0" w:line="480" w:lineRule="auto"/>
              <w:jc w:val="center"/>
              <w:rPr>
                <w:rFonts w:ascii="Times" w:hAnsi="Times" w:eastAsia="Times" w:cs="Times"/>
                <w:sz w:val="20"/>
                <w:szCs w:val="20"/>
              </w:rPr>
            </w:pPr>
            <w:r w:rsidRPr="4BD3D3ED">
              <w:rPr>
                <w:rFonts w:ascii="Times" w:hAnsi="Times" w:eastAsia="Times" w:cs="Times"/>
                <w:sz w:val="20"/>
                <w:szCs w:val="20"/>
              </w:rPr>
              <w:t>Positive</w:t>
            </w:r>
          </w:p>
        </w:tc>
        <w:tc>
          <w:tcPr>
            <w:tcW w:w="17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362162CE" w14:textId="493F5D81">
            <w:pPr>
              <w:spacing w:after="0" w:line="480" w:lineRule="auto"/>
              <w:jc w:val="center"/>
              <w:rPr>
                <w:rFonts w:ascii="Times" w:hAnsi="Times" w:eastAsia="Times" w:cs="Times"/>
                <w:sz w:val="20"/>
                <w:szCs w:val="20"/>
              </w:rPr>
            </w:pPr>
            <w:r w:rsidRPr="4BD3D3ED">
              <w:rPr>
                <w:rFonts w:ascii="Times" w:hAnsi="Times" w:eastAsia="Times" w:cs="Times"/>
                <w:sz w:val="20"/>
                <w:szCs w:val="20"/>
              </w:rPr>
              <w:t>Simvastatin-1</w:t>
            </w:r>
          </w:p>
        </w:tc>
        <w:tc>
          <w:tcPr>
            <w:tcW w:w="136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BD3D3ED" w:rsidP="00A63F7B" w:rsidRDefault="4BD3D3ED" w14:paraId="64D0FFB0" w14:textId="0D12F6D2">
            <w:pPr>
              <w:spacing w:after="0" w:line="480" w:lineRule="auto"/>
              <w:jc w:val="center"/>
              <w:rPr>
                <w:rFonts w:ascii="Times" w:hAnsi="Times" w:eastAsia="Times" w:cs="Times"/>
                <w:color w:val="000000" w:themeColor="text1"/>
                <w:sz w:val="20"/>
                <w:szCs w:val="20"/>
              </w:rPr>
            </w:pPr>
            <w:r w:rsidRPr="4BD3D3ED">
              <w:rPr>
                <w:rFonts w:ascii="Times" w:hAnsi="Times" w:eastAsia="Times" w:cs="Times"/>
                <w:color w:val="000000" w:themeColor="text1"/>
                <w:sz w:val="20"/>
                <w:szCs w:val="20"/>
              </w:rPr>
              <w:t>Quantifier</w:t>
            </w:r>
          </w:p>
        </w:tc>
        <w:tc>
          <w:tcPr>
            <w:tcW w:w="1146"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6CB53738" w14:textId="0129B1B7">
            <w:pPr>
              <w:spacing w:after="0" w:line="480" w:lineRule="auto"/>
              <w:jc w:val="center"/>
              <w:rPr>
                <w:rFonts w:ascii="Times" w:hAnsi="Times" w:eastAsia="Times" w:cs="Times"/>
                <w:sz w:val="20"/>
                <w:szCs w:val="20"/>
              </w:rPr>
            </w:pPr>
            <w:r w:rsidRPr="4BD3D3ED">
              <w:rPr>
                <w:rFonts w:ascii="Times" w:hAnsi="Times" w:eastAsia="Times" w:cs="Times"/>
                <w:sz w:val="20"/>
                <w:szCs w:val="20"/>
              </w:rPr>
              <w:t>440.8</w:t>
            </w:r>
          </w:p>
        </w:tc>
        <w:tc>
          <w:tcPr>
            <w:tcW w:w="1380"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7F2BC9BC" w14:textId="45B8C02E">
            <w:pPr>
              <w:spacing w:after="0" w:line="480" w:lineRule="auto"/>
              <w:jc w:val="center"/>
              <w:rPr>
                <w:rFonts w:ascii="Times" w:hAnsi="Times" w:eastAsia="Times" w:cs="Times"/>
                <w:sz w:val="20"/>
                <w:szCs w:val="20"/>
              </w:rPr>
            </w:pPr>
            <w:r w:rsidRPr="4BD3D3ED">
              <w:rPr>
                <w:rFonts w:ascii="Times" w:hAnsi="Times" w:eastAsia="Times" w:cs="Times"/>
                <w:sz w:val="20"/>
                <w:szCs w:val="20"/>
              </w:rPr>
              <w:t>324.9</w:t>
            </w:r>
          </w:p>
        </w:tc>
        <w:tc>
          <w:tcPr>
            <w:tcW w:w="15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15216396" w14:textId="4DDE0193">
            <w:pPr>
              <w:spacing w:after="0" w:line="480" w:lineRule="auto"/>
              <w:jc w:val="center"/>
              <w:rPr>
                <w:rFonts w:ascii="Times" w:hAnsi="Times" w:eastAsia="Times" w:cs="Times"/>
                <w:sz w:val="20"/>
                <w:szCs w:val="20"/>
              </w:rPr>
            </w:pPr>
            <w:r w:rsidRPr="4BD3D3ED">
              <w:rPr>
                <w:rFonts w:ascii="Times" w:hAnsi="Times" w:eastAsia="Times" w:cs="Times"/>
                <w:sz w:val="20"/>
                <w:szCs w:val="20"/>
              </w:rPr>
              <w:t>11.22</w:t>
            </w:r>
          </w:p>
        </w:tc>
        <w:tc>
          <w:tcPr>
            <w:tcW w:w="64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14ECDFBC" w14:textId="2FBD58FF">
            <w:pPr>
              <w:spacing w:after="0" w:line="480" w:lineRule="auto"/>
              <w:jc w:val="center"/>
              <w:rPr>
                <w:rFonts w:ascii="Times" w:hAnsi="Times" w:eastAsia="Times" w:cs="Times"/>
                <w:sz w:val="20"/>
                <w:szCs w:val="20"/>
              </w:rPr>
            </w:pPr>
            <w:r w:rsidRPr="4BD3D3ED">
              <w:rPr>
                <w:rFonts w:ascii="Times" w:hAnsi="Times" w:eastAsia="Times" w:cs="Times"/>
                <w:sz w:val="20"/>
                <w:szCs w:val="20"/>
              </w:rPr>
              <w:t>-31</w:t>
            </w:r>
          </w:p>
        </w:tc>
        <w:tc>
          <w:tcPr>
            <w:tcW w:w="572"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786A97FD" w14:textId="5238D4C0">
            <w:pPr>
              <w:spacing w:after="0" w:line="480" w:lineRule="auto"/>
              <w:jc w:val="center"/>
              <w:rPr>
                <w:rFonts w:ascii="Times" w:hAnsi="Times" w:eastAsia="Times" w:cs="Times"/>
                <w:sz w:val="20"/>
                <w:szCs w:val="20"/>
              </w:rPr>
            </w:pPr>
            <w:r w:rsidRPr="4BD3D3ED">
              <w:rPr>
                <w:rFonts w:ascii="Times" w:hAnsi="Times" w:eastAsia="Times" w:cs="Times"/>
                <w:sz w:val="20"/>
                <w:szCs w:val="20"/>
              </w:rPr>
              <w:t>24</w:t>
            </w:r>
          </w:p>
        </w:tc>
        <w:tc>
          <w:tcPr>
            <w:tcW w:w="93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3AC364BF" w14:textId="63A0995D">
            <w:pPr>
              <w:spacing w:after="0" w:line="480" w:lineRule="auto"/>
              <w:jc w:val="center"/>
              <w:rPr>
                <w:rFonts w:ascii="Times" w:hAnsi="Times" w:eastAsia="Times" w:cs="Times"/>
                <w:sz w:val="20"/>
                <w:szCs w:val="20"/>
              </w:rPr>
            </w:pPr>
            <w:r w:rsidRPr="4BD3D3ED">
              <w:rPr>
                <w:rFonts w:ascii="Times" w:hAnsi="Times" w:eastAsia="Times" w:cs="Times"/>
                <w:sz w:val="20"/>
                <w:szCs w:val="20"/>
              </w:rPr>
              <w:t>-152</w:t>
            </w:r>
          </w:p>
        </w:tc>
      </w:tr>
      <w:tr w:rsidR="4BD3D3ED" w:rsidTr="4BD3D3ED" w14:paraId="5942BD72" w14:textId="77777777">
        <w:trPr>
          <w:trHeight w:val="300"/>
        </w:trPr>
        <w:tc>
          <w:tcPr>
            <w:tcW w:w="102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173E7864" w14:textId="1939F126">
            <w:pPr>
              <w:spacing w:after="0" w:line="480" w:lineRule="auto"/>
              <w:jc w:val="center"/>
              <w:rPr>
                <w:rFonts w:ascii="Times" w:hAnsi="Times" w:eastAsia="Times" w:cs="Times"/>
                <w:sz w:val="20"/>
                <w:szCs w:val="20"/>
              </w:rPr>
            </w:pPr>
            <w:r w:rsidRPr="4BD3D3ED">
              <w:rPr>
                <w:rFonts w:ascii="Times" w:hAnsi="Times" w:eastAsia="Times" w:cs="Times"/>
                <w:sz w:val="20"/>
                <w:szCs w:val="20"/>
              </w:rPr>
              <w:t>Positive</w:t>
            </w:r>
          </w:p>
        </w:tc>
        <w:tc>
          <w:tcPr>
            <w:tcW w:w="17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7B2DE55F" w14:textId="59D8F012">
            <w:pPr>
              <w:spacing w:after="0" w:line="480" w:lineRule="auto"/>
              <w:jc w:val="center"/>
              <w:rPr>
                <w:rFonts w:ascii="Times" w:hAnsi="Times" w:eastAsia="Times" w:cs="Times"/>
                <w:sz w:val="20"/>
                <w:szCs w:val="20"/>
              </w:rPr>
            </w:pPr>
            <w:r w:rsidRPr="4BD3D3ED">
              <w:rPr>
                <w:rFonts w:ascii="Times" w:hAnsi="Times" w:eastAsia="Times" w:cs="Times"/>
                <w:sz w:val="20"/>
                <w:szCs w:val="20"/>
              </w:rPr>
              <w:t>Simvastatin-2</w:t>
            </w:r>
          </w:p>
        </w:tc>
        <w:tc>
          <w:tcPr>
            <w:tcW w:w="136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BD3D3ED" w:rsidP="00A63F7B" w:rsidRDefault="4BD3D3ED" w14:paraId="559D088A" w14:textId="41A5D3F9">
            <w:pPr>
              <w:spacing w:after="0" w:line="480" w:lineRule="auto"/>
              <w:jc w:val="center"/>
              <w:rPr>
                <w:rFonts w:ascii="Times" w:hAnsi="Times" w:eastAsia="Times" w:cs="Times"/>
                <w:color w:val="000000" w:themeColor="text1"/>
                <w:sz w:val="20"/>
                <w:szCs w:val="20"/>
              </w:rPr>
            </w:pPr>
            <w:r w:rsidRPr="4BD3D3ED">
              <w:rPr>
                <w:rFonts w:ascii="Times" w:hAnsi="Times" w:eastAsia="Times" w:cs="Times"/>
                <w:color w:val="000000" w:themeColor="text1"/>
                <w:sz w:val="20"/>
                <w:szCs w:val="20"/>
              </w:rPr>
              <w:t>Qualifier</w:t>
            </w:r>
          </w:p>
        </w:tc>
        <w:tc>
          <w:tcPr>
            <w:tcW w:w="1146"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6EE89BA1" w14:textId="0A989F35">
            <w:pPr>
              <w:spacing w:after="0" w:line="480" w:lineRule="auto"/>
              <w:jc w:val="center"/>
              <w:rPr>
                <w:rFonts w:ascii="Times" w:hAnsi="Times" w:eastAsia="Times" w:cs="Times"/>
                <w:sz w:val="20"/>
                <w:szCs w:val="20"/>
              </w:rPr>
            </w:pPr>
            <w:r w:rsidRPr="4BD3D3ED">
              <w:rPr>
                <w:rFonts w:ascii="Times" w:hAnsi="Times" w:eastAsia="Times" w:cs="Times"/>
                <w:sz w:val="20"/>
                <w:szCs w:val="20"/>
              </w:rPr>
              <w:t>440.8</w:t>
            </w:r>
          </w:p>
        </w:tc>
        <w:tc>
          <w:tcPr>
            <w:tcW w:w="1380"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0894B134" w14:textId="277B8CEE">
            <w:pPr>
              <w:spacing w:after="0" w:line="480" w:lineRule="auto"/>
              <w:jc w:val="center"/>
              <w:rPr>
                <w:rFonts w:ascii="Times" w:hAnsi="Times" w:eastAsia="Times" w:cs="Times"/>
                <w:sz w:val="20"/>
                <w:szCs w:val="20"/>
              </w:rPr>
            </w:pPr>
            <w:r w:rsidRPr="4BD3D3ED">
              <w:rPr>
                <w:rFonts w:ascii="Times" w:hAnsi="Times" w:eastAsia="Times" w:cs="Times"/>
                <w:sz w:val="20"/>
                <w:szCs w:val="20"/>
              </w:rPr>
              <w:t>294.9</w:t>
            </w:r>
          </w:p>
        </w:tc>
        <w:tc>
          <w:tcPr>
            <w:tcW w:w="15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5268CF14" w14:textId="3B1CF956">
            <w:pPr>
              <w:spacing w:after="0" w:line="480" w:lineRule="auto"/>
              <w:jc w:val="center"/>
              <w:rPr>
                <w:rFonts w:ascii="Times" w:hAnsi="Times" w:eastAsia="Times" w:cs="Times"/>
                <w:sz w:val="20"/>
                <w:szCs w:val="20"/>
              </w:rPr>
            </w:pPr>
            <w:r w:rsidRPr="4BD3D3ED">
              <w:rPr>
                <w:rFonts w:ascii="Times" w:hAnsi="Times" w:eastAsia="Times" w:cs="Times"/>
                <w:sz w:val="20"/>
                <w:szCs w:val="20"/>
              </w:rPr>
              <w:t>11.22</w:t>
            </w:r>
          </w:p>
        </w:tc>
        <w:tc>
          <w:tcPr>
            <w:tcW w:w="64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375C582F" w14:textId="4D4ABAE4">
            <w:pPr>
              <w:spacing w:after="0" w:line="480" w:lineRule="auto"/>
              <w:jc w:val="center"/>
              <w:rPr>
                <w:rFonts w:ascii="Times" w:hAnsi="Times" w:eastAsia="Times" w:cs="Times"/>
                <w:sz w:val="20"/>
                <w:szCs w:val="20"/>
              </w:rPr>
            </w:pPr>
            <w:r w:rsidRPr="4BD3D3ED">
              <w:rPr>
                <w:rFonts w:ascii="Times" w:hAnsi="Times" w:eastAsia="Times" w:cs="Times"/>
                <w:sz w:val="20"/>
                <w:szCs w:val="20"/>
              </w:rPr>
              <w:t>-47</w:t>
            </w:r>
          </w:p>
        </w:tc>
        <w:tc>
          <w:tcPr>
            <w:tcW w:w="572"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1ED40FDF" w14:textId="317F672F">
            <w:pPr>
              <w:spacing w:after="0" w:line="480" w:lineRule="auto"/>
              <w:jc w:val="center"/>
              <w:rPr>
                <w:rFonts w:ascii="Times" w:hAnsi="Times" w:eastAsia="Times" w:cs="Times"/>
                <w:sz w:val="20"/>
                <w:szCs w:val="20"/>
              </w:rPr>
            </w:pPr>
            <w:r w:rsidRPr="4BD3D3ED">
              <w:rPr>
                <w:rFonts w:ascii="Times" w:hAnsi="Times" w:eastAsia="Times" w:cs="Times"/>
                <w:sz w:val="20"/>
                <w:szCs w:val="20"/>
              </w:rPr>
              <w:t>1</w:t>
            </w:r>
          </w:p>
        </w:tc>
        <w:tc>
          <w:tcPr>
            <w:tcW w:w="93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0DC3E6F9" w14:textId="724228EE">
            <w:pPr>
              <w:spacing w:after="0" w:line="480" w:lineRule="auto"/>
              <w:jc w:val="center"/>
              <w:rPr>
                <w:rFonts w:ascii="Times" w:hAnsi="Times" w:eastAsia="Times" w:cs="Times"/>
                <w:sz w:val="20"/>
                <w:szCs w:val="20"/>
              </w:rPr>
            </w:pPr>
            <w:r w:rsidRPr="4BD3D3ED">
              <w:rPr>
                <w:rFonts w:ascii="Times" w:hAnsi="Times" w:eastAsia="Times" w:cs="Times"/>
                <w:sz w:val="20"/>
                <w:szCs w:val="20"/>
              </w:rPr>
              <w:t>-156</w:t>
            </w:r>
          </w:p>
        </w:tc>
      </w:tr>
      <w:tr w:rsidR="4BD3D3ED" w:rsidTr="4BD3D3ED" w14:paraId="7E1C8490" w14:textId="77777777">
        <w:trPr>
          <w:trHeight w:val="300"/>
        </w:trPr>
        <w:tc>
          <w:tcPr>
            <w:tcW w:w="102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3ECDAA65" w14:textId="4BD7B5C5">
            <w:pPr>
              <w:spacing w:after="0" w:line="480" w:lineRule="auto"/>
              <w:jc w:val="center"/>
              <w:rPr>
                <w:rFonts w:ascii="Times" w:hAnsi="Times" w:eastAsia="Times" w:cs="Times"/>
                <w:sz w:val="20"/>
                <w:szCs w:val="20"/>
              </w:rPr>
            </w:pPr>
            <w:r w:rsidRPr="4BD3D3ED">
              <w:rPr>
                <w:rFonts w:ascii="Times" w:hAnsi="Times" w:eastAsia="Times" w:cs="Times"/>
                <w:sz w:val="20"/>
                <w:szCs w:val="20"/>
              </w:rPr>
              <w:t>Positive</w:t>
            </w:r>
          </w:p>
        </w:tc>
        <w:tc>
          <w:tcPr>
            <w:tcW w:w="17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76FCA5C6" w14:textId="29A90B04">
            <w:pPr>
              <w:spacing w:after="0" w:line="480" w:lineRule="auto"/>
              <w:jc w:val="center"/>
              <w:rPr>
                <w:rFonts w:ascii="Times" w:hAnsi="Times" w:eastAsia="Times" w:cs="Times"/>
                <w:sz w:val="20"/>
                <w:szCs w:val="20"/>
              </w:rPr>
            </w:pPr>
            <w:r w:rsidRPr="4BD3D3ED">
              <w:rPr>
                <w:rFonts w:ascii="Times" w:hAnsi="Times" w:eastAsia="Times" w:cs="Times"/>
                <w:sz w:val="20"/>
                <w:szCs w:val="20"/>
              </w:rPr>
              <w:t>Simvastatin-3</w:t>
            </w:r>
          </w:p>
        </w:tc>
        <w:tc>
          <w:tcPr>
            <w:tcW w:w="136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BD3D3ED" w:rsidP="00A63F7B" w:rsidRDefault="4BD3D3ED" w14:paraId="10A70738" w14:textId="03ED3189">
            <w:pPr>
              <w:spacing w:after="0" w:line="480" w:lineRule="auto"/>
              <w:jc w:val="center"/>
              <w:rPr>
                <w:rFonts w:ascii="Times" w:hAnsi="Times" w:eastAsia="Times" w:cs="Times"/>
                <w:color w:val="000000" w:themeColor="text1"/>
                <w:sz w:val="20"/>
                <w:szCs w:val="20"/>
              </w:rPr>
            </w:pPr>
            <w:r w:rsidRPr="4BD3D3ED">
              <w:rPr>
                <w:rFonts w:ascii="Times" w:hAnsi="Times" w:eastAsia="Times" w:cs="Times"/>
                <w:color w:val="000000" w:themeColor="text1"/>
                <w:sz w:val="20"/>
                <w:szCs w:val="20"/>
              </w:rPr>
              <w:t>Qualifier</w:t>
            </w:r>
          </w:p>
        </w:tc>
        <w:tc>
          <w:tcPr>
            <w:tcW w:w="1146"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3C758246" w14:textId="000935DD">
            <w:pPr>
              <w:spacing w:after="0" w:line="480" w:lineRule="auto"/>
              <w:jc w:val="center"/>
              <w:rPr>
                <w:rFonts w:ascii="Times" w:hAnsi="Times" w:eastAsia="Times" w:cs="Times"/>
                <w:sz w:val="20"/>
                <w:szCs w:val="20"/>
              </w:rPr>
            </w:pPr>
            <w:r w:rsidRPr="4BD3D3ED">
              <w:rPr>
                <w:rFonts w:ascii="Times" w:hAnsi="Times" w:eastAsia="Times" w:cs="Times"/>
                <w:sz w:val="20"/>
                <w:szCs w:val="20"/>
              </w:rPr>
              <w:t>440.8</w:t>
            </w:r>
          </w:p>
        </w:tc>
        <w:tc>
          <w:tcPr>
            <w:tcW w:w="1380"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6CA07F7E" w14:textId="38924C5D">
            <w:pPr>
              <w:spacing w:after="0" w:line="480" w:lineRule="auto"/>
              <w:jc w:val="center"/>
              <w:rPr>
                <w:rFonts w:ascii="Times" w:hAnsi="Times" w:eastAsia="Times" w:cs="Times"/>
                <w:sz w:val="20"/>
                <w:szCs w:val="20"/>
              </w:rPr>
            </w:pPr>
            <w:r w:rsidRPr="4BD3D3ED">
              <w:rPr>
                <w:rFonts w:ascii="Times" w:hAnsi="Times" w:eastAsia="Times" w:cs="Times"/>
                <w:sz w:val="20"/>
                <w:szCs w:val="20"/>
              </w:rPr>
              <w:t>199</w:t>
            </w:r>
          </w:p>
        </w:tc>
        <w:tc>
          <w:tcPr>
            <w:tcW w:w="15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62A78004" w14:textId="0FD9B6D1">
            <w:pPr>
              <w:spacing w:after="0" w:line="480" w:lineRule="auto"/>
              <w:jc w:val="center"/>
              <w:rPr>
                <w:rFonts w:ascii="Times" w:hAnsi="Times" w:eastAsia="Times" w:cs="Times"/>
                <w:sz w:val="20"/>
                <w:szCs w:val="20"/>
              </w:rPr>
            </w:pPr>
            <w:r w:rsidRPr="4BD3D3ED">
              <w:rPr>
                <w:rFonts w:ascii="Times" w:hAnsi="Times" w:eastAsia="Times" w:cs="Times"/>
                <w:sz w:val="20"/>
                <w:szCs w:val="20"/>
              </w:rPr>
              <w:t>11.22</w:t>
            </w:r>
          </w:p>
        </w:tc>
        <w:tc>
          <w:tcPr>
            <w:tcW w:w="64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44FD7564" w14:textId="674A07F1">
            <w:pPr>
              <w:spacing w:after="0" w:line="480" w:lineRule="auto"/>
              <w:jc w:val="center"/>
              <w:rPr>
                <w:rFonts w:ascii="Times" w:hAnsi="Times" w:eastAsia="Times" w:cs="Times"/>
                <w:sz w:val="20"/>
                <w:szCs w:val="20"/>
              </w:rPr>
            </w:pPr>
            <w:r w:rsidRPr="4BD3D3ED">
              <w:rPr>
                <w:rFonts w:ascii="Times" w:hAnsi="Times" w:eastAsia="Times" w:cs="Times"/>
                <w:sz w:val="20"/>
                <w:szCs w:val="20"/>
              </w:rPr>
              <w:t>-39</w:t>
            </w:r>
          </w:p>
        </w:tc>
        <w:tc>
          <w:tcPr>
            <w:tcW w:w="572"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04D73C3C" w14:textId="3DDCEC9A">
            <w:pPr>
              <w:spacing w:after="0" w:line="480" w:lineRule="auto"/>
              <w:jc w:val="center"/>
              <w:rPr>
                <w:rFonts w:ascii="Times" w:hAnsi="Times" w:eastAsia="Times" w:cs="Times"/>
                <w:sz w:val="20"/>
                <w:szCs w:val="20"/>
              </w:rPr>
            </w:pPr>
            <w:r w:rsidRPr="4BD3D3ED">
              <w:rPr>
                <w:rFonts w:ascii="Times" w:hAnsi="Times" w:eastAsia="Times" w:cs="Times"/>
                <w:sz w:val="20"/>
                <w:szCs w:val="20"/>
              </w:rPr>
              <w:t>45</w:t>
            </w:r>
          </w:p>
        </w:tc>
        <w:tc>
          <w:tcPr>
            <w:tcW w:w="93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3C7CD9BB" w14:textId="6B85FB69">
            <w:pPr>
              <w:spacing w:after="0" w:line="480" w:lineRule="auto"/>
              <w:jc w:val="center"/>
              <w:rPr>
                <w:rFonts w:ascii="Times" w:hAnsi="Times" w:eastAsia="Times" w:cs="Times"/>
                <w:sz w:val="20"/>
                <w:szCs w:val="20"/>
              </w:rPr>
            </w:pPr>
            <w:r w:rsidRPr="4BD3D3ED">
              <w:rPr>
                <w:rFonts w:ascii="Times" w:hAnsi="Times" w:eastAsia="Times" w:cs="Times"/>
                <w:sz w:val="20"/>
                <w:szCs w:val="20"/>
              </w:rPr>
              <w:t>-160</w:t>
            </w:r>
          </w:p>
        </w:tc>
      </w:tr>
      <w:tr w:rsidR="4BD3D3ED" w:rsidTr="4BD3D3ED" w14:paraId="58C20915" w14:textId="77777777">
        <w:trPr>
          <w:trHeight w:val="300"/>
        </w:trPr>
        <w:tc>
          <w:tcPr>
            <w:tcW w:w="102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5C0132FD" w14:textId="427DEFEC">
            <w:pPr>
              <w:spacing w:after="0" w:line="480" w:lineRule="auto"/>
              <w:jc w:val="center"/>
              <w:rPr>
                <w:rFonts w:ascii="Times" w:hAnsi="Times" w:eastAsia="Times" w:cs="Times"/>
                <w:sz w:val="20"/>
                <w:szCs w:val="20"/>
              </w:rPr>
            </w:pPr>
            <w:r w:rsidRPr="4BD3D3ED">
              <w:rPr>
                <w:rFonts w:ascii="Times" w:hAnsi="Times" w:eastAsia="Times" w:cs="Times"/>
                <w:sz w:val="20"/>
                <w:szCs w:val="20"/>
              </w:rPr>
              <w:t>Negative</w:t>
            </w:r>
          </w:p>
        </w:tc>
        <w:tc>
          <w:tcPr>
            <w:tcW w:w="17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6B18D4DA" w14:textId="40BFCFBC">
            <w:pPr>
              <w:spacing w:after="0" w:line="480" w:lineRule="auto"/>
              <w:jc w:val="center"/>
              <w:rPr>
                <w:rFonts w:ascii="Times" w:hAnsi="Times" w:eastAsia="Times" w:cs="Times"/>
                <w:sz w:val="20"/>
                <w:szCs w:val="20"/>
              </w:rPr>
            </w:pPr>
            <w:r w:rsidRPr="4BD3D3ED">
              <w:rPr>
                <w:rFonts w:ascii="Times" w:hAnsi="Times" w:eastAsia="Times" w:cs="Times"/>
                <w:sz w:val="20"/>
                <w:szCs w:val="20"/>
              </w:rPr>
              <w:t>5-fluorouracil-1</w:t>
            </w:r>
          </w:p>
        </w:tc>
        <w:tc>
          <w:tcPr>
            <w:tcW w:w="136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BD3D3ED" w:rsidP="00A63F7B" w:rsidRDefault="4BD3D3ED" w14:paraId="154F2ABC" w14:textId="56B56A99">
            <w:pPr>
              <w:spacing w:after="0" w:line="480" w:lineRule="auto"/>
              <w:jc w:val="center"/>
              <w:rPr>
                <w:rFonts w:ascii="Times" w:hAnsi="Times" w:eastAsia="Times" w:cs="Times"/>
                <w:color w:val="000000" w:themeColor="text1"/>
                <w:sz w:val="20"/>
                <w:szCs w:val="20"/>
              </w:rPr>
            </w:pPr>
            <w:r w:rsidRPr="4BD3D3ED">
              <w:rPr>
                <w:rFonts w:ascii="Times" w:hAnsi="Times" w:eastAsia="Times" w:cs="Times"/>
                <w:color w:val="000000" w:themeColor="text1"/>
                <w:sz w:val="20"/>
                <w:szCs w:val="20"/>
              </w:rPr>
              <w:t>Quantifier</w:t>
            </w:r>
          </w:p>
        </w:tc>
        <w:tc>
          <w:tcPr>
            <w:tcW w:w="1146"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3EB8F90E" w14:textId="5CB1E47D">
            <w:pPr>
              <w:spacing w:after="0" w:line="480" w:lineRule="auto"/>
              <w:jc w:val="center"/>
              <w:rPr>
                <w:rFonts w:ascii="Times" w:hAnsi="Times" w:eastAsia="Times" w:cs="Times"/>
                <w:sz w:val="20"/>
                <w:szCs w:val="20"/>
              </w:rPr>
            </w:pPr>
            <w:r w:rsidRPr="4BD3D3ED">
              <w:rPr>
                <w:rFonts w:ascii="Times" w:hAnsi="Times" w:eastAsia="Times" w:cs="Times"/>
                <w:sz w:val="20"/>
                <w:szCs w:val="20"/>
              </w:rPr>
              <w:t>129</w:t>
            </w:r>
          </w:p>
        </w:tc>
        <w:tc>
          <w:tcPr>
            <w:tcW w:w="1380"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15A0752A" w14:textId="2B9817B7">
            <w:pPr>
              <w:spacing w:after="0" w:line="480" w:lineRule="auto"/>
              <w:jc w:val="center"/>
              <w:rPr>
                <w:rFonts w:ascii="Times" w:hAnsi="Times" w:eastAsia="Times" w:cs="Times"/>
                <w:sz w:val="20"/>
                <w:szCs w:val="20"/>
              </w:rPr>
            </w:pPr>
            <w:r w:rsidRPr="4BD3D3ED">
              <w:rPr>
                <w:rFonts w:ascii="Times" w:hAnsi="Times" w:eastAsia="Times" w:cs="Times"/>
                <w:sz w:val="20"/>
                <w:szCs w:val="20"/>
              </w:rPr>
              <w:t>42</w:t>
            </w:r>
          </w:p>
        </w:tc>
        <w:tc>
          <w:tcPr>
            <w:tcW w:w="15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4526DADB" w14:textId="550A084D">
            <w:pPr>
              <w:spacing w:after="0" w:line="480" w:lineRule="auto"/>
              <w:jc w:val="center"/>
              <w:rPr>
                <w:rFonts w:ascii="Times" w:hAnsi="Times" w:eastAsia="Times" w:cs="Times"/>
                <w:sz w:val="20"/>
                <w:szCs w:val="20"/>
              </w:rPr>
            </w:pPr>
            <w:r w:rsidRPr="4BD3D3ED">
              <w:rPr>
                <w:rFonts w:ascii="Times" w:hAnsi="Times" w:eastAsia="Times" w:cs="Times"/>
                <w:sz w:val="20"/>
                <w:szCs w:val="20"/>
              </w:rPr>
              <w:t>0.65</w:t>
            </w:r>
          </w:p>
        </w:tc>
        <w:tc>
          <w:tcPr>
            <w:tcW w:w="64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0F268BA6" w14:textId="443751CE">
            <w:pPr>
              <w:spacing w:after="0" w:line="480" w:lineRule="auto"/>
              <w:jc w:val="center"/>
              <w:rPr>
                <w:rFonts w:ascii="Times" w:hAnsi="Times" w:eastAsia="Times" w:cs="Times"/>
                <w:sz w:val="20"/>
                <w:szCs w:val="20"/>
              </w:rPr>
            </w:pPr>
            <w:r w:rsidRPr="4BD3D3ED">
              <w:rPr>
                <w:rFonts w:ascii="Times" w:hAnsi="Times" w:eastAsia="Times" w:cs="Times"/>
                <w:sz w:val="20"/>
                <w:szCs w:val="20"/>
              </w:rPr>
              <w:t>29</w:t>
            </w:r>
          </w:p>
        </w:tc>
        <w:tc>
          <w:tcPr>
            <w:tcW w:w="572"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57F921D1" w14:textId="1D25CA18">
            <w:pPr>
              <w:spacing w:after="0" w:line="480" w:lineRule="auto"/>
              <w:jc w:val="center"/>
              <w:rPr>
                <w:rFonts w:ascii="Times" w:hAnsi="Times" w:eastAsia="Times" w:cs="Times"/>
                <w:sz w:val="20"/>
                <w:szCs w:val="20"/>
              </w:rPr>
            </w:pPr>
            <w:r w:rsidRPr="4BD3D3ED">
              <w:rPr>
                <w:rFonts w:ascii="Times" w:hAnsi="Times" w:eastAsia="Times" w:cs="Times"/>
                <w:sz w:val="20"/>
                <w:szCs w:val="20"/>
              </w:rPr>
              <w:t>-8</w:t>
            </w:r>
          </w:p>
        </w:tc>
        <w:tc>
          <w:tcPr>
            <w:tcW w:w="93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20F4B873" w14:textId="0B239989">
            <w:pPr>
              <w:spacing w:after="0" w:line="480" w:lineRule="auto"/>
              <w:jc w:val="center"/>
              <w:rPr>
                <w:rFonts w:ascii="Times" w:hAnsi="Times" w:eastAsia="Times" w:cs="Times"/>
                <w:sz w:val="20"/>
                <w:szCs w:val="20"/>
              </w:rPr>
            </w:pPr>
            <w:r w:rsidRPr="4BD3D3ED">
              <w:rPr>
                <w:rFonts w:ascii="Times" w:hAnsi="Times" w:eastAsia="Times" w:cs="Times"/>
                <w:sz w:val="20"/>
                <w:szCs w:val="20"/>
              </w:rPr>
              <w:t>44</w:t>
            </w:r>
          </w:p>
        </w:tc>
      </w:tr>
      <w:tr w:rsidR="4BD3D3ED" w:rsidTr="4BD3D3ED" w14:paraId="20364EEA" w14:textId="77777777">
        <w:trPr>
          <w:trHeight w:val="300"/>
        </w:trPr>
        <w:tc>
          <w:tcPr>
            <w:tcW w:w="102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7CBF91D0" w14:textId="4E70EFAF">
            <w:pPr>
              <w:spacing w:after="0" w:line="480" w:lineRule="auto"/>
              <w:jc w:val="center"/>
              <w:rPr>
                <w:rFonts w:ascii="Times" w:hAnsi="Times" w:eastAsia="Times" w:cs="Times"/>
                <w:sz w:val="20"/>
                <w:szCs w:val="20"/>
              </w:rPr>
            </w:pPr>
            <w:r w:rsidRPr="4BD3D3ED">
              <w:rPr>
                <w:rFonts w:ascii="Times" w:hAnsi="Times" w:eastAsia="Times" w:cs="Times"/>
                <w:sz w:val="20"/>
                <w:szCs w:val="20"/>
              </w:rPr>
              <w:t>Negative</w:t>
            </w:r>
          </w:p>
        </w:tc>
        <w:tc>
          <w:tcPr>
            <w:tcW w:w="17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44980940" w14:textId="038B0A20">
            <w:pPr>
              <w:spacing w:after="0" w:line="480" w:lineRule="auto"/>
              <w:jc w:val="center"/>
              <w:rPr>
                <w:rFonts w:ascii="Times" w:hAnsi="Times" w:eastAsia="Times" w:cs="Times"/>
                <w:sz w:val="20"/>
                <w:szCs w:val="20"/>
              </w:rPr>
            </w:pPr>
            <w:r w:rsidRPr="4BD3D3ED">
              <w:rPr>
                <w:rFonts w:ascii="Times" w:hAnsi="Times" w:eastAsia="Times" w:cs="Times"/>
                <w:sz w:val="20"/>
                <w:szCs w:val="20"/>
              </w:rPr>
              <w:t>5-fluorouracil-2</w:t>
            </w:r>
          </w:p>
        </w:tc>
        <w:tc>
          <w:tcPr>
            <w:tcW w:w="136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BD3D3ED" w:rsidP="00A63F7B" w:rsidRDefault="4BD3D3ED" w14:paraId="48ECE89A" w14:textId="0614D58A">
            <w:pPr>
              <w:spacing w:after="0" w:line="480" w:lineRule="auto"/>
              <w:jc w:val="center"/>
              <w:rPr>
                <w:rFonts w:ascii="Times" w:hAnsi="Times" w:eastAsia="Times" w:cs="Times"/>
                <w:color w:val="000000" w:themeColor="text1"/>
                <w:sz w:val="20"/>
                <w:szCs w:val="20"/>
              </w:rPr>
            </w:pPr>
            <w:r w:rsidRPr="4BD3D3ED">
              <w:rPr>
                <w:rFonts w:ascii="Times" w:hAnsi="Times" w:eastAsia="Times" w:cs="Times"/>
                <w:color w:val="000000" w:themeColor="text1"/>
                <w:sz w:val="20"/>
                <w:szCs w:val="20"/>
              </w:rPr>
              <w:t>Qualifier</w:t>
            </w:r>
          </w:p>
        </w:tc>
        <w:tc>
          <w:tcPr>
            <w:tcW w:w="1146"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1E2F8DE1" w14:textId="3DB82A0C">
            <w:pPr>
              <w:spacing w:after="0" w:line="480" w:lineRule="auto"/>
              <w:jc w:val="center"/>
              <w:rPr>
                <w:rFonts w:ascii="Times" w:hAnsi="Times" w:eastAsia="Times" w:cs="Times"/>
                <w:sz w:val="20"/>
                <w:szCs w:val="20"/>
              </w:rPr>
            </w:pPr>
            <w:r w:rsidRPr="4BD3D3ED">
              <w:rPr>
                <w:rFonts w:ascii="Times" w:hAnsi="Times" w:eastAsia="Times" w:cs="Times"/>
                <w:sz w:val="20"/>
                <w:szCs w:val="20"/>
              </w:rPr>
              <w:t>129</w:t>
            </w:r>
          </w:p>
        </w:tc>
        <w:tc>
          <w:tcPr>
            <w:tcW w:w="1380"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44DC34E1" w14:textId="405C3D80">
            <w:pPr>
              <w:spacing w:after="0" w:line="480" w:lineRule="auto"/>
              <w:jc w:val="center"/>
              <w:rPr>
                <w:rFonts w:ascii="Times" w:hAnsi="Times" w:eastAsia="Times" w:cs="Times"/>
                <w:sz w:val="20"/>
                <w:szCs w:val="20"/>
              </w:rPr>
            </w:pPr>
            <w:r w:rsidRPr="4BD3D3ED">
              <w:rPr>
                <w:rFonts w:ascii="Times" w:hAnsi="Times" w:eastAsia="Times" w:cs="Times"/>
                <w:sz w:val="20"/>
                <w:szCs w:val="20"/>
              </w:rPr>
              <w:t>86</w:t>
            </w:r>
          </w:p>
        </w:tc>
        <w:tc>
          <w:tcPr>
            <w:tcW w:w="151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5965C697" w14:textId="05AB3DA6">
            <w:pPr>
              <w:spacing w:after="0" w:line="480" w:lineRule="auto"/>
              <w:jc w:val="center"/>
              <w:rPr>
                <w:rFonts w:ascii="Times" w:hAnsi="Times" w:eastAsia="Times" w:cs="Times"/>
                <w:sz w:val="20"/>
                <w:szCs w:val="20"/>
              </w:rPr>
            </w:pPr>
            <w:r w:rsidRPr="4BD3D3ED">
              <w:rPr>
                <w:rFonts w:ascii="Times" w:hAnsi="Times" w:eastAsia="Times" w:cs="Times"/>
                <w:sz w:val="20"/>
                <w:szCs w:val="20"/>
              </w:rPr>
              <w:t>0.65</w:t>
            </w:r>
          </w:p>
        </w:tc>
        <w:tc>
          <w:tcPr>
            <w:tcW w:w="641"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6F55C611" w14:textId="04ACF2BA">
            <w:pPr>
              <w:spacing w:after="0" w:line="480" w:lineRule="auto"/>
              <w:jc w:val="center"/>
              <w:rPr>
                <w:rFonts w:ascii="Times" w:hAnsi="Times" w:eastAsia="Times" w:cs="Times"/>
                <w:sz w:val="20"/>
                <w:szCs w:val="20"/>
              </w:rPr>
            </w:pPr>
            <w:r w:rsidRPr="4BD3D3ED">
              <w:rPr>
                <w:rFonts w:ascii="Times" w:hAnsi="Times" w:eastAsia="Times" w:cs="Times"/>
                <w:sz w:val="20"/>
                <w:szCs w:val="20"/>
              </w:rPr>
              <w:t>25</w:t>
            </w:r>
          </w:p>
        </w:tc>
        <w:tc>
          <w:tcPr>
            <w:tcW w:w="572"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2C246B8A" w14:textId="687E1646">
            <w:pPr>
              <w:spacing w:after="0" w:line="480" w:lineRule="auto"/>
              <w:jc w:val="center"/>
              <w:rPr>
                <w:rFonts w:ascii="Times" w:hAnsi="Times" w:eastAsia="Times" w:cs="Times"/>
                <w:sz w:val="20"/>
                <w:szCs w:val="20"/>
              </w:rPr>
            </w:pPr>
            <w:r w:rsidRPr="4BD3D3ED">
              <w:rPr>
                <w:rFonts w:ascii="Times" w:hAnsi="Times" w:eastAsia="Times" w:cs="Times"/>
                <w:sz w:val="20"/>
                <w:szCs w:val="20"/>
              </w:rPr>
              <w:t>-1</w:t>
            </w:r>
          </w:p>
        </w:tc>
        <w:tc>
          <w:tcPr>
            <w:tcW w:w="935" w:type="dxa"/>
            <w:tcBorders>
              <w:top w:val="single" w:color="auto" w:sz="8" w:space="0"/>
              <w:left w:val="single" w:color="auto" w:sz="8" w:space="0"/>
              <w:bottom w:val="single" w:color="auto" w:sz="8" w:space="0"/>
              <w:right w:val="single" w:color="auto" w:sz="8" w:space="0"/>
            </w:tcBorders>
            <w:tcMar>
              <w:left w:w="108" w:type="dxa"/>
              <w:right w:w="108" w:type="dxa"/>
            </w:tcMar>
          </w:tcPr>
          <w:p w:rsidR="4BD3D3ED" w:rsidP="00A63F7B" w:rsidRDefault="4BD3D3ED" w14:paraId="74268E3A" w14:textId="6CDE1E94">
            <w:pPr>
              <w:spacing w:after="0" w:line="480" w:lineRule="auto"/>
              <w:jc w:val="center"/>
              <w:rPr>
                <w:rFonts w:ascii="Times" w:hAnsi="Times" w:eastAsia="Times" w:cs="Times"/>
                <w:sz w:val="20"/>
                <w:szCs w:val="20"/>
              </w:rPr>
            </w:pPr>
            <w:r w:rsidRPr="4BD3D3ED">
              <w:rPr>
                <w:rFonts w:ascii="Times" w:hAnsi="Times" w:eastAsia="Times" w:cs="Times"/>
                <w:sz w:val="20"/>
                <w:szCs w:val="20"/>
              </w:rPr>
              <w:t>48</w:t>
            </w:r>
          </w:p>
        </w:tc>
      </w:tr>
    </w:tbl>
    <w:p w:rsidR="4BD3D3ED" w:rsidP="00A63F7B" w:rsidRDefault="4BD3D3ED" w14:paraId="7C68E14B" w14:textId="7E75E52E">
      <w:pPr>
        <w:spacing w:after="0" w:line="480" w:lineRule="auto"/>
        <w:jc w:val="center"/>
        <w:rPr>
          <w:rFonts w:ascii="Times" w:hAnsi="Times" w:eastAsia="Times" w:cs="Times"/>
          <w:i/>
          <w:iCs/>
          <w:sz w:val="24"/>
          <w:szCs w:val="24"/>
        </w:rPr>
      </w:pPr>
    </w:p>
    <w:p w:rsidR="4BD3D3ED" w:rsidP="00AD57EE" w:rsidRDefault="4BD3D3ED" w14:paraId="45610D13" w14:textId="5F002277">
      <w:pPr>
        <w:spacing w:after="0" w:line="480" w:lineRule="auto"/>
        <w:rPr>
          <w:rFonts w:ascii="Times New Roman" w:hAnsi="Times New Roman" w:eastAsia="Calibri" w:cs="Times New Roman"/>
        </w:rPr>
      </w:pPr>
    </w:p>
    <w:p w:rsidRPr="009B14F2" w:rsidR="00440BE8" w:rsidP="00AD57EE" w:rsidRDefault="00440BE8" w14:paraId="7A98E9AE" w14:textId="05AE5090">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References</w:t>
      </w:r>
    </w:p>
    <w:p w:rsidRPr="007511C4" w:rsidR="007511C4" w:rsidP="00AD57EE" w:rsidRDefault="00BE62CC" w14:paraId="43731D77" w14:textId="77777777">
      <w:pPr>
        <w:pStyle w:val="Bibliography"/>
        <w:spacing w:after="0" w:line="480" w:lineRule="auto"/>
        <w:rPr>
          <w:rFonts w:ascii="Times New Roman" w:hAnsi="Times New Roman" w:cs="Times New Roman"/>
          <w:sz w:val="24"/>
        </w:rPr>
      </w:pPr>
      <w:r>
        <w:rPr>
          <w:sz w:val="24"/>
          <w:szCs w:val="24"/>
        </w:rPr>
        <w:fldChar w:fldCharType="begin"/>
      </w:r>
      <w:r w:rsidRPr="0057094F">
        <w:rPr>
          <w:sz w:val="24"/>
          <w:szCs w:val="24"/>
        </w:rPr>
        <w:instrText xml:space="preserve"> ADDIN ZOTERO_BIBL {"uncited":[],"omitted":[],"custom":[]} CSL_BIBLIOGRAPHY </w:instrText>
      </w:r>
      <w:r>
        <w:rPr>
          <w:sz w:val="24"/>
          <w:szCs w:val="24"/>
        </w:rPr>
        <w:fldChar w:fldCharType="separate"/>
      </w:r>
      <w:r w:rsidRPr="007511C4" w:rsidR="007511C4">
        <w:rPr>
          <w:rFonts w:ascii="Times New Roman" w:hAnsi="Times New Roman" w:cs="Times New Roman"/>
          <w:sz w:val="24"/>
        </w:rPr>
        <w:t>1.</w:t>
      </w:r>
      <w:r w:rsidRPr="007511C4" w:rsidR="007511C4">
        <w:rPr>
          <w:rFonts w:ascii="Times New Roman" w:hAnsi="Times New Roman" w:cs="Times New Roman"/>
          <w:sz w:val="24"/>
        </w:rPr>
        <w:tab/>
      </w:r>
      <w:r w:rsidRPr="007511C4" w:rsidR="007511C4">
        <w:rPr>
          <w:rFonts w:ascii="Times New Roman" w:hAnsi="Times New Roman" w:cs="Times New Roman"/>
          <w:sz w:val="24"/>
        </w:rPr>
        <w:t xml:space="preserve">Onesios, K. M., Yu, J. T. &amp; Bouwer, E. J. Biodegradation and removal of pharmaceuticals and personal care products in treatment systems: a review. </w:t>
      </w:r>
      <w:r w:rsidRPr="007511C4" w:rsidR="007511C4">
        <w:rPr>
          <w:rFonts w:ascii="Times New Roman" w:hAnsi="Times New Roman" w:cs="Times New Roman"/>
          <w:i/>
          <w:iCs/>
          <w:sz w:val="24"/>
        </w:rPr>
        <w:t>Biodegradation</w:t>
      </w:r>
      <w:r w:rsidRPr="007511C4" w:rsidR="007511C4">
        <w:rPr>
          <w:rFonts w:ascii="Times New Roman" w:hAnsi="Times New Roman" w:cs="Times New Roman"/>
          <w:sz w:val="24"/>
        </w:rPr>
        <w:t xml:space="preserve"> </w:t>
      </w:r>
      <w:r w:rsidRPr="007511C4" w:rsidR="007511C4">
        <w:rPr>
          <w:rFonts w:ascii="Times New Roman" w:hAnsi="Times New Roman" w:cs="Times New Roman"/>
          <w:b/>
          <w:bCs/>
          <w:sz w:val="24"/>
        </w:rPr>
        <w:t>20</w:t>
      </w:r>
      <w:r w:rsidRPr="007511C4" w:rsidR="007511C4">
        <w:rPr>
          <w:rFonts w:ascii="Times New Roman" w:hAnsi="Times New Roman" w:cs="Times New Roman"/>
          <w:sz w:val="24"/>
        </w:rPr>
        <w:t>, 441–466 (2009).</w:t>
      </w:r>
    </w:p>
    <w:p w:rsidRPr="007511C4" w:rsidR="007511C4" w:rsidP="00AD57EE" w:rsidRDefault="007511C4" w14:paraId="323E3599" w14:textId="77777777">
      <w:pPr>
        <w:pStyle w:val="Bibliography"/>
        <w:spacing w:after="0" w:line="480" w:lineRule="auto"/>
        <w:rPr>
          <w:rFonts w:ascii="Times New Roman" w:hAnsi="Times New Roman" w:cs="Times New Roman"/>
          <w:sz w:val="24"/>
        </w:rPr>
      </w:pPr>
      <w:r w:rsidRPr="007511C4">
        <w:rPr>
          <w:rFonts w:ascii="Times New Roman" w:hAnsi="Times New Roman" w:cs="Times New Roman"/>
          <w:sz w:val="24"/>
        </w:rPr>
        <w:t>2.</w:t>
      </w:r>
      <w:r w:rsidRPr="007511C4">
        <w:rPr>
          <w:rFonts w:ascii="Times New Roman" w:hAnsi="Times New Roman" w:cs="Times New Roman"/>
          <w:sz w:val="24"/>
        </w:rPr>
        <w:tab/>
      </w:r>
      <w:r w:rsidRPr="007511C4">
        <w:rPr>
          <w:rFonts w:ascii="Times New Roman" w:hAnsi="Times New Roman" w:cs="Times New Roman"/>
          <w:sz w:val="24"/>
        </w:rPr>
        <w:t xml:space="preserve">Onesios-Barry, K. M., Berry, D., Proescher, J. B., Sivakumar, I. K. A. &amp; Bouwer, E. J. Removal of Pharmaceuticals and Personal Care Products during Water Recycling: Microbial Community Structure and Effects of Substrate Concentration. </w:t>
      </w:r>
      <w:r w:rsidRPr="007511C4">
        <w:rPr>
          <w:rFonts w:ascii="Times New Roman" w:hAnsi="Times New Roman" w:cs="Times New Roman"/>
          <w:i/>
          <w:iCs/>
          <w:sz w:val="24"/>
        </w:rPr>
        <w:t>Appl. Environ. Microbiol.</w:t>
      </w:r>
      <w:r w:rsidRPr="007511C4">
        <w:rPr>
          <w:rFonts w:ascii="Times New Roman" w:hAnsi="Times New Roman" w:cs="Times New Roman"/>
          <w:sz w:val="24"/>
        </w:rPr>
        <w:t xml:space="preserve"> </w:t>
      </w:r>
      <w:r w:rsidRPr="007511C4">
        <w:rPr>
          <w:rFonts w:ascii="Times New Roman" w:hAnsi="Times New Roman" w:cs="Times New Roman"/>
          <w:b/>
          <w:bCs/>
          <w:sz w:val="24"/>
        </w:rPr>
        <w:t>80</w:t>
      </w:r>
      <w:r w:rsidRPr="007511C4">
        <w:rPr>
          <w:rFonts w:ascii="Times New Roman" w:hAnsi="Times New Roman" w:cs="Times New Roman"/>
          <w:sz w:val="24"/>
        </w:rPr>
        <w:t>, 2440–2450 (2014).</w:t>
      </w:r>
    </w:p>
    <w:p w:rsidRPr="007511C4" w:rsidR="007511C4" w:rsidP="00AD57EE" w:rsidRDefault="007511C4" w14:paraId="179B007B" w14:textId="77777777">
      <w:pPr>
        <w:pStyle w:val="Bibliography"/>
        <w:spacing w:after="0" w:line="480" w:lineRule="auto"/>
        <w:rPr>
          <w:rFonts w:ascii="Times New Roman" w:hAnsi="Times New Roman" w:cs="Times New Roman"/>
          <w:sz w:val="24"/>
        </w:rPr>
      </w:pPr>
      <w:r w:rsidRPr="007511C4">
        <w:rPr>
          <w:rFonts w:ascii="Times New Roman" w:hAnsi="Times New Roman" w:cs="Times New Roman"/>
          <w:sz w:val="24"/>
        </w:rPr>
        <w:t>3.</w:t>
      </w:r>
      <w:r w:rsidRPr="007511C4">
        <w:rPr>
          <w:rFonts w:ascii="Times New Roman" w:hAnsi="Times New Roman" w:cs="Times New Roman"/>
          <w:sz w:val="24"/>
        </w:rPr>
        <w:tab/>
      </w:r>
      <w:r w:rsidRPr="007511C4">
        <w:rPr>
          <w:rFonts w:ascii="Times New Roman" w:hAnsi="Times New Roman" w:cs="Times New Roman"/>
          <w:sz w:val="24"/>
        </w:rPr>
        <w:t xml:space="preserve">Pomati, F. </w:t>
      </w:r>
      <w:r w:rsidRPr="007511C4">
        <w:rPr>
          <w:rFonts w:ascii="Times New Roman" w:hAnsi="Times New Roman" w:cs="Times New Roman"/>
          <w:i/>
          <w:iCs/>
          <w:sz w:val="24"/>
        </w:rPr>
        <w:t>et al.</w:t>
      </w:r>
      <w:r w:rsidRPr="007511C4">
        <w:rPr>
          <w:rFonts w:ascii="Times New Roman" w:hAnsi="Times New Roman" w:cs="Times New Roman"/>
          <w:sz w:val="24"/>
        </w:rPr>
        <w:t xml:space="preserve"> Effects of a Complex Mixture of Therapeutic Drugs at Environmental Levels on Human Embryonic Cells. </w:t>
      </w:r>
      <w:r w:rsidRPr="007511C4">
        <w:rPr>
          <w:rFonts w:ascii="Times New Roman" w:hAnsi="Times New Roman" w:cs="Times New Roman"/>
          <w:i/>
          <w:iCs/>
          <w:sz w:val="24"/>
        </w:rPr>
        <w:t>Environ. Sci. Technol.</w:t>
      </w:r>
      <w:r w:rsidRPr="007511C4">
        <w:rPr>
          <w:rFonts w:ascii="Times New Roman" w:hAnsi="Times New Roman" w:cs="Times New Roman"/>
          <w:sz w:val="24"/>
        </w:rPr>
        <w:t xml:space="preserve"> </w:t>
      </w:r>
      <w:r w:rsidRPr="007511C4">
        <w:rPr>
          <w:rFonts w:ascii="Times New Roman" w:hAnsi="Times New Roman" w:cs="Times New Roman"/>
          <w:b/>
          <w:bCs/>
          <w:sz w:val="24"/>
        </w:rPr>
        <w:t>40</w:t>
      </w:r>
      <w:r w:rsidRPr="007511C4">
        <w:rPr>
          <w:rFonts w:ascii="Times New Roman" w:hAnsi="Times New Roman" w:cs="Times New Roman"/>
          <w:sz w:val="24"/>
        </w:rPr>
        <w:t>, 2442–2447 (2006).</w:t>
      </w:r>
    </w:p>
    <w:p w:rsidRPr="007511C4" w:rsidR="007511C4" w:rsidP="00AD57EE" w:rsidRDefault="007511C4" w14:paraId="306E369E" w14:textId="77777777">
      <w:pPr>
        <w:pStyle w:val="Bibliography"/>
        <w:spacing w:after="0" w:line="480" w:lineRule="auto"/>
        <w:rPr>
          <w:rFonts w:ascii="Times New Roman" w:hAnsi="Times New Roman" w:cs="Times New Roman"/>
          <w:sz w:val="24"/>
        </w:rPr>
      </w:pPr>
      <w:r w:rsidRPr="007511C4">
        <w:rPr>
          <w:rFonts w:ascii="Times New Roman" w:hAnsi="Times New Roman" w:cs="Times New Roman"/>
          <w:sz w:val="24"/>
        </w:rPr>
        <w:t>4.</w:t>
      </w:r>
      <w:r w:rsidRPr="007511C4">
        <w:rPr>
          <w:rFonts w:ascii="Times New Roman" w:hAnsi="Times New Roman" w:cs="Times New Roman"/>
          <w:sz w:val="24"/>
        </w:rPr>
        <w:tab/>
      </w:r>
      <w:r w:rsidRPr="007511C4">
        <w:rPr>
          <w:rFonts w:ascii="Times New Roman" w:hAnsi="Times New Roman" w:cs="Times New Roman"/>
          <w:sz w:val="24"/>
        </w:rPr>
        <w:t xml:space="preserve">Pomati, F., Orlandi, C., Clerici, M., Luciani, F. &amp; Zuccato, E. Effects and Interactions in an Environmentally Relevant Mixture of Pharmaceuticals. </w:t>
      </w:r>
      <w:r w:rsidRPr="007511C4">
        <w:rPr>
          <w:rFonts w:ascii="Times New Roman" w:hAnsi="Times New Roman" w:cs="Times New Roman"/>
          <w:i/>
          <w:iCs/>
          <w:sz w:val="24"/>
        </w:rPr>
        <w:t>Toxicol. Sci.</w:t>
      </w:r>
      <w:r w:rsidRPr="007511C4">
        <w:rPr>
          <w:rFonts w:ascii="Times New Roman" w:hAnsi="Times New Roman" w:cs="Times New Roman"/>
          <w:sz w:val="24"/>
        </w:rPr>
        <w:t xml:space="preserve"> </w:t>
      </w:r>
      <w:r w:rsidRPr="007511C4">
        <w:rPr>
          <w:rFonts w:ascii="Times New Roman" w:hAnsi="Times New Roman" w:cs="Times New Roman"/>
          <w:b/>
          <w:bCs/>
          <w:sz w:val="24"/>
        </w:rPr>
        <w:t>102</w:t>
      </w:r>
      <w:r w:rsidRPr="007511C4">
        <w:rPr>
          <w:rFonts w:ascii="Times New Roman" w:hAnsi="Times New Roman" w:cs="Times New Roman"/>
          <w:sz w:val="24"/>
        </w:rPr>
        <w:t>, 129–137 (2008).</w:t>
      </w:r>
    </w:p>
    <w:p w:rsidRPr="007511C4" w:rsidR="007511C4" w:rsidP="00AD57EE" w:rsidRDefault="007511C4" w14:paraId="0F320D44" w14:textId="77777777">
      <w:pPr>
        <w:pStyle w:val="Bibliography"/>
        <w:spacing w:after="0" w:line="480" w:lineRule="auto"/>
        <w:rPr>
          <w:rFonts w:ascii="Times New Roman" w:hAnsi="Times New Roman" w:cs="Times New Roman"/>
          <w:sz w:val="24"/>
        </w:rPr>
      </w:pPr>
      <w:r w:rsidRPr="007511C4">
        <w:rPr>
          <w:rFonts w:ascii="Times New Roman" w:hAnsi="Times New Roman" w:cs="Times New Roman"/>
          <w:sz w:val="24"/>
        </w:rPr>
        <w:t>5.</w:t>
      </w:r>
      <w:r w:rsidRPr="007511C4">
        <w:rPr>
          <w:rFonts w:ascii="Times New Roman" w:hAnsi="Times New Roman" w:cs="Times New Roman"/>
          <w:sz w:val="24"/>
        </w:rPr>
        <w:tab/>
      </w:r>
      <w:r w:rsidRPr="007511C4">
        <w:rPr>
          <w:rFonts w:ascii="Times New Roman" w:hAnsi="Times New Roman" w:cs="Times New Roman"/>
          <w:sz w:val="24"/>
        </w:rPr>
        <w:t xml:space="preserve">Snyder, S. A., Westerhoff, P., Yoon, Y. &amp; Sedlak, D. L. Pharmaceuticals, Personal Care Products, and Endocrine Disruptors in Water: Implications for the Water Industry. </w:t>
      </w:r>
      <w:r w:rsidRPr="007511C4">
        <w:rPr>
          <w:rFonts w:ascii="Times New Roman" w:hAnsi="Times New Roman" w:cs="Times New Roman"/>
          <w:i/>
          <w:iCs/>
          <w:sz w:val="24"/>
        </w:rPr>
        <w:t>Environ. Eng. Sci.</w:t>
      </w:r>
      <w:r w:rsidRPr="007511C4">
        <w:rPr>
          <w:rFonts w:ascii="Times New Roman" w:hAnsi="Times New Roman" w:cs="Times New Roman"/>
          <w:sz w:val="24"/>
        </w:rPr>
        <w:t xml:space="preserve"> </w:t>
      </w:r>
      <w:r w:rsidRPr="007511C4">
        <w:rPr>
          <w:rFonts w:ascii="Times New Roman" w:hAnsi="Times New Roman" w:cs="Times New Roman"/>
          <w:b/>
          <w:bCs/>
          <w:sz w:val="24"/>
        </w:rPr>
        <w:t>20</w:t>
      </w:r>
      <w:r w:rsidRPr="007511C4">
        <w:rPr>
          <w:rFonts w:ascii="Times New Roman" w:hAnsi="Times New Roman" w:cs="Times New Roman"/>
          <w:sz w:val="24"/>
        </w:rPr>
        <w:t>, 449–469 (2003).</w:t>
      </w:r>
    </w:p>
    <w:p w:rsidRPr="007511C4" w:rsidR="007511C4" w:rsidP="00AD57EE" w:rsidRDefault="007511C4" w14:paraId="0E339038" w14:textId="77777777">
      <w:pPr>
        <w:pStyle w:val="Bibliography"/>
        <w:spacing w:after="0" w:line="480" w:lineRule="auto"/>
        <w:rPr>
          <w:rFonts w:ascii="Times New Roman" w:hAnsi="Times New Roman" w:cs="Times New Roman"/>
          <w:sz w:val="24"/>
        </w:rPr>
      </w:pPr>
      <w:r w:rsidRPr="007511C4">
        <w:rPr>
          <w:rFonts w:ascii="Times New Roman" w:hAnsi="Times New Roman" w:cs="Times New Roman"/>
          <w:sz w:val="24"/>
        </w:rPr>
        <w:t>6.</w:t>
      </w:r>
      <w:r w:rsidRPr="007511C4">
        <w:rPr>
          <w:rFonts w:ascii="Times New Roman" w:hAnsi="Times New Roman" w:cs="Times New Roman"/>
          <w:sz w:val="24"/>
        </w:rPr>
        <w:tab/>
      </w:r>
      <w:r w:rsidRPr="007511C4">
        <w:rPr>
          <w:rFonts w:ascii="Times New Roman" w:hAnsi="Times New Roman" w:cs="Times New Roman"/>
          <w:sz w:val="24"/>
        </w:rPr>
        <w:t xml:space="preserve">Petre, M. </w:t>
      </w:r>
      <w:r w:rsidRPr="007511C4">
        <w:rPr>
          <w:rFonts w:ascii="Times New Roman" w:hAnsi="Times New Roman" w:cs="Times New Roman"/>
          <w:i/>
          <w:iCs/>
          <w:sz w:val="24"/>
        </w:rPr>
        <w:t>Environmental Biotechnology: New Approaches and Prospective Applications</w:t>
      </w:r>
      <w:r w:rsidRPr="007511C4">
        <w:rPr>
          <w:rFonts w:ascii="Times New Roman" w:hAnsi="Times New Roman" w:cs="Times New Roman"/>
          <w:sz w:val="24"/>
        </w:rPr>
        <w:t>. (BoD – Books on Demand, 2013).</w:t>
      </w:r>
    </w:p>
    <w:p w:rsidRPr="007511C4" w:rsidR="007511C4" w:rsidP="00AD57EE" w:rsidRDefault="007511C4" w14:paraId="6B3075C1" w14:textId="77777777">
      <w:pPr>
        <w:pStyle w:val="Bibliography"/>
        <w:spacing w:after="0" w:line="480" w:lineRule="auto"/>
        <w:rPr>
          <w:rFonts w:ascii="Times New Roman" w:hAnsi="Times New Roman" w:cs="Times New Roman"/>
          <w:sz w:val="24"/>
        </w:rPr>
      </w:pPr>
      <w:r w:rsidRPr="007511C4">
        <w:rPr>
          <w:rFonts w:ascii="Times New Roman" w:hAnsi="Times New Roman" w:cs="Times New Roman"/>
          <w:sz w:val="24"/>
        </w:rPr>
        <w:t>7.</w:t>
      </w:r>
      <w:r w:rsidRPr="007511C4">
        <w:rPr>
          <w:rFonts w:ascii="Times New Roman" w:hAnsi="Times New Roman" w:cs="Times New Roman"/>
          <w:sz w:val="24"/>
        </w:rPr>
        <w:tab/>
      </w:r>
      <w:r w:rsidRPr="007511C4">
        <w:rPr>
          <w:rFonts w:ascii="Times New Roman" w:hAnsi="Times New Roman" w:cs="Times New Roman"/>
          <w:sz w:val="24"/>
        </w:rPr>
        <w:t xml:space="preserve">Daims, H., Nielsen, J. L., Nielsen, P. H., Schleifer, K.-H. &amp; Wagner, M. In Situ Characterization ofNitrospira-Like Nitrite-Oxidizing Bacteria Active in Wastewater Treatment Plants. </w:t>
      </w:r>
      <w:r w:rsidRPr="007511C4">
        <w:rPr>
          <w:rFonts w:ascii="Times New Roman" w:hAnsi="Times New Roman" w:cs="Times New Roman"/>
          <w:i/>
          <w:iCs/>
          <w:sz w:val="24"/>
        </w:rPr>
        <w:t>Appl. Environ. Microbiol.</w:t>
      </w:r>
      <w:r w:rsidRPr="007511C4">
        <w:rPr>
          <w:rFonts w:ascii="Times New Roman" w:hAnsi="Times New Roman" w:cs="Times New Roman"/>
          <w:sz w:val="24"/>
        </w:rPr>
        <w:t xml:space="preserve"> </w:t>
      </w:r>
      <w:r w:rsidRPr="007511C4">
        <w:rPr>
          <w:rFonts w:ascii="Times New Roman" w:hAnsi="Times New Roman" w:cs="Times New Roman"/>
          <w:b/>
          <w:bCs/>
          <w:sz w:val="24"/>
        </w:rPr>
        <w:t>67</w:t>
      </w:r>
      <w:r w:rsidRPr="007511C4">
        <w:rPr>
          <w:rFonts w:ascii="Times New Roman" w:hAnsi="Times New Roman" w:cs="Times New Roman"/>
          <w:sz w:val="24"/>
        </w:rPr>
        <w:t>, 5273–5284 (2001).</w:t>
      </w:r>
    </w:p>
    <w:p w:rsidRPr="007511C4" w:rsidR="007511C4" w:rsidP="00AD57EE" w:rsidRDefault="007511C4" w14:paraId="3D225CE8" w14:textId="77777777">
      <w:pPr>
        <w:pStyle w:val="Bibliography"/>
        <w:spacing w:after="0" w:line="480" w:lineRule="auto"/>
        <w:rPr>
          <w:rFonts w:ascii="Times New Roman" w:hAnsi="Times New Roman" w:cs="Times New Roman"/>
          <w:sz w:val="24"/>
        </w:rPr>
      </w:pPr>
      <w:r w:rsidRPr="007511C4">
        <w:rPr>
          <w:rFonts w:ascii="Times New Roman" w:hAnsi="Times New Roman" w:cs="Times New Roman"/>
          <w:sz w:val="24"/>
        </w:rPr>
        <w:t>8.</w:t>
      </w:r>
      <w:r w:rsidRPr="007511C4">
        <w:rPr>
          <w:rFonts w:ascii="Times New Roman" w:hAnsi="Times New Roman" w:cs="Times New Roman"/>
          <w:sz w:val="24"/>
        </w:rPr>
        <w:tab/>
      </w:r>
      <w:r w:rsidRPr="007511C4">
        <w:rPr>
          <w:rFonts w:ascii="Times New Roman" w:hAnsi="Times New Roman" w:cs="Times New Roman"/>
          <w:sz w:val="24"/>
        </w:rPr>
        <w:t xml:space="preserve">Kim, S. </w:t>
      </w:r>
      <w:r w:rsidRPr="007511C4">
        <w:rPr>
          <w:rFonts w:ascii="Times New Roman" w:hAnsi="Times New Roman" w:cs="Times New Roman"/>
          <w:i/>
          <w:iCs/>
          <w:sz w:val="24"/>
        </w:rPr>
        <w:t>et al.</w:t>
      </w:r>
      <w:r w:rsidRPr="007511C4">
        <w:rPr>
          <w:rFonts w:ascii="Times New Roman" w:hAnsi="Times New Roman" w:cs="Times New Roman"/>
          <w:sz w:val="24"/>
        </w:rPr>
        <w:t xml:space="preserve"> Impact of inoculum sources on biotransformation of pharmaceuticals and personal care products. </w:t>
      </w:r>
      <w:r w:rsidRPr="007511C4">
        <w:rPr>
          <w:rFonts w:ascii="Times New Roman" w:hAnsi="Times New Roman" w:cs="Times New Roman"/>
          <w:i/>
          <w:iCs/>
          <w:sz w:val="24"/>
        </w:rPr>
        <w:t>Water Res.</w:t>
      </w:r>
      <w:r w:rsidRPr="007511C4">
        <w:rPr>
          <w:rFonts w:ascii="Times New Roman" w:hAnsi="Times New Roman" w:cs="Times New Roman"/>
          <w:sz w:val="24"/>
        </w:rPr>
        <w:t xml:space="preserve"> </w:t>
      </w:r>
      <w:r w:rsidRPr="007511C4">
        <w:rPr>
          <w:rFonts w:ascii="Times New Roman" w:hAnsi="Times New Roman" w:cs="Times New Roman"/>
          <w:b/>
          <w:bCs/>
          <w:sz w:val="24"/>
        </w:rPr>
        <w:t>125</w:t>
      </w:r>
      <w:r w:rsidRPr="007511C4">
        <w:rPr>
          <w:rFonts w:ascii="Times New Roman" w:hAnsi="Times New Roman" w:cs="Times New Roman"/>
          <w:sz w:val="24"/>
        </w:rPr>
        <w:t>, 227–236 (2017).</w:t>
      </w:r>
    </w:p>
    <w:p w:rsidRPr="007511C4" w:rsidR="007511C4" w:rsidP="00AD57EE" w:rsidRDefault="007511C4" w14:paraId="6A530A6B" w14:textId="77777777">
      <w:pPr>
        <w:pStyle w:val="Bibliography"/>
        <w:spacing w:after="0" w:line="480" w:lineRule="auto"/>
        <w:rPr>
          <w:rFonts w:ascii="Times New Roman" w:hAnsi="Times New Roman" w:cs="Times New Roman"/>
          <w:sz w:val="24"/>
        </w:rPr>
      </w:pPr>
      <w:r w:rsidRPr="007511C4">
        <w:rPr>
          <w:rFonts w:ascii="Times New Roman" w:hAnsi="Times New Roman" w:cs="Times New Roman"/>
          <w:sz w:val="24"/>
        </w:rPr>
        <w:t>9.</w:t>
      </w:r>
      <w:r w:rsidRPr="007511C4">
        <w:rPr>
          <w:rFonts w:ascii="Times New Roman" w:hAnsi="Times New Roman" w:cs="Times New Roman"/>
          <w:sz w:val="24"/>
        </w:rPr>
        <w:tab/>
      </w:r>
      <w:r w:rsidRPr="007511C4">
        <w:rPr>
          <w:rFonts w:ascii="Times New Roman" w:hAnsi="Times New Roman" w:cs="Times New Roman"/>
          <w:sz w:val="24"/>
        </w:rPr>
        <w:t xml:space="preserve">Yoon, M. K., Drewes, J. E. &amp; Amy, G. L. Fate of bulk and trace organics during a simulated aquifer recharge and recovery (ARR)-ozone hybrid process. </w:t>
      </w:r>
      <w:r w:rsidRPr="007511C4">
        <w:rPr>
          <w:rFonts w:ascii="Times New Roman" w:hAnsi="Times New Roman" w:cs="Times New Roman"/>
          <w:i/>
          <w:iCs/>
          <w:sz w:val="24"/>
        </w:rPr>
        <w:t>Chemosphere</w:t>
      </w:r>
      <w:r w:rsidRPr="007511C4">
        <w:rPr>
          <w:rFonts w:ascii="Times New Roman" w:hAnsi="Times New Roman" w:cs="Times New Roman"/>
          <w:sz w:val="24"/>
        </w:rPr>
        <w:t xml:space="preserve"> </w:t>
      </w:r>
      <w:r w:rsidRPr="007511C4">
        <w:rPr>
          <w:rFonts w:ascii="Times New Roman" w:hAnsi="Times New Roman" w:cs="Times New Roman"/>
          <w:b/>
          <w:bCs/>
          <w:sz w:val="24"/>
        </w:rPr>
        <w:t>93</w:t>
      </w:r>
      <w:r w:rsidRPr="007511C4">
        <w:rPr>
          <w:rFonts w:ascii="Times New Roman" w:hAnsi="Times New Roman" w:cs="Times New Roman"/>
          <w:sz w:val="24"/>
        </w:rPr>
        <w:t>, 2055–2062 (2013).</w:t>
      </w:r>
    </w:p>
    <w:p w:rsidRPr="007511C4" w:rsidR="007511C4" w:rsidP="00AD57EE" w:rsidRDefault="007511C4" w14:paraId="0EC3986B" w14:textId="77777777">
      <w:pPr>
        <w:pStyle w:val="Bibliography"/>
        <w:spacing w:after="0" w:line="480" w:lineRule="auto"/>
        <w:rPr>
          <w:rFonts w:ascii="Times New Roman" w:hAnsi="Times New Roman" w:cs="Times New Roman"/>
          <w:sz w:val="24"/>
        </w:rPr>
      </w:pPr>
      <w:r w:rsidRPr="007511C4">
        <w:rPr>
          <w:rFonts w:ascii="Times New Roman" w:hAnsi="Times New Roman" w:cs="Times New Roman"/>
          <w:sz w:val="24"/>
        </w:rPr>
        <w:t>10.</w:t>
      </w:r>
      <w:r w:rsidRPr="007511C4">
        <w:rPr>
          <w:rFonts w:ascii="Times New Roman" w:hAnsi="Times New Roman" w:cs="Times New Roman"/>
          <w:sz w:val="24"/>
        </w:rPr>
        <w:tab/>
      </w:r>
      <w:r w:rsidRPr="007511C4">
        <w:rPr>
          <w:rFonts w:ascii="Times New Roman" w:hAnsi="Times New Roman" w:cs="Times New Roman"/>
          <w:sz w:val="24"/>
        </w:rPr>
        <w:t xml:space="preserve">Yu, J. T., Bouwer, E. J. &amp; Coelhan, M. Occurrence and biodegradability studies of selected pharmaceuticals and personal care products in sewage effluent. </w:t>
      </w:r>
      <w:r w:rsidRPr="007511C4">
        <w:rPr>
          <w:rFonts w:ascii="Times New Roman" w:hAnsi="Times New Roman" w:cs="Times New Roman"/>
          <w:i/>
          <w:iCs/>
          <w:sz w:val="24"/>
        </w:rPr>
        <w:t>Agric. Water Manag.</w:t>
      </w:r>
      <w:r w:rsidRPr="007511C4">
        <w:rPr>
          <w:rFonts w:ascii="Times New Roman" w:hAnsi="Times New Roman" w:cs="Times New Roman"/>
          <w:sz w:val="24"/>
        </w:rPr>
        <w:t xml:space="preserve"> </w:t>
      </w:r>
      <w:r w:rsidRPr="007511C4">
        <w:rPr>
          <w:rFonts w:ascii="Times New Roman" w:hAnsi="Times New Roman" w:cs="Times New Roman"/>
          <w:b/>
          <w:bCs/>
          <w:sz w:val="24"/>
        </w:rPr>
        <w:t>86</w:t>
      </w:r>
      <w:r w:rsidRPr="007511C4">
        <w:rPr>
          <w:rFonts w:ascii="Times New Roman" w:hAnsi="Times New Roman" w:cs="Times New Roman"/>
          <w:sz w:val="24"/>
        </w:rPr>
        <w:t>, 72–80 (2006).</w:t>
      </w:r>
    </w:p>
    <w:p w:rsidRPr="007511C4" w:rsidR="007511C4" w:rsidP="00AD57EE" w:rsidRDefault="007511C4" w14:paraId="00BB09C8" w14:textId="537F81A8">
      <w:pPr>
        <w:pStyle w:val="Bibliography"/>
        <w:spacing w:after="0" w:line="480" w:lineRule="auto"/>
        <w:rPr>
          <w:rFonts w:ascii="Times New Roman" w:hAnsi="Times New Roman" w:cs="Times New Roman"/>
          <w:sz w:val="24"/>
          <w:szCs w:val="24"/>
        </w:rPr>
      </w:pPr>
      <w:r w:rsidRPr="4BD3D3ED">
        <w:rPr>
          <w:rFonts w:ascii="Times New Roman" w:hAnsi="Times New Roman" w:cs="Times New Roman"/>
          <w:sz w:val="24"/>
          <w:szCs w:val="24"/>
        </w:rPr>
        <w:t>11.</w:t>
      </w:r>
      <w:r>
        <w:tab/>
      </w:r>
      <w:r w:rsidRPr="4BD3D3ED">
        <w:rPr>
          <w:rFonts w:ascii="Times New Roman" w:hAnsi="Times New Roman" w:cs="Times New Roman"/>
          <w:sz w:val="24"/>
          <w:szCs w:val="24"/>
        </w:rPr>
        <w:t xml:space="preserve">de Montellano, P. R. O. 1-Aminobenzotriazole: A Mechanism-Based Cytochrome </w:t>
      </w:r>
      <w:r w:rsidRPr="4BD3D3ED" w:rsidR="3F8DDC38">
        <w:rPr>
          <w:rFonts w:ascii="Times New Roman" w:hAnsi="Times New Roman" w:cs="Times New Roman"/>
          <w:sz w:val="24"/>
          <w:szCs w:val="24"/>
        </w:rPr>
        <w:t>P450</w:t>
      </w:r>
      <w:r w:rsidRPr="4BD3D3ED">
        <w:rPr>
          <w:rFonts w:ascii="Times New Roman" w:hAnsi="Times New Roman" w:cs="Times New Roman"/>
          <w:sz w:val="24"/>
          <w:szCs w:val="24"/>
        </w:rPr>
        <w:t xml:space="preserve"> Inhibitor and Probe of Cytochrome </w:t>
      </w:r>
      <w:r w:rsidRPr="4BD3D3ED" w:rsidR="3F8DDC38">
        <w:rPr>
          <w:rFonts w:ascii="Times New Roman" w:hAnsi="Times New Roman" w:cs="Times New Roman"/>
          <w:sz w:val="24"/>
          <w:szCs w:val="24"/>
        </w:rPr>
        <w:t>P450</w:t>
      </w:r>
      <w:r w:rsidRPr="4BD3D3ED">
        <w:rPr>
          <w:rFonts w:ascii="Times New Roman" w:hAnsi="Times New Roman" w:cs="Times New Roman"/>
          <w:sz w:val="24"/>
          <w:szCs w:val="24"/>
        </w:rPr>
        <w:t xml:space="preserve"> Biology. </w:t>
      </w:r>
      <w:r w:rsidRPr="4BD3D3ED">
        <w:rPr>
          <w:rFonts w:ascii="Times New Roman" w:hAnsi="Times New Roman" w:cs="Times New Roman"/>
          <w:i/>
          <w:iCs/>
          <w:sz w:val="24"/>
          <w:szCs w:val="24"/>
        </w:rPr>
        <w:t>Med. Chem.</w:t>
      </w:r>
      <w:r w:rsidRPr="4BD3D3ED">
        <w:rPr>
          <w:rFonts w:ascii="Times New Roman" w:hAnsi="Times New Roman" w:cs="Times New Roman"/>
          <w:sz w:val="24"/>
          <w:szCs w:val="24"/>
        </w:rPr>
        <w:t xml:space="preserve"> </w:t>
      </w:r>
      <w:r w:rsidRPr="4BD3D3ED">
        <w:rPr>
          <w:rFonts w:ascii="Times New Roman" w:hAnsi="Times New Roman" w:cs="Times New Roman"/>
          <w:b/>
          <w:bCs/>
          <w:sz w:val="24"/>
          <w:szCs w:val="24"/>
        </w:rPr>
        <w:t>8</w:t>
      </w:r>
      <w:r w:rsidRPr="4BD3D3ED">
        <w:rPr>
          <w:rFonts w:ascii="Times New Roman" w:hAnsi="Times New Roman" w:cs="Times New Roman"/>
          <w:sz w:val="24"/>
          <w:szCs w:val="24"/>
        </w:rPr>
        <w:t>, 038 (2018).</w:t>
      </w:r>
    </w:p>
    <w:p w:rsidRPr="007511C4" w:rsidR="007511C4" w:rsidP="00AD57EE" w:rsidRDefault="007511C4" w14:paraId="2272E705" w14:textId="77777777">
      <w:pPr>
        <w:pStyle w:val="Bibliography"/>
        <w:spacing w:after="0" w:line="480" w:lineRule="auto"/>
        <w:rPr>
          <w:rFonts w:ascii="Times New Roman" w:hAnsi="Times New Roman" w:cs="Times New Roman"/>
          <w:sz w:val="24"/>
        </w:rPr>
      </w:pPr>
      <w:r w:rsidRPr="007511C4">
        <w:rPr>
          <w:rFonts w:ascii="Times New Roman" w:hAnsi="Times New Roman" w:cs="Times New Roman"/>
          <w:sz w:val="24"/>
        </w:rPr>
        <w:t>12.</w:t>
      </w:r>
      <w:r w:rsidRPr="007511C4">
        <w:rPr>
          <w:rFonts w:ascii="Times New Roman" w:hAnsi="Times New Roman" w:cs="Times New Roman"/>
          <w:sz w:val="24"/>
        </w:rPr>
        <w:tab/>
      </w:r>
      <w:r w:rsidRPr="007511C4">
        <w:rPr>
          <w:rFonts w:ascii="Times New Roman" w:hAnsi="Times New Roman" w:cs="Times New Roman"/>
          <w:sz w:val="24"/>
        </w:rPr>
        <w:t xml:space="preserve">Tsugawa, H. </w:t>
      </w:r>
      <w:r w:rsidRPr="007511C4">
        <w:rPr>
          <w:rFonts w:ascii="Times New Roman" w:hAnsi="Times New Roman" w:cs="Times New Roman"/>
          <w:i/>
          <w:iCs/>
          <w:sz w:val="24"/>
        </w:rPr>
        <w:t>et al.</w:t>
      </w:r>
      <w:r w:rsidRPr="007511C4">
        <w:rPr>
          <w:rFonts w:ascii="Times New Roman" w:hAnsi="Times New Roman" w:cs="Times New Roman"/>
          <w:sz w:val="24"/>
        </w:rPr>
        <w:t xml:space="preserve"> MS-DIAL: data-independent MS/MS deconvolution for comprehensive metabolome analysis. </w:t>
      </w:r>
      <w:r w:rsidRPr="007511C4">
        <w:rPr>
          <w:rFonts w:ascii="Times New Roman" w:hAnsi="Times New Roman" w:cs="Times New Roman"/>
          <w:i/>
          <w:iCs/>
          <w:sz w:val="24"/>
        </w:rPr>
        <w:t>Nat. Methods</w:t>
      </w:r>
      <w:r w:rsidRPr="007511C4">
        <w:rPr>
          <w:rFonts w:ascii="Times New Roman" w:hAnsi="Times New Roman" w:cs="Times New Roman"/>
          <w:sz w:val="24"/>
        </w:rPr>
        <w:t xml:space="preserve"> </w:t>
      </w:r>
      <w:r w:rsidRPr="007511C4">
        <w:rPr>
          <w:rFonts w:ascii="Times New Roman" w:hAnsi="Times New Roman" w:cs="Times New Roman"/>
          <w:b/>
          <w:bCs/>
          <w:sz w:val="24"/>
        </w:rPr>
        <w:t>12</w:t>
      </w:r>
      <w:r w:rsidRPr="007511C4">
        <w:rPr>
          <w:rFonts w:ascii="Times New Roman" w:hAnsi="Times New Roman" w:cs="Times New Roman"/>
          <w:sz w:val="24"/>
        </w:rPr>
        <w:t>, 523–526 (2015).</w:t>
      </w:r>
    </w:p>
    <w:p w:rsidRPr="007511C4" w:rsidR="007511C4" w:rsidP="00AD57EE" w:rsidRDefault="007511C4" w14:paraId="2D15687C" w14:textId="77777777">
      <w:pPr>
        <w:pStyle w:val="Bibliography"/>
        <w:spacing w:after="0" w:line="480" w:lineRule="auto"/>
        <w:rPr>
          <w:rFonts w:ascii="Times New Roman" w:hAnsi="Times New Roman" w:cs="Times New Roman"/>
          <w:sz w:val="24"/>
        </w:rPr>
      </w:pPr>
      <w:r w:rsidRPr="007511C4">
        <w:rPr>
          <w:rFonts w:ascii="Times New Roman" w:hAnsi="Times New Roman" w:cs="Times New Roman"/>
          <w:sz w:val="24"/>
        </w:rPr>
        <w:t>13.</w:t>
      </w:r>
      <w:r w:rsidRPr="007511C4">
        <w:rPr>
          <w:rFonts w:ascii="Times New Roman" w:hAnsi="Times New Roman" w:cs="Times New Roman"/>
          <w:sz w:val="24"/>
        </w:rPr>
        <w:tab/>
      </w:r>
      <w:r w:rsidRPr="007511C4">
        <w:rPr>
          <w:rFonts w:ascii="Times New Roman" w:hAnsi="Times New Roman" w:cs="Times New Roman"/>
          <w:sz w:val="24"/>
        </w:rPr>
        <w:t xml:space="preserve">Nothias, L.-F. </w:t>
      </w:r>
      <w:r w:rsidRPr="007511C4">
        <w:rPr>
          <w:rFonts w:ascii="Times New Roman" w:hAnsi="Times New Roman" w:cs="Times New Roman"/>
          <w:i/>
          <w:iCs/>
          <w:sz w:val="24"/>
        </w:rPr>
        <w:t>et al.</w:t>
      </w:r>
      <w:r w:rsidRPr="007511C4">
        <w:rPr>
          <w:rFonts w:ascii="Times New Roman" w:hAnsi="Times New Roman" w:cs="Times New Roman"/>
          <w:sz w:val="24"/>
        </w:rPr>
        <w:t xml:space="preserve"> Feature-based molecular networking in the GNPS analysis environment. </w:t>
      </w:r>
      <w:r w:rsidRPr="007511C4">
        <w:rPr>
          <w:rFonts w:ascii="Times New Roman" w:hAnsi="Times New Roman" w:cs="Times New Roman"/>
          <w:i/>
          <w:iCs/>
          <w:sz w:val="24"/>
        </w:rPr>
        <w:t>Nat. Methods</w:t>
      </w:r>
      <w:r w:rsidRPr="007511C4">
        <w:rPr>
          <w:rFonts w:ascii="Times New Roman" w:hAnsi="Times New Roman" w:cs="Times New Roman"/>
          <w:sz w:val="24"/>
        </w:rPr>
        <w:t xml:space="preserve"> </w:t>
      </w:r>
      <w:r w:rsidRPr="007511C4">
        <w:rPr>
          <w:rFonts w:ascii="Times New Roman" w:hAnsi="Times New Roman" w:cs="Times New Roman"/>
          <w:b/>
          <w:bCs/>
          <w:sz w:val="24"/>
        </w:rPr>
        <w:t>17</w:t>
      </w:r>
      <w:r w:rsidRPr="007511C4">
        <w:rPr>
          <w:rFonts w:ascii="Times New Roman" w:hAnsi="Times New Roman" w:cs="Times New Roman"/>
          <w:sz w:val="24"/>
        </w:rPr>
        <w:t>, 905–908 (2020).</w:t>
      </w:r>
    </w:p>
    <w:p w:rsidRPr="007511C4" w:rsidR="007511C4" w:rsidP="00AD57EE" w:rsidRDefault="007511C4" w14:paraId="29562ED5" w14:textId="77777777">
      <w:pPr>
        <w:pStyle w:val="Bibliography"/>
        <w:spacing w:after="0" w:line="480" w:lineRule="auto"/>
        <w:rPr>
          <w:rFonts w:ascii="Times New Roman" w:hAnsi="Times New Roman" w:cs="Times New Roman"/>
          <w:sz w:val="24"/>
        </w:rPr>
      </w:pPr>
      <w:r w:rsidRPr="007511C4">
        <w:rPr>
          <w:rFonts w:ascii="Times New Roman" w:hAnsi="Times New Roman" w:cs="Times New Roman"/>
          <w:sz w:val="24"/>
        </w:rPr>
        <w:t>14.</w:t>
      </w:r>
      <w:r w:rsidRPr="007511C4">
        <w:rPr>
          <w:rFonts w:ascii="Times New Roman" w:hAnsi="Times New Roman" w:cs="Times New Roman"/>
          <w:sz w:val="24"/>
        </w:rPr>
        <w:tab/>
      </w:r>
      <w:r w:rsidRPr="007511C4">
        <w:rPr>
          <w:rFonts w:ascii="Times New Roman" w:hAnsi="Times New Roman" w:cs="Times New Roman"/>
          <w:sz w:val="24"/>
        </w:rPr>
        <w:t xml:space="preserve">Jagtap, P. </w:t>
      </w:r>
      <w:r w:rsidRPr="007511C4">
        <w:rPr>
          <w:rFonts w:ascii="Times New Roman" w:hAnsi="Times New Roman" w:cs="Times New Roman"/>
          <w:i/>
          <w:iCs/>
          <w:sz w:val="24"/>
        </w:rPr>
        <w:t>et al.</w:t>
      </w:r>
      <w:r w:rsidRPr="007511C4">
        <w:rPr>
          <w:rFonts w:ascii="Times New Roman" w:hAnsi="Times New Roman" w:cs="Times New Roman"/>
          <w:sz w:val="24"/>
        </w:rPr>
        <w:t xml:space="preserve"> A two-step database search method improves sensitivity in peptide sequence matches for metaproteomics and proteogenomics studies. </w:t>
      </w:r>
      <w:r w:rsidRPr="007511C4">
        <w:rPr>
          <w:rFonts w:ascii="Times New Roman" w:hAnsi="Times New Roman" w:cs="Times New Roman"/>
          <w:i/>
          <w:iCs/>
          <w:sz w:val="24"/>
        </w:rPr>
        <w:t>PROTEOMICS</w:t>
      </w:r>
      <w:r w:rsidRPr="007511C4">
        <w:rPr>
          <w:rFonts w:ascii="Times New Roman" w:hAnsi="Times New Roman" w:cs="Times New Roman"/>
          <w:sz w:val="24"/>
        </w:rPr>
        <w:t xml:space="preserve"> </w:t>
      </w:r>
      <w:r w:rsidRPr="007511C4">
        <w:rPr>
          <w:rFonts w:ascii="Times New Roman" w:hAnsi="Times New Roman" w:cs="Times New Roman"/>
          <w:b/>
          <w:bCs/>
          <w:sz w:val="24"/>
        </w:rPr>
        <w:t>13</w:t>
      </w:r>
      <w:r w:rsidRPr="007511C4">
        <w:rPr>
          <w:rFonts w:ascii="Times New Roman" w:hAnsi="Times New Roman" w:cs="Times New Roman"/>
          <w:sz w:val="24"/>
        </w:rPr>
        <w:t>, 1352–1357 (2013).</w:t>
      </w:r>
    </w:p>
    <w:p w:rsidRPr="007511C4" w:rsidR="007511C4" w:rsidP="00AD57EE" w:rsidRDefault="007511C4" w14:paraId="6A4F7209" w14:textId="77777777">
      <w:pPr>
        <w:pStyle w:val="Bibliography"/>
        <w:spacing w:after="0" w:line="480" w:lineRule="auto"/>
        <w:rPr>
          <w:rFonts w:ascii="Times New Roman" w:hAnsi="Times New Roman" w:cs="Times New Roman"/>
          <w:sz w:val="24"/>
        </w:rPr>
      </w:pPr>
      <w:r w:rsidRPr="007511C4">
        <w:rPr>
          <w:rFonts w:ascii="Times New Roman" w:hAnsi="Times New Roman" w:cs="Times New Roman"/>
          <w:sz w:val="24"/>
        </w:rPr>
        <w:t>15.</w:t>
      </w:r>
      <w:r w:rsidRPr="007511C4">
        <w:rPr>
          <w:rFonts w:ascii="Times New Roman" w:hAnsi="Times New Roman" w:cs="Times New Roman"/>
          <w:sz w:val="24"/>
        </w:rPr>
        <w:tab/>
      </w:r>
      <w:r w:rsidRPr="007511C4">
        <w:rPr>
          <w:rFonts w:ascii="Times New Roman" w:hAnsi="Times New Roman" w:cs="Times New Roman"/>
          <w:sz w:val="24"/>
        </w:rPr>
        <w:t xml:space="preserve">Keegan, K. P., Glass, E. M. &amp; Meyer, F. MG-RAST, a Metagenomics Service for Analysis of Microbial Community Structure and Function. in </w:t>
      </w:r>
      <w:r w:rsidRPr="007511C4">
        <w:rPr>
          <w:rFonts w:ascii="Times New Roman" w:hAnsi="Times New Roman" w:cs="Times New Roman"/>
          <w:i/>
          <w:iCs/>
          <w:sz w:val="24"/>
        </w:rPr>
        <w:t>Microbial Environmental Genomics (MEG)</w:t>
      </w:r>
      <w:r w:rsidRPr="007511C4">
        <w:rPr>
          <w:rFonts w:ascii="Times New Roman" w:hAnsi="Times New Roman" w:cs="Times New Roman"/>
          <w:sz w:val="24"/>
        </w:rPr>
        <w:t xml:space="preserve"> (eds Martin, F. &amp; Uroz, S.) 207–233 (Springer, New York, NY, 2016). doi:10.1007/978-1-4939-3369-3_13.</w:t>
      </w:r>
    </w:p>
    <w:p w:rsidRPr="007511C4" w:rsidR="007511C4" w:rsidP="00AD57EE" w:rsidRDefault="007511C4" w14:paraId="04D6C4DD" w14:textId="77777777">
      <w:pPr>
        <w:pStyle w:val="Bibliography"/>
        <w:spacing w:after="0" w:line="480" w:lineRule="auto"/>
        <w:rPr>
          <w:rFonts w:ascii="Times New Roman" w:hAnsi="Times New Roman" w:cs="Times New Roman"/>
          <w:sz w:val="24"/>
        </w:rPr>
      </w:pPr>
      <w:r w:rsidRPr="007511C4">
        <w:rPr>
          <w:rFonts w:ascii="Times New Roman" w:hAnsi="Times New Roman" w:cs="Times New Roman"/>
          <w:sz w:val="24"/>
        </w:rPr>
        <w:t>16.</w:t>
      </w:r>
      <w:r w:rsidRPr="007511C4">
        <w:rPr>
          <w:rFonts w:ascii="Times New Roman" w:hAnsi="Times New Roman" w:cs="Times New Roman"/>
          <w:sz w:val="24"/>
        </w:rPr>
        <w:tab/>
      </w:r>
      <w:r w:rsidRPr="007511C4">
        <w:rPr>
          <w:rFonts w:ascii="Times New Roman" w:hAnsi="Times New Roman" w:cs="Times New Roman"/>
          <w:sz w:val="24"/>
        </w:rPr>
        <w:t xml:space="preserve">Meyer, F. </w:t>
      </w:r>
      <w:r w:rsidRPr="007511C4">
        <w:rPr>
          <w:rFonts w:ascii="Times New Roman" w:hAnsi="Times New Roman" w:cs="Times New Roman"/>
          <w:i/>
          <w:iCs/>
          <w:sz w:val="24"/>
        </w:rPr>
        <w:t>et al.</w:t>
      </w:r>
      <w:r w:rsidRPr="007511C4">
        <w:rPr>
          <w:rFonts w:ascii="Times New Roman" w:hAnsi="Times New Roman" w:cs="Times New Roman"/>
          <w:sz w:val="24"/>
        </w:rPr>
        <w:t xml:space="preserve"> MG-RAST version 4—lessons learned from a decade of low-budget ultra-high-throughput metagenome analysis. </w:t>
      </w:r>
      <w:r w:rsidRPr="007511C4">
        <w:rPr>
          <w:rFonts w:ascii="Times New Roman" w:hAnsi="Times New Roman" w:cs="Times New Roman"/>
          <w:i/>
          <w:iCs/>
          <w:sz w:val="24"/>
        </w:rPr>
        <w:t>Brief. Bioinform.</w:t>
      </w:r>
      <w:r w:rsidRPr="007511C4">
        <w:rPr>
          <w:rFonts w:ascii="Times New Roman" w:hAnsi="Times New Roman" w:cs="Times New Roman"/>
          <w:sz w:val="24"/>
        </w:rPr>
        <w:t xml:space="preserve"> </w:t>
      </w:r>
      <w:r w:rsidRPr="007511C4">
        <w:rPr>
          <w:rFonts w:ascii="Times New Roman" w:hAnsi="Times New Roman" w:cs="Times New Roman"/>
          <w:b/>
          <w:bCs/>
          <w:sz w:val="24"/>
        </w:rPr>
        <w:t>20</w:t>
      </w:r>
      <w:r w:rsidRPr="007511C4">
        <w:rPr>
          <w:rFonts w:ascii="Times New Roman" w:hAnsi="Times New Roman" w:cs="Times New Roman"/>
          <w:sz w:val="24"/>
        </w:rPr>
        <w:t>, 1151–1159 (2019).</w:t>
      </w:r>
    </w:p>
    <w:p w:rsidRPr="007511C4" w:rsidR="007511C4" w:rsidP="00AD57EE" w:rsidRDefault="007511C4" w14:paraId="3E4AF833" w14:textId="77777777">
      <w:pPr>
        <w:pStyle w:val="Bibliography"/>
        <w:spacing w:after="0" w:line="480" w:lineRule="auto"/>
        <w:rPr>
          <w:rFonts w:ascii="Times New Roman" w:hAnsi="Times New Roman" w:cs="Times New Roman"/>
          <w:sz w:val="24"/>
        </w:rPr>
      </w:pPr>
      <w:r w:rsidRPr="007511C4">
        <w:rPr>
          <w:rFonts w:ascii="Times New Roman" w:hAnsi="Times New Roman" w:cs="Times New Roman"/>
          <w:sz w:val="24"/>
        </w:rPr>
        <w:t>17.</w:t>
      </w:r>
      <w:r w:rsidRPr="007511C4">
        <w:rPr>
          <w:rFonts w:ascii="Times New Roman" w:hAnsi="Times New Roman" w:cs="Times New Roman"/>
          <w:sz w:val="24"/>
        </w:rPr>
        <w:tab/>
      </w:r>
      <w:r w:rsidRPr="007511C4">
        <w:rPr>
          <w:rFonts w:ascii="Times New Roman" w:hAnsi="Times New Roman" w:cs="Times New Roman"/>
          <w:sz w:val="24"/>
        </w:rPr>
        <w:t xml:space="preserve">Meyer, F. </w:t>
      </w:r>
      <w:r w:rsidRPr="007511C4">
        <w:rPr>
          <w:rFonts w:ascii="Times New Roman" w:hAnsi="Times New Roman" w:cs="Times New Roman"/>
          <w:i/>
          <w:iCs/>
          <w:sz w:val="24"/>
        </w:rPr>
        <w:t>et al.</w:t>
      </w:r>
      <w:r w:rsidRPr="007511C4">
        <w:rPr>
          <w:rFonts w:ascii="Times New Roman" w:hAnsi="Times New Roman" w:cs="Times New Roman"/>
          <w:sz w:val="24"/>
        </w:rPr>
        <w:t xml:space="preserve"> The metagenomics RAST server – a public resource for the automatic phylogenetic and functional analysis of metagenomes. </w:t>
      </w:r>
      <w:r w:rsidRPr="007511C4">
        <w:rPr>
          <w:rFonts w:ascii="Times New Roman" w:hAnsi="Times New Roman" w:cs="Times New Roman"/>
          <w:i/>
          <w:iCs/>
          <w:sz w:val="24"/>
        </w:rPr>
        <w:t>BMC Bioinformatics</w:t>
      </w:r>
      <w:r w:rsidRPr="007511C4">
        <w:rPr>
          <w:rFonts w:ascii="Times New Roman" w:hAnsi="Times New Roman" w:cs="Times New Roman"/>
          <w:sz w:val="24"/>
        </w:rPr>
        <w:t xml:space="preserve"> </w:t>
      </w:r>
      <w:r w:rsidRPr="007511C4">
        <w:rPr>
          <w:rFonts w:ascii="Times New Roman" w:hAnsi="Times New Roman" w:cs="Times New Roman"/>
          <w:b/>
          <w:bCs/>
          <w:sz w:val="24"/>
        </w:rPr>
        <w:t>9</w:t>
      </w:r>
      <w:r w:rsidRPr="007511C4">
        <w:rPr>
          <w:rFonts w:ascii="Times New Roman" w:hAnsi="Times New Roman" w:cs="Times New Roman"/>
          <w:sz w:val="24"/>
        </w:rPr>
        <w:t>, 386 (2008).</w:t>
      </w:r>
    </w:p>
    <w:p w:rsidRPr="007511C4" w:rsidR="007511C4" w:rsidP="00AD57EE" w:rsidRDefault="007511C4" w14:paraId="5D2092EB" w14:textId="77777777">
      <w:pPr>
        <w:pStyle w:val="Bibliography"/>
        <w:spacing w:after="0" w:line="480" w:lineRule="auto"/>
        <w:rPr>
          <w:rFonts w:ascii="Times New Roman" w:hAnsi="Times New Roman" w:cs="Times New Roman"/>
          <w:sz w:val="24"/>
        </w:rPr>
      </w:pPr>
      <w:r w:rsidRPr="007511C4">
        <w:rPr>
          <w:rFonts w:ascii="Times New Roman" w:hAnsi="Times New Roman" w:cs="Times New Roman"/>
          <w:sz w:val="24"/>
        </w:rPr>
        <w:t>18.</w:t>
      </w:r>
      <w:r w:rsidRPr="007511C4">
        <w:rPr>
          <w:rFonts w:ascii="Times New Roman" w:hAnsi="Times New Roman" w:cs="Times New Roman"/>
          <w:sz w:val="24"/>
        </w:rPr>
        <w:tab/>
      </w:r>
      <w:r w:rsidRPr="007511C4">
        <w:rPr>
          <w:rFonts w:ascii="Times New Roman" w:hAnsi="Times New Roman" w:cs="Times New Roman"/>
          <w:sz w:val="24"/>
        </w:rPr>
        <w:t xml:space="preserve">Callahan, B. J. </w:t>
      </w:r>
      <w:r w:rsidRPr="007511C4">
        <w:rPr>
          <w:rFonts w:ascii="Times New Roman" w:hAnsi="Times New Roman" w:cs="Times New Roman"/>
          <w:i/>
          <w:iCs/>
          <w:sz w:val="24"/>
        </w:rPr>
        <w:t>et al.</w:t>
      </w:r>
      <w:r w:rsidRPr="007511C4">
        <w:rPr>
          <w:rFonts w:ascii="Times New Roman" w:hAnsi="Times New Roman" w:cs="Times New Roman"/>
          <w:sz w:val="24"/>
        </w:rPr>
        <w:t xml:space="preserve"> DADA2: High-resolution sample inference from Illumina amplicon data. </w:t>
      </w:r>
      <w:r w:rsidRPr="007511C4">
        <w:rPr>
          <w:rFonts w:ascii="Times New Roman" w:hAnsi="Times New Roman" w:cs="Times New Roman"/>
          <w:i/>
          <w:iCs/>
          <w:sz w:val="24"/>
        </w:rPr>
        <w:t>Nat. Methods</w:t>
      </w:r>
      <w:r w:rsidRPr="007511C4">
        <w:rPr>
          <w:rFonts w:ascii="Times New Roman" w:hAnsi="Times New Roman" w:cs="Times New Roman"/>
          <w:sz w:val="24"/>
        </w:rPr>
        <w:t xml:space="preserve"> </w:t>
      </w:r>
      <w:r w:rsidRPr="007511C4">
        <w:rPr>
          <w:rFonts w:ascii="Times New Roman" w:hAnsi="Times New Roman" w:cs="Times New Roman"/>
          <w:b/>
          <w:bCs/>
          <w:sz w:val="24"/>
        </w:rPr>
        <w:t>13</w:t>
      </w:r>
      <w:r w:rsidRPr="007511C4">
        <w:rPr>
          <w:rFonts w:ascii="Times New Roman" w:hAnsi="Times New Roman" w:cs="Times New Roman"/>
          <w:sz w:val="24"/>
        </w:rPr>
        <w:t>, 581–583 (2016).</w:t>
      </w:r>
    </w:p>
    <w:p w:rsidRPr="007511C4" w:rsidR="007511C4" w:rsidP="00AD57EE" w:rsidRDefault="007511C4" w14:paraId="45B12BC5" w14:textId="77777777">
      <w:pPr>
        <w:pStyle w:val="Bibliography"/>
        <w:spacing w:after="0" w:line="480" w:lineRule="auto"/>
        <w:rPr>
          <w:rFonts w:ascii="Times New Roman" w:hAnsi="Times New Roman" w:cs="Times New Roman"/>
          <w:sz w:val="24"/>
        </w:rPr>
      </w:pPr>
      <w:r w:rsidRPr="007511C4">
        <w:rPr>
          <w:rFonts w:ascii="Times New Roman" w:hAnsi="Times New Roman" w:cs="Times New Roman"/>
          <w:sz w:val="24"/>
        </w:rPr>
        <w:t>19.</w:t>
      </w:r>
      <w:r w:rsidRPr="007511C4">
        <w:rPr>
          <w:rFonts w:ascii="Times New Roman" w:hAnsi="Times New Roman" w:cs="Times New Roman"/>
          <w:sz w:val="24"/>
        </w:rPr>
        <w:tab/>
      </w:r>
      <w:r w:rsidRPr="007511C4">
        <w:rPr>
          <w:rFonts w:ascii="Times New Roman" w:hAnsi="Times New Roman" w:cs="Times New Roman"/>
          <w:sz w:val="24"/>
        </w:rPr>
        <w:t xml:space="preserve">Bolyen, E. </w:t>
      </w:r>
      <w:r w:rsidRPr="007511C4">
        <w:rPr>
          <w:rFonts w:ascii="Times New Roman" w:hAnsi="Times New Roman" w:cs="Times New Roman"/>
          <w:i/>
          <w:iCs/>
          <w:sz w:val="24"/>
        </w:rPr>
        <w:t>et al.</w:t>
      </w:r>
      <w:r w:rsidRPr="007511C4">
        <w:rPr>
          <w:rFonts w:ascii="Times New Roman" w:hAnsi="Times New Roman" w:cs="Times New Roman"/>
          <w:sz w:val="24"/>
        </w:rPr>
        <w:t xml:space="preserve"> Reproducible, interactive, scalable and extensible microbiome data science using QIIME 2. </w:t>
      </w:r>
      <w:r w:rsidRPr="007511C4">
        <w:rPr>
          <w:rFonts w:ascii="Times New Roman" w:hAnsi="Times New Roman" w:cs="Times New Roman"/>
          <w:i/>
          <w:iCs/>
          <w:sz w:val="24"/>
        </w:rPr>
        <w:t>Nat. Biotechnol.</w:t>
      </w:r>
      <w:r w:rsidRPr="007511C4">
        <w:rPr>
          <w:rFonts w:ascii="Times New Roman" w:hAnsi="Times New Roman" w:cs="Times New Roman"/>
          <w:sz w:val="24"/>
        </w:rPr>
        <w:t xml:space="preserve"> </w:t>
      </w:r>
      <w:r w:rsidRPr="007511C4">
        <w:rPr>
          <w:rFonts w:ascii="Times New Roman" w:hAnsi="Times New Roman" w:cs="Times New Roman"/>
          <w:b/>
          <w:bCs/>
          <w:sz w:val="24"/>
        </w:rPr>
        <w:t>37</w:t>
      </w:r>
      <w:r w:rsidRPr="007511C4">
        <w:rPr>
          <w:rFonts w:ascii="Times New Roman" w:hAnsi="Times New Roman" w:cs="Times New Roman"/>
          <w:sz w:val="24"/>
        </w:rPr>
        <w:t>, 852–857 (2019).</w:t>
      </w:r>
    </w:p>
    <w:p w:rsidRPr="007511C4" w:rsidR="007511C4" w:rsidP="00AD57EE" w:rsidRDefault="007511C4" w14:paraId="38E8FBB5" w14:textId="77777777">
      <w:pPr>
        <w:pStyle w:val="Bibliography"/>
        <w:spacing w:after="0" w:line="480" w:lineRule="auto"/>
        <w:rPr>
          <w:rFonts w:ascii="Times New Roman" w:hAnsi="Times New Roman" w:cs="Times New Roman"/>
          <w:sz w:val="24"/>
        </w:rPr>
      </w:pPr>
      <w:r w:rsidRPr="007511C4">
        <w:rPr>
          <w:rFonts w:ascii="Times New Roman" w:hAnsi="Times New Roman" w:cs="Times New Roman"/>
          <w:sz w:val="24"/>
        </w:rPr>
        <w:t>20.</w:t>
      </w:r>
      <w:r w:rsidRPr="007511C4">
        <w:rPr>
          <w:rFonts w:ascii="Times New Roman" w:hAnsi="Times New Roman" w:cs="Times New Roman"/>
          <w:sz w:val="24"/>
        </w:rPr>
        <w:tab/>
      </w:r>
      <w:r w:rsidRPr="007511C4">
        <w:rPr>
          <w:rFonts w:ascii="Times New Roman" w:hAnsi="Times New Roman" w:cs="Times New Roman"/>
          <w:sz w:val="24"/>
        </w:rPr>
        <w:t xml:space="preserve">He, Y. </w:t>
      </w:r>
      <w:r w:rsidRPr="007511C4">
        <w:rPr>
          <w:rFonts w:ascii="Times New Roman" w:hAnsi="Times New Roman" w:cs="Times New Roman"/>
          <w:i/>
          <w:iCs/>
          <w:sz w:val="24"/>
        </w:rPr>
        <w:t>et al.</w:t>
      </w:r>
      <w:r w:rsidRPr="007511C4">
        <w:rPr>
          <w:rFonts w:ascii="Times New Roman" w:hAnsi="Times New Roman" w:cs="Times New Roman"/>
          <w:sz w:val="24"/>
        </w:rPr>
        <w:t xml:space="preserve"> Metabolism of Ibuprofen by Phragmites australis: Uptake and Phytodegradation. </w:t>
      </w:r>
      <w:r w:rsidRPr="007511C4">
        <w:rPr>
          <w:rFonts w:ascii="Times New Roman" w:hAnsi="Times New Roman" w:cs="Times New Roman"/>
          <w:i/>
          <w:iCs/>
          <w:sz w:val="24"/>
        </w:rPr>
        <w:t>Environ. Sci. Technol.</w:t>
      </w:r>
      <w:r w:rsidRPr="007511C4">
        <w:rPr>
          <w:rFonts w:ascii="Times New Roman" w:hAnsi="Times New Roman" w:cs="Times New Roman"/>
          <w:sz w:val="24"/>
        </w:rPr>
        <w:t xml:space="preserve"> </w:t>
      </w:r>
      <w:r w:rsidRPr="007511C4">
        <w:rPr>
          <w:rFonts w:ascii="Times New Roman" w:hAnsi="Times New Roman" w:cs="Times New Roman"/>
          <w:b/>
          <w:bCs/>
          <w:sz w:val="24"/>
        </w:rPr>
        <w:t>51</w:t>
      </w:r>
      <w:r w:rsidRPr="007511C4">
        <w:rPr>
          <w:rFonts w:ascii="Times New Roman" w:hAnsi="Times New Roman" w:cs="Times New Roman"/>
          <w:sz w:val="24"/>
        </w:rPr>
        <w:t>, 4576–4584 (2017).</w:t>
      </w:r>
    </w:p>
    <w:p w:rsidRPr="007511C4" w:rsidR="007511C4" w:rsidP="00AD57EE" w:rsidRDefault="007511C4" w14:paraId="5D0D321B" w14:textId="14FD712A">
      <w:pPr>
        <w:pStyle w:val="Bibliography"/>
        <w:spacing w:after="0" w:line="480" w:lineRule="auto"/>
        <w:rPr>
          <w:rFonts w:ascii="Times New Roman" w:hAnsi="Times New Roman" w:cs="Times New Roman"/>
          <w:sz w:val="24"/>
          <w:szCs w:val="24"/>
        </w:rPr>
      </w:pPr>
      <w:r w:rsidRPr="4BD3D3ED">
        <w:rPr>
          <w:rFonts w:ascii="Times New Roman" w:hAnsi="Times New Roman" w:cs="Times New Roman"/>
          <w:sz w:val="24"/>
          <w:szCs w:val="24"/>
        </w:rPr>
        <w:t>21.</w:t>
      </w:r>
      <w:r>
        <w:tab/>
      </w:r>
      <w:r w:rsidRPr="4BD3D3ED">
        <w:rPr>
          <w:rFonts w:ascii="Times New Roman" w:hAnsi="Times New Roman" w:cs="Times New Roman"/>
          <w:sz w:val="24"/>
          <w:szCs w:val="24"/>
        </w:rPr>
        <w:t xml:space="preserve">Rinnofner, C., Kerschbaumer, B., Weber, H., Glieder, A. &amp; Winkler, M. Cytochrome </w:t>
      </w:r>
      <w:r w:rsidRPr="4BD3D3ED" w:rsidR="3F8DDC38">
        <w:rPr>
          <w:rFonts w:ascii="Times New Roman" w:hAnsi="Times New Roman" w:cs="Times New Roman"/>
          <w:sz w:val="24"/>
          <w:szCs w:val="24"/>
        </w:rPr>
        <w:t>P450</w:t>
      </w:r>
      <w:r w:rsidRPr="4BD3D3ED">
        <w:rPr>
          <w:rFonts w:ascii="Times New Roman" w:hAnsi="Times New Roman" w:cs="Times New Roman"/>
          <w:sz w:val="24"/>
          <w:szCs w:val="24"/>
        </w:rPr>
        <w:t xml:space="preserve"> mediated hydroxylation of ibuprofen using </w:t>
      </w:r>
      <w:r w:rsidRPr="4BD3D3ED">
        <w:rPr>
          <w:rFonts w:ascii="Times New Roman" w:hAnsi="Times New Roman" w:cs="Times New Roman"/>
          <w:i/>
          <w:iCs/>
          <w:sz w:val="24"/>
          <w:szCs w:val="24"/>
        </w:rPr>
        <w:t>Pichia pastoris</w:t>
      </w:r>
      <w:r w:rsidRPr="4BD3D3ED">
        <w:rPr>
          <w:rFonts w:ascii="Times New Roman" w:hAnsi="Times New Roman" w:cs="Times New Roman"/>
          <w:sz w:val="24"/>
          <w:szCs w:val="24"/>
        </w:rPr>
        <w:t xml:space="preserve"> as biocatalyst. </w:t>
      </w:r>
      <w:r w:rsidRPr="4BD3D3ED">
        <w:rPr>
          <w:rFonts w:ascii="Times New Roman" w:hAnsi="Times New Roman" w:cs="Times New Roman"/>
          <w:i/>
          <w:iCs/>
          <w:sz w:val="24"/>
          <w:szCs w:val="24"/>
        </w:rPr>
        <w:t>Biocatal. Agric. Biotechnol.</w:t>
      </w:r>
      <w:r w:rsidRPr="4BD3D3ED">
        <w:rPr>
          <w:rFonts w:ascii="Times New Roman" w:hAnsi="Times New Roman" w:cs="Times New Roman"/>
          <w:sz w:val="24"/>
          <w:szCs w:val="24"/>
        </w:rPr>
        <w:t xml:space="preserve"> </w:t>
      </w:r>
      <w:r w:rsidRPr="4BD3D3ED">
        <w:rPr>
          <w:rFonts w:ascii="Times New Roman" w:hAnsi="Times New Roman" w:cs="Times New Roman"/>
          <w:b/>
          <w:bCs/>
          <w:sz w:val="24"/>
          <w:szCs w:val="24"/>
        </w:rPr>
        <w:t>17</w:t>
      </w:r>
      <w:r w:rsidRPr="4BD3D3ED">
        <w:rPr>
          <w:rFonts w:ascii="Times New Roman" w:hAnsi="Times New Roman" w:cs="Times New Roman"/>
          <w:sz w:val="24"/>
          <w:szCs w:val="24"/>
        </w:rPr>
        <w:t>, 525–528 (2019).</w:t>
      </w:r>
    </w:p>
    <w:p w:rsidRPr="007511C4" w:rsidR="007511C4" w:rsidP="00AD57EE" w:rsidRDefault="007511C4" w14:paraId="5E483077" w14:textId="77777777">
      <w:pPr>
        <w:pStyle w:val="Bibliography"/>
        <w:spacing w:after="0" w:line="480" w:lineRule="auto"/>
        <w:rPr>
          <w:rFonts w:ascii="Times New Roman" w:hAnsi="Times New Roman" w:cs="Times New Roman"/>
          <w:sz w:val="24"/>
        </w:rPr>
      </w:pPr>
      <w:r w:rsidRPr="007511C4">
        <w:rPr>
          <w:rFonts w:ascii="Times New Roman" w:hAnsi="Times New Roman" w:cs="Times New Roman"/>
          <w:sz w:val="24"/>
        </w:rPr>
        <w:t>22.</w:t>
      </w:r>
      <w:r w:rsidRPr="007511C4">
        <w:rPr>
          <w:rFonts w:ascii="Times New Roman" w:hAnsi="Times New Roman" w:cs="Times New Roman"/>
          <w:sz w:val="24"/>
        </w:rPr>
        <w:tab/>
      </w:r>
      <w:r w:rsidRPr="007511C4">
        <w:rPr>
          <w:rFonts w:ascii="Times New Roman" w:hAnsi="Times New Roman" w:cs="Times New Roman"/>
          <w:sz w:val="24"/>
        </w:rPr>
        <w:t xml:space="preserve">Jia, Y. </w:t>
      </w:r>
      <w:r w:rsidRPr="007511C4">
        <w:rPr>
          <w:rFonts w:ascii="Times New Roman" w:hAnsi="Times New Roman" w:cs="Times New Roman"/>
          <w:i/>
          <w:iCs/>
          <w:sz w:val="24"/>
        </w:rPr>
        <w:t>et al.</w:t>
      </w:r>
      <w:r w:rsidRPr="007511C4">
        <w:rPr>
          <w:rFonts w:ascii="Times New Roman" w:hAnsi="Times New Roman" w:cs="Times New Roman"/>
          <w:sz w:val="24"/>
        </w:rPr>
        <w:t xml:space="preserve"> Biotransformation of ibuprofen in biological sludge systems: Investigation of performance and mechanisms. </w:t>
      </w:r>
      <w:r w:rsidRPr="007511C4">
        <w:rPr>
          <w:rFonts w:ascii="Times New Roman" w:hAnsi="Times New Roman" w:cs="Times New Roman"/>
          <w:i/>
          <w:iCs/>
          <w:sz w:val="24"/>
        </w:rPr>
        <w:t>Water Res.</w:t>
      </w:r>
      <w:r w:rsidRPr="007511C4">
        <w:rPr>
          <w:rFonts w:ascii="Times New Roman" w:hAnsi="Times New Roman" w:cs="Times New Roman"/>
          <w:sz w:val="24"/>
        </w:rPr>
        <w:t xml:space="preserve"> </w:t>
      </w:r>
      <w:r w:rsidRPr="007511C4">
        <w:rPr>
          <w:rFonts w:ascii="Times New Roman" w:hAnsi="Times New Roman" w:cs="Times New Roman"/>
          <w:b/>
          <w:bCs/>
          <w:sz w:val="24"/>
        </w:rPr>
        <w:t>170</w:t>
      </w:r>
      <w:r w:rsidRPr="007511C4">
        <w:rPr>
          <w:rFonts w:ascii="Times New Roman" w:hAnsi="Times New Roman" w:cs="Times New Roman"/>
          <w:sz w:val="24"/>
        </w:rPr>
        <w:t>, 115303 (2020).</w:t>
      </w:r>
    </w:p>
    <w:p w:rsidRPr="007511C4" w:rsidR="007511C4" w:rsidP="00AD57EE" w:rsidRDefault="007511C4" w14:paraId="12782C56" w14:textId="77777777">
      <w:pPr>
        <w:pStyle w:val="Bibliography"/>
        <w:spacing w:after="0" w:line="480" w:lineRule="auto"/>
        <w:rPr>
          <w:rFonts w:ascii="Times New Roman" w:hAnsi="Times New Roman" w:cs="Times New Roman"/>
          <w:sz w:val="24"/>
        </w:rPr>
      </w:pPr>
      <w:r w:rsidRPr="007511C4">
        <w:rPr>
          <w:rFonts w:ascii="Times New Roman" w:hAnsi="Times New Roman" w:cs="Times New Roman"/>
          <w:sz w:val="24"/>
        </w:rPr>
        <w:t>23.</w:t>
      </w:r>
      <w:r w:rsidRPr="007511C4">
        <w:rPr>
          <w:rFonts w:ascii="Times New Roman" w:hAnsi="Times New Roman" w:cs="Times New Roman"/>
          <w:sz w:val="24"/>
        </w:rPr>
        <w:tab/>
      </w:r>
      <w:r w:rsidRPr="007511C4">
        <w:rPr>
          <w:rFonts w:ascii="Times New Roman" w:hAnsi="Times New Roman" w:cs="Times New Roman"/>
          <w:sz w:val="24"/>
        </w:rPr>
        <w:t xml:space="preserve">Wittich, R.-M., Haïdour, A., Aguilar-Romero, I., de la Torre-Zúñiga, J. &amp; van Dillewijn, P. Biodegradation of Microtoxic Phenylpropanoids (Phenylpropanoic Acid and Ibuprofen) by Bacteria and the Relevance for Their Removal from Wastewater Treatment Plants. </w:t>
      </w:r>
      <w:r w:rsidRPr="007511C4">
        <w:rPr>
          <w:rFonts w:ascii="Times New Roman" w:hAnsi="Times New Roman" w:cs="Times New Roman"/>
          <w:i/>
          <w:iCs/>
          <w:sz w:val="24"/>
        </w:rPr>
        <w:t>Genes</w:t>
      </w:r>
      <w:r w:rsidRPr="007511C4">
        <w:rPr>
          <w:rFonts w:ascii="Times New Roman" w:hAnsi="Times New Roman" w:cs="Times New Roman"/>
          <w:sz w:val="24"/>
        </w:rPr>
        <w:t xml:space="preserve"> </w:t>
      </w:r>
      <w:r w:rsidRPr="007511C4">
        <w:rPr>
          <w:rFonts w:ascii="Times New Roman" w:hAnsi="Times New Roman" w:cs="Times New Roman"/>
          <w:b/>
          <w:bCs/>
          <w:sz w:val="24"/>
        </w:rPr>
        <w:t>14</w:t>
      </w:r>
      <w:r w:rsidRPr="007511C4">
        <w:rPr>
          <w:rFonts w:ascii="Times New Roman" w:hAnsi="Times New Roman" w:cs="Times New Roman"/>
          <w:sz w:val="24"/>
        </w:rPr>
        <w:t>, 442 (2023).</w:t>
      </w:r>
    </w:p>
    <w:p w:rsidRPr="007511C4" w:rsidR="007511C4" w:rsidP="00AD57EE" w:rsidRDefault="007511C4" w14:paraId="27499052" w14:textId="77777777">
      <w:pPr>
        <w:pStyle w:val="Bibliography"/>
        <w:spacing w:after="0" w:line="480" w:lineRule="auto"/>
        <w:rPr>
          <w:rFonts w:ascii="Times New Roman" w:hAnsi="Times New Roman" w:cs="Times New Roman"/>
          <w:sz w:val="24"/>
        </w:rPr>
      </w:pPr>
      <w:r w:rsidRPr="007511C4">
        <w:rPr>
          <w:rFonts w:ascii="Times New Roman" w:hAnsi="Times New Roman" w:cs="Times New Roman"/>
          <w:sz w:val="24"/>
        </w:rPr>
        <w:t>24.</w:t>
      </w:r>
      <w:r w:rsidRPr="007511C4">
        <w:rPr>
          <w:rFonts w:ascii="Times New Roman" w:hAnsi="Times New Roman" w:cs="Times New Roman"/>
          <w:sz w:val="24"/>
        </w:rPr>
        <w:tab/>
      </w:r>
      <w:r w:rsidRPr="007511C4">
        <w:rPr>
          <w:rFonts w:ascii="Times New Roman" w:hAnsi="Times New Roman" w:cs="Times New Roman"/>
          <w:sz w:val="24"/>
        </w:rPr>
        <w:t xml:space="preserve">Chen, R., Huang, J., Li, X., Yang, C. &amp; Wu, X. Functional characterization of an efficient ibuprofen-mineralizing bacterial consortium. </w:t>
      </w:r>
      <w:r w:rsidRPr="007511C4">
        <w:rPr>
          <w:rFonts w:ascii="Times New Roman" w:hAnsi="Times New Roman" w:cs="Times New Roman"/>
          <w:i/>
          <w:iCs/>
          <w:sz w:val="24"/>
        </w:rPr>
        <w:t>J. Hazard. Mater.</w:t>
      </w:r>
      <w:r w:rsidRPr="007511C4">
        <w:rPr>
          <w:rFonts w:ascii="Times New Roman" w:hAnsi="Times New Roman" w:cs="Times New Roman"/>
          <w:sz w:val="24"/>
        </w:rPr>
        <w:t xml:space="preserve"> </w:t>
      </w:r>
      <w:r w:rsidRPr="007511C4">
        <w:rPr>
          <w:rFonts w:ascii="Times New Roman" w:hAnsi="Times New Roman" w:cs="Times New Roman"/>
          <w:b/>
          <w:bCs/>
          <w:sz w:val="24"/>
        </w:rPr>
        <w:t>447</w:t>
      </w:r>
      <w:r w:rsidRPr="007511C4">
        <w:rPr>
          <w:rFonts w:ascii="Times New Roman" w:hAnsi="Times New Roman" w:cs="Times New Roman"/>
          <w:sz w:val="24"/>
        </w:rPr>
        <w:t>, 130751 (2023).</w:t>
      </w:r>
    </w:p>
    <w:p w:rsidRPr="007511C4" w:rsidR="007511C4" w:rsidP="00AD57EE" w:rsidRDefault="007511C4" w14:paraId="4C3272A7" w14:textId="77777777">
      <w:pPr>
        <w:pStyle w:val="Bibliography"/>
        <w:spacing w:after="0" w:line="480" w:lineRule="auto"/>
        <w:rPr>
          <w:rFonts w:ascii="Times New Roman" w:hAnsi="Times New Roman" w:cs="Times New Roman"/>
          <w:sz w:val="24"/>
        </w:rPr>
      </w:pPr>
      <w:r w:rsidRPr="007511C4">
        <w:rPr>
          <w:rFonts w:ascii="Times New Roman" w:hAnsi="Times New Roman" w:cs="Times New Roman"/>
          <w:sz w:val="24"/>
        </w:rPr>
        <w:t>25.</w:t>
      </w:r>
      <w:r w:rsidRPr="007511C4">
        <w:rPr>
          <w:rFonts w:ascii="Times New Roman" w:hAnsi="Times New Roman" w:cs="Times New Roman"/>
          <w:sz w:val="24"/>
        </w:rPr>
        <w:tab/>
      </w:r>
      <w:r w:rsidRPr="007511C4">
        <w:rPr>
          <w:rFonts w:ascii="Times New Roman" w:hAnsi="Times New Roman" w:cs="Times New Roman"/>
          <w:sz w:val="24"/>
        </w:rPr>
        <w:t xml:space="preserve">Aguilar-Romero, I. </w:t>
      </w:r>
      <w:r w:rsidRPr="007511C4">
        <w:rPr>
          <w:rFonts w:ascii="Times New Roman" w:hAnsi="Times New Roman" w:cs="Times New Roman"/>
          <w:i/>
          <w:iCs/>
          <w:sz w:val="24"/>
        </w:rPr>
        <w:t>et al.</w:t>
      </w:r>
      <w:r w:rsidRPr="007511C4">
        <w:rPr>
          <w:rFonts w:ascii="Times New Roman" w:hAnsi="Times New Roman" w:cs="Times New Roman"/>
          <w:sz w:val="24"/>
        </w:rPr>
        <w:t xml:space="preserve"> Effluent decontamination by the ibuprofen-mineralizing strain, </w:t>
      </w:r>
      <w:r w:rsidRPr="007511C4">
        <w:rPr>
          <w:rFonts w:ascii="Times New Roman" w:hAnsi="Times New Roman" w:cs="Times New Roman"/>
          <w:i/>
          <w:iCs/>
          <w:sz w:val="24"/>
        </w:rPr>
        <w:t>Sphingopyxis granuli</w:t>
      </w:r>
      <w:r w:rsidRPr="007511C4">
        <w:rPr>
          <w:rFonts w:ascii="Times New Roman" w:hAnsi="Times New Roman" w:cs="Times New Roman"/>
          <w:sz w:val="24"/>
        </w:rPr>
        <w:t xml:space="preserve"> RW412: Metabolic processes. </w:t>
      </w:r>
      <w:r w:rsidRPr="007511C4">
        <w:rPr>
          <w:rFonts w:ascii="Times New Roman" w:hAnsi="Times New Roman" w:cs="Times New Roman"/>
          <w:i/>
          <w:iCs/>
          <w:sz w:val="24"/>
        </w:rPr>
        <w:t>Environ. Pollut.</w:t>
      </w:r>
      <w:r w:rsidRPr="007511C4">
        <w:rPr>
          <w:rFonts w:ascii="Times New Roman" w:hAnsi="Times New Roman" w:cs="Times New Roman"/>
          <w:sz w:val="24"/>
        </w:rPr>
        <w:t xml:space="preserve"> </w:t>
      </w:r>
      <w:r w:rsidRPr="007511C4">
        <w:rPr>
          <w:rFonts w:ascii="Times New Roman" w:hAnsi="Times New Roman" w:cs="Times New Roman"/>
          <w:b/>
          <w:bCs/>
          <w:sz w:val="24"/>
        </w:rPr>
        <w:t>274</w:t>
      </w:r>
      <w:r w:rsidRPr="007511C4">
        <w:rPr>
          <w:rFonts w:ascii="Times New Roman" w:hAnsi="Times New Roman" w:cs="Times New Roman"/>
          <w:sz w:val="24"/>
        </w:rPr>
        <w:t>, 116536 (2021).</w:t>
      </w:r>
    </w:p>
    <w:p w:rsidRPr="007511C4" w:rsidR="007511C4" w:rsidP="00AD57EE" w:rsidRDefault="007511C4" w14:paraId="46655AD7" w14:textId="77777777">
      <w:pPr>
        <w:pStyle w:val="Bibliography"/>
        <w:spacing w:after="0" w:line="480" w:lineRule="auto"/>
        <w:rPr>
          <w:rFonts w:ascii="Times New Roman" w:hAnsi="Times New Roman" w:cs="Times New Roman"/>
          <w:sz w:val="24"/>
        </w:rPr>
      </w:pPr>
      <w:r w:rsidRPr="007511C4">
        <w:rPr>
          <w:rFonts w:ascii="Times New Roman" w:hAnsi="Times New Roman" w:cs="Times New Roman"/>
          <w:sz w:val="24"/>
        </w:rPr>
        <w:t>26.</w:t>
      </w:r>
      <w:r w:rsidRPr="007511C4">
        <w:rPr>
          <w:rFonts w:ascii="Times New Roman" w:hAnsi="Times New Roman" w:cs="Times New Roman"/>
          <w:sz w:val="24"/>
        </w:rPr>
        <w:tab/>
      </w:r>
      <w:r w:rsidRPr="007511C4">
        <w:rPr>
          <w:rFonts w:ascii="Times New Roman" w:hAnsi="Times New Roman" w:cs="Times New Roman"/>
          <w:sz w:val="24"/>
        </w:rPr>
        <w:t xml:space="preserve">Xu, Y., Radjenovic, J., Yuan, Z. &amp; Ni, B.-J. Biodegradation of atenolol by an enriched nitrifying sludge: Products and pathways. </w:t>
      </w:r>
      <w:r w:rsidRPr="007511C4">
        <w:rPr>
          <w:rFonts w:ascii="Times New Roman" w:hAnsi="Times New Roman" w:cs="Times New Roman"/>
          <w:i/>
          <w:iCs/>
          <w:sz w:val="24"/>
        </w:rPr>
        <w:t>Chem. Eng. J.</w:t>
      </w:r>
      <w:r w:rsidRPr="007511C4">
        <w:rPr>
          <w:rFonts w:ascii="Times New Roman" w:hAnsi="Times New Roman" w:cs="Times New Roman"/>
          <w:sz w:val="24"/>
        </w:rPr>
        <w:t xml:space="preserve"> </w:t>
      </w:r>
      <w:r w:rsidRPr="007511C4">
        <w:rPr>
          <w:rFonts w:ascii="Times New Roman" w:hAnsi="Times New Roman" w:cs="Times New Roman"/>
          <w:b/>
          <w:bCs/>
          <w:sz w:val="24"/>
        </w:rPr>
        <w:t>312</w:t>
      </w:r>
      <w:r w:rsidRPr="007511C4">
        <w:rPr>
          <w:rFonts w:ascii="Times New Roman" w:hAnsi="Times New Roman" w:cs="Times New Roman"/>
          <w:sz w:val="24"/>
        </w:rPr>
        <w:t>, 351–359 (2017).</w:t>
      </w:r>
    </w:p>
    <w:p w:rsidRPr="007511C4" w:rsidR="007511C4" w:rsidP="00AD57EE" w:rsidRDefault="007511C4" w14:paraId="395AD2B5" w14:textId="77777777">
      <w:pPr>
        <w:pStyle w:val="Bibliography"/>
        <w:spacing w:after="0" w:line="480" w:lineRule="auto"/>
        <w:rPr>
          <w:rFonts w:ascii="Times New Roman" w:hAnsi="Times New Roman" w:cs="Times New Roman"/>
          <w:sz w:val="24"/>
        </w:rPr>
      </w:pPr>
      <w:r w:rsidRPr="007511C4">
        <w:rPr>
          <w:rFonts w:ascii="Times New Roman" w:hAnsi="Times New Roman" w:cs="Times New Roman"/>
          <w:sz w:val="24"/>
        </w:rPr>
        <w:t>27.</w:t>
      </w:r>
      <w:r w:rsidRPr="007511C4">
        <w:rPr>
          <w:rFonts w:ascii="Times New Roman" w:hAnsi="Times New Roman" w:cs="Times New Roman"/>
          <w:sz w:val="24"/>
        </w:rPr>
        <w:tab/>
      </w:r>
      <w:r w:rsidRPr="007511C4">
        <w:rPr>
          <w:rFonts w:ascii="Times New Roman" w:hAnsi="Times New Roman" w:cs="Times New Roman"/>
          <w:sz w:val="24"/>
        </w:rPr>
        <w:t xml:space="preserve">Yi, M. </w:t>
      </w:r>
      <w:r w:rsidRPr="007511C4">
        <w:rPr>
          <w:rFonts w:ascii="Times New Roman" w:hAnsi="Times New Roman" w:cs="Times New Roman"/>
          <w:i/>
          <w:iCs/>
          <w:sz w:val="24"/>
        </w:rPr>
        <w:t>et al.</w:t>
      </w:r>
      <w:r w:rsidRPr="007511C4">
        <w:rPr>
          <w:rFonts w:ascii="Times New Roman" w:hAnsi="Times New Roman" w:cs="Times New Roman"/>
          <w:sz w:val="24"/>
        </w:rPr>
        <w:t xml:space="preserve"> Mechanism of β-blocker biodegradation by wastewater microorganisms. </w:t>
      </w:r>
      <w:r w:rsidRPr="007511C4">
        <w:rPr>
          <w:rFonts w:ascii="Times New Roman" w:hAnsi="Times New Roman" w:cs="Times New Roman"/>
          <w:i/>
          <w:iCs/>
          <w:sz w:val="24"/>
        </w:rPr>
        <w:t>J. Hazard. Mater.</w:t>
      </w:r>
      <w:r w:rsidRPr="007511C4">
        <w:rPr>
          <w:rFonts w:ascii="Times New Roman" w:hAnsi="Times New Roman" w:cs="Times New Roman"/>
          <w:sz w:val="24"/>
        </w:rPr>
        <w:t xml:space="preserve"> </w:t>
      </w:r>
      <w:r w:rsidRPr="007511C4">
        <w:rPr>
          <w:rFonts w:ascii="Times New Roman" w:hAnsi="Times New Roman" w:cs="Times New Roman"/>
          <w:b/>
          <w:bCs/>
          <w:sz w:val="24"/>
        </w:rPr>
        <w:t>444</w:t>
      </w:r>
      <w:r w:rsidRPr="007511C4">
        <w:rPr>
          <w:rFonts w:ascii="Times New Roman" w:hAnsi="Times New Roman" w:cs="Times New Roman"/>
          <w:sz w:val="24"/>
        </w:rPr>
        <w:t>, 130338 (2023).</w:t>
      </w:r>
    </w:p>
    <w:p w:rsidRPr="00382101" w:rsidR="007511C4" w:rsidP="00AD57EE" w:rsidRDefault="007511C4" w14:paraId="6C52331B" w14:textId="77777777">
      <w:pPr>
        <w:pStyle w:val="Bibliography"/>
        <w:spacing w:after="0" w:line="480" w:lineRule="auto"/>
        <w:rPr>
          <w:rFonts w:ascii="Times New Roman" w:hAnsi="Times New Roman" w:cs="Times New Roman"/>
          <w:sz w:val="24"/>
          <w:lang w:val="fr-FR"/>
        </w:rPr>
      </w:pPr>
      <w:r w:rsidRPr="007511C4">
        <w:rPr>
          <w:rFonts w:ascii="Times New Roman" w:hAnsi="Times New Roman" w:cs="Times New Roman"/>
          <w:sz w:val="24"/>
        </w:rPr>
        <w:t>28.</w:t>
      </w:r>
      <w:r w:rsidRPr="007511C4">
        <w:rPr>
          <w:rFonts w:ascii="Times New Roman" w:hAnsi="Times New Roman" w:cs="Times New Roman"/>
          <w:sz w:val="24"/>
        </w:rPr>
        <w:tab/>
      </w:r>
      <w:r w:rsidRPr="007511C4">
        <w:rPr>
          <w:rFonts w:ascii="Times New Roman" w:hAnsi="Times New Roman" w:cs="Times New Roman"/>
          <w:sz w:val="24"/>
        </w:rPr>
        <w:t xml:space="preserve">Castellanos, R. M., Bassin, J. P., Bila, D. M. &amp; Dezotti, M. Biodegradation of natural and synthetic endocrine-disrupting chemicals by aerobic granular sludge reactor: Evaluating estrogenic activity and estrogens fate. </w:t>
      </w:r>
      <w:r w:rsidRPr="00382101">
        <w:rPr>
          <w:rFonts w:ascii="Times New Roman" w:hAnsi="Times New Roman" w:cs="Times New Roman"/>
          <w:i/>
          <w:iCs/>
          <w:sz w:val="24"/>
          <w:lang w:val="fr-FR"/>
        </w:rPr>
        <w:t>Environ. Pollut.</w:t>
      </w:r>
      <w:r w:rsidRPr="00382101">
        <w:rPr>
          <w:rFonts w:ascii="Times New Roman" w:hAnsi="Times New Roman" w:cs="Times New Roman"/>
          <w:sz w:val="24"/>
          <w:lang w:val="fr-FR"/>
        </w:rPr>
        <w:t xml:space="preserve"> </w:t>
      </w:r>
      <w:r w:rsidRPr="00382101">
        <w:rPr>
          <w:rFonts w:ascii="Times New Roman" w:hAnsi="Times New Roman" w:cs="Times New Roman"/>
          <w:b/>
          <w:bCs/>
          <w:sz w:val="24"/>
          <w:lang w:val="fr-FR"/>
        </w:rPr>
        <w:t>274</w:t>
      </w:r>
      <w:r w:rsidRPr="00382101">
        <w:rPr>
          <w:rFonts w:ascii="Times New Roman" w:hAnsi="Times New Roman" w:cs="Times New Roman"/>
          <w:sz w:val="24"/>
          <w:lang w:val="fr-FR"/>
        </w:rPr>
        <w:t>, 116551 (2021).</w:t>
      </w:r>
    </w:p>
    <w:p w:rsidRPr="007511C4" w:rsidR="007511C4" w:rsidP="00AD57EE" w:rsidRDefault="007511C4" w14:paraId="287F8C58" w14:textId="77777777">
      <w:pPr>
        <w:pStyle w:val="Bibliography"/>
        <w:spacing w:after="0" w:line="480" w:lineRule="auto"/>
        <w:rPr>
          <w:rFonts w:ascii="Times New Roman" w:hAnsi="Times New Roman" w:cs="Times New Roman"/>
          <w:sz w:val="24"/>
        </w:rPr>
      </w:pPr>
      <w:r w:rsidRPr="00382101">
        <w:rPr>
          <w:rFonts w:ascii="Times New Roman" w:hAnsi="Times New Roman" w:cs="Times New Roman"/>
          <w:sz w:val="24"/>
          <w:lang w:val="fr-FR"/>
        </w:rPr>
        <w:t>29.</w:t>
      </w:r>
      <w:r w:rsidRPr="00382101">
        <w:rPr>
          <w:rFonts w:ascii="Times New Roman" w:hAnsi="Times New Roman" w:cs="Times New Roman"/>
          <w:sz w:val="24"/>
          <w:lang w:val="fr-FR"/>
        </w:rPr>
        <w:tab/>
      </w:r>
      <w:r w:rsidRPr="00382101">
        <w:rPr>
          <w:rFonts w:ascii="Times New Roman" w:hAnsi="Times New Roman" w:cs="Times New Roman"/>
          <w:sz w:val="24"/>
          <w:lang w:val="fr-FR"/>
        </w:rPr>
        <w:t xml:space="preserve">Yu, C.-P., Deeb, R. A. &amp; Chu, K.-H. Microbial degradation of steroidal estrogens. </w:t>
      </w:r>
      <w:r w:rsidRPr="007511C4">
        <w:rPr>
          <w:rFonts w:ascii="Times New Roman" w:hAnsi="Times New Roman" w:cs="Times New Roman"/>
          <w:i/>
          <w:iCs/>
          <w:sz w:val="24"/>
        </w:rPr>
        <w:t>Chemosphere</w:t>
      </w:r>
      <w:r w:rsidRPr="007511C4">
        <w:rPr>
          <w:rFonts w:ascii="Times New Roman" w:hAnsi="Times New Roman" w:cs="Times New Roman"/>
          <w:sz w:val="24"/>
        </w:rPr>
        <w:t xml:space="preserve"> </w:t>
      </w:r>
      <w:r w:rsidRPr="007511C4">
        <w:rPr>
          <w:rFonts w:ascii="Times New Roman" w:hAnsi="Times New Roman" w:cs="Times New Roman"/>
          <w:b/>
          <w:bCs/>
          <w:sz w:val="24"/>
        </w:rPr>
        <w:t>91</w:t>
      </w:r>
      <w:r w:rsidRPr="007511C4">
        <w:rPr>
          <w:rFonts w:ascii="Times New Roman" w:hAnsi="Times New Roman" w:cs="Times New Roman"/>
          <w:sz w:val="24"/>
        </w:rPr>
        <w:t>, 1225–1235 (2013).</w:t>
      </w:r>
    </w:p>
    <w:p w:rsidRPr="007511C4" w:rsidR="007511C4" w:rsidP="00AD57EE" w:rsidRDefault="007511C4" w14:paraId="4037D76C" w14:textId="77777777">
      <w:pPr>
        <w:pStyle w:val="Bibliography"/>
        <w:spacing w:after="0" w:line="480" w:lineRule="auto"/>
        <w:rPr>
          <w:rFonts w:ascii="Times New Roman" w:hAnsi="Times New Roman" w:cs="Times New Roman"/>
          <w:sz w:val="24"/>
        </w:rPr>
      </w:pPr>
      <w:r w:rsidRPr="007511C4">
        <w:rPr>
          <w:rFonts w:ascii="Times New Roman" w:hAnsi="Times New Roman" w:cs="Times New Roman"/>
          <w:sz w:val="24"/>
        </w:rPr>
        <w:t>30.</w:t>
      </w:r>
      <w:r w:rsidRPr="007511C4">
        <w:rPr>
          <w:rFonts w:ascii="Times New Roman" w:hAnsi="Times New Roman" w:cs="Times New Roman"/>
          <w:sz w:val="24"/>
        </w:rPr>
        <w:tab/>
      </w:r>
      <w:r w:rsidRPr="007511C4">
        <w:rPr>
          <w:rFonts w:ascii="Times New Roman" w:hAnsi="Times New Roman" w:cs="Times New Roman"/>
          <w:sz w:val="24"/>
        </w:rPr>
        <w:t xml:space="preserve">Haiyan, R., Shulan, J., ud din Ahmad, N., Dao, W. &amp; Chengwu, C. Degradation characteristics and metabolic pathway of 17α-ethynylestradiol by </w:t>
      </w:r>
      <w:r w:rsidRPr="007511C4">
        <w:rPr>
          <w:rFonts w:ascii="Times New Roman" w:hAnsi="Times New Roman" w:cs="Times New Roman"/>
          <w:i/>
          <w:iCs/>
          <w:sz w:val="24"/>
        </w:rPr>
        <w:t>Sphingobacterium</w:t>
      </w:r>
      <w:r w:rsidRPr="007511C4">
        <w:rPr>
          <w:rFonts w:ascii="Times New Roman" w:hAnsi="Times New Roman" w:cs="Times New Roman"/>
          <w:sz w:val="24"/>
        </w:rPr>
        <w:t xml:space="preserve"> sp. JCR5. </w:t>
      </w:r>
      <w:r w:rsidRPr="007511C4">
        <w:rPr>
          <w:rFonts w:ascii="Times New Roman" w:hAnsi="Times New Roman" w:cs="Times New Roman"/>
          <w:i/>
          <w:iCs/>
          <w:sz w:val="24"/>
        </w:rPr>
        <w:t>Chemosphere</w:t>
      </w:r>
      <w:r w:rsidRPr="007511C4">
        <w:rPr>
          <w:rFonts w:ascii="Times New Roman" w:hAnsi="Times New Roman" w:cs="Times New Roman"/>
          <w:sz w:val="24"/>
        </w:rPr>
        <w:t xml:space="preserve"> </w:t>
      </w:r>
      <w:r w:rsidRPr="007511C4">
        <w:rPr>
          <w:rFonts w:ascii="Times New Roman" w:hAnsi="Times New Roman" w:cs="Times New Roman"/>
          <w:b/>
          <w:bCs/>
          <w:sz w:val="24"/>
        </w:rPr>
        <w:t>66</w:t>
      </w:r>
      <w:r w:rsidRPr="007511C4">
        <w:rPr>
          <w:rFonts w:ascii="Times New Roman" w:hAnsi="Times New Roman" w:cs="Times New Roman"/>
          <w:sz w:val="24"/>
        </w:rPr>
        <w:t>, 340–346 (2007).</w:t>
      </w:r>
    </w:p>
    <w:p w:rsidRPr="007511C4" w:rsidR="007511C4" w:rsidP="00AD57EE" w:rsidRDefault="007511C4" w14:paraId="395020B4" w14:textId="77777777">
      <w:pPr>
        <w:pStyle w:val="Bibliography"/>
        <w:spacing w:after="0" w:line="480" w:lineRule="auto"/>
        <w:rPr>
          <w:rFonts w:ascii="Times New Roman" w:hAnsi="Times New Roman" w:cs="Times New Roman"/>
          <w:sz w:val="24"/>
        </w:rPr>
      </w:pPr>
      <w:r w:rsidRPr="007511C4">
        <w:rPr>
          <w:rFonts w:ascii="Times New Roman" w:hAnsi="Times New Roman" w:cs="Times New Roman"/>
          <w:sz w:val="24"/>
        </w:rPr>
        <w:t>31.</w:t>
      </w:r>
      <w:r w:rsidRPr="007511C4">
        <w:rPr>
          <w:rFonts w:ascii="Times New Roman" w:hAnsi="Times New Roman" w:cs="Times New Roman"/>
          <w:sz w:val="24"/>
        </w:rPr>
        <w:tab/>
      </w:r>
      <w:r w:rsidRPr="007511C4">
        <w:rPr>
          <w:rFonts w:ascii="Times New Roman" w:hAnsi="Times New Roman" w:cs="Times New Roman"/>
          <w:sz w:val="24"/>
        </w:rPr>
        <w:t xml:space="preserve">Ibero, J., Galán, B., Rivero-Buceta, V. &amp; García, J. L. Unraveling the 17β-Estradiol Degradation Pathway in Novosphingobium tardaugens NBRC 16725. </w:t>
      </w:r>
      <w:r w:rsidRPr="007511C4">
        <w:rPr>
          <w:rFonts w:ascii="Times New Roman" w:hAnsi="Times New Roman" w:cs="Times New Roman"/>
          <w:i/>
          <w:iCs/>
          <w:sz w:val="24"/>
        </w:rPr>
        <w:t>Front. Microbiol.</w:t>
      </w:r>
      <w:r w:rsidRPr="007511C4">
        <w:rPr>
          <w:rFonts w:ascii="Times New Roman" w:hAnsi="Times New Roman" w:cs="Times New Roman"/>
          <w:sz w:val="24"/>
        </w:rPr>
        <w:t xml:space="preserve"> </w:t>
      </w:r>
      <w:r w:rsidRPr="007511C4">
        <w:rPr>
          <w:rFonts w:ascii="Times New Roman" w:hAnsi="Times New Roman" w:cs="Times New Roman"/>
          <w:b/>
          <w:bCs/>
          <w:sz w:val="24"/>
        </w:rPr>
        <w:t>11</w:t>
      </w:r>
      <w:r w:rsidRPr="007511C4">
        <w:rPr>
          <w:rFonts w:ascii="Times New Roman" w:hAnsi="Times New Roman" w:cs="Times New Roman"/>
          <w:sz w:val="24"/>
        </w:rPr>
        <w:t>, (2020).</w:t>
      </w:r>
    </w:p>
    <w:p w:rsidRPr="007511C4" w:rsidR="007511C4" w:rsidP="00AD57EE" w:rsidRDefault="007511C4" w14:paraId="52036465" w14:textId="77777777">
      <w:pPr>
        <w:pStyle w:val="Bibliography"/>
        <w:spacing w:after="0" w:line="480" w:lineRule="auto"/>
        <w:rPr>
          <w:rFonts w:ascii="Times New Roman" w:hAnsi="Times New Roman" w:cs="Times New Roman"/>
          <w:sz w:val="24"/>
        </w:rPr>
      </w:pPr>
      <w:r w:rsidRPr="007511C4">
        <w:rPr>
          <w:rFonts w:ascii="Times New Roman" w:hAnsi="Times New Roman" w:cs="Times New Roman"/>
          <w:sz w:val="24"/>
        </w:rPr>
        <w:t>32.</w:t>
      </w:r>
      <w:r w:rsidRPr="007511C4">
        <w:rPr>
          <w:rFonts w:ascii="Times New Roman" w:hAnsi="Times New Roman" w:cs="Times New Roman"/>
          <w:sz w:val="24"/>
        </w:rPr>
        <w:tab/>
      </w:r>
      <w:r w:rsidRPr="007511C4">
        <w:rPr>
          <w:rFonts w:ascii="Times New Roman" w:hAnsi="Times New Roman" w:cs="Times New Roman"/>
          <w:sz w:val="24"/>
        </w:rPr>
        <w:t xml:space="preserve">Li, S. </w:t>
      </w:r>
      <w:r w:rsidRPr="007511C4">
        <w:rPr>
          <w:rFonts w:ascii="Times New Roman" w:hAnsi="Times New Roman" w:cs="Times New Roman"/>
          <w:i/>
          <w:iCs/>
          <w:sz w:val="24"/>
        </w:rPr>
        <w:t>et al.</w:t>
      </w:r>
      <w:r w:rsidRPr="007511C4">
        <w:rPr>
          <w:rFonts w:ascii="Times New Roman" w:hAnsi="Times New Roman" w:cs="Times New Roman"/>
          <w:sz w:val="24"/>
        </w:rPr>
        <w:t xml:space="preserve"> Identification of novel catabolic genes involved in 17β-estradiol degradation by Novosphingobium sp. ES2-1. </w:t>
      </w:r>
      <w:r w:rsidRPr="007511C4">
        <w:rPr>
          <w:rFonts w:ascii="Times New Roman" w:hAnsi="Times New Roman" w:cs="Times New Roman"/>
          <w:i/>
          <w:iCs/>
          <w:sz w:val="24"/>
        </w:rPr>
        <w:t>Environ. Microbiol.</w:t>
      </w:r>
      <w:r w:rsidRPr="007511C4">
        <w:rPr>
          <w:rFonts w:ascii="Times New Roman" w:hAnsi="Times New Roman" w:cs="Times New Roman"/>
          <w:sz w:val="24"/>
        </w:rPr>
        <w:t xml:space="preserve"> </w:t>
      </w:r>
      <w:r w:rsidRPr="007511C4">
        <w:rPr>
          <w:rFonts w:ascii="Times New Roman" w:hAnsi="Times New Roman" w:cs="Times New Roman"/>
          <w:b/>
          <w:bCs/>
          <w:sz w:val="24"/>
        </w:rPr>
        <w:t>23</w:t>
      </w:r>
      <w:r w:rsidRPr="007511C4">
        <w:rPr>
          <w:rFonts w:ascii="Times New Roman" w:hAnsi="Times New Roman" w:cs="Times New Roman"/>
          <w:sz w:val="24"/>
        </w:rPr>
        <w:t>, 2550–2563 (2021).</w:t>
      </w:r>
    </w:p>
    <w:p w:rsidRPr="007511C4" w:rsidR="007511C4" w:rsidP="00AD57EE" w:rsidRDefault="007511C4" w14:paraId="672F49B6" w14:textId="77777777">
      <w:pPr>
        <w:pStyle w:val="Bibliography"/>
        <w:spacing w:after="0" w:line="480" w:lineRule="auto"/>
        <w:rPr>
          <w:rFonts w:ascii="Times New Roman" w:hAnsi="Times New Roman" w:cs="Times New Roman"/>
          <w:sz w:val="24"/>
        </w:rPr>
      </w:pPr>
      <w:r w:rsidRPr="007511C4">
        <w:rPr>
          <w:rFonts w:ascii="Times New Roman" w:hAnsi="Times New Roman" w:cs="Times New Roman"/>
          <w:sz w:val="24"/>
        </w:rPr>
        <w:t>33.</w:t>
      </w:r>
      <w:r w:rsidRPr="007511C4">
        <w:rPr>
          <w:rFonts w:ascii="Times New Roman" w:hAnsi="Times New Roman" w:cs="Times New Roman"/>
          <w:sz w:val="24"/>
        </w:rPr>
        <w:tab/>
      </w:r>
      <w:r w:rsidRPr="007511C4">
        <w:rPr>
          <w:rFonts w:ascii="Times New Roman" w:hAnsi="Times New Roman" w:cs="Times New Roman"/>
          <w:sz w:val="24"/>
        </w:rPr>
        <w:t xml:space="preserve">Wu, X. </w:t>
      </w:r>
      <w:r w:rsidRPr="007511C4">
        <w:rPr>
          <w:rFonts w:ascii="Times New Roman" w:hAnsi="Times New Roman" w:cs="Times New Roman"/>
          <w:i/>
          <w:iCs/>
          <w:sz w:val="24"/>
        </w:rPr>
        <w:t>et al.</w:t>
      </w:r>
      <w:r w:rsidRPr="007511C4">
        <w:rPr>
          <w:rFonts w:ascii="Times New Roman" w:hAnsi="Times New Roman" w:cs="Times New Roman"/>
          <w:sz w:val="24"/>
        </w:rPr>
        <w:t xml:space="preserve"> Biodegradation pathways and mechanisms of 17α-ethynylestradiol via functional enzymes in the freshwater microalga </w:t>
      </w:r>
      <w:r w:rsidRPr="007511C4">
        <w:rPr>
          <w:rFonts w:ascii="Times New Roman" w:hAnsi="Times New Roman" w:cs="Times New Roman"/>
          <w:i/>
          <w:iCs/>
          <w:sz w:val="24"/>
        </w:rPr>
        <w:t>Scenedesmus quadricauda</w:t>
      </w:r>
      <w:r w:rsidRPr="007511C4">
        <w:rPr>
          <w:rFonts w:ascii="Times New Roman" w:hAnsi="Times New Roman" w:cs="Times New Roman"/>
          <w:sz w:val="24"/>
        </w:rPr>
        <w:t xml:space="preserve">. </w:t>
      </w:r>
      <w:r w:rsidRPr="007511C4">
        <w:rPr>
          <w:rFonts w:ascii="Times New Roman" w:hAnsi="Times New Roman" w:cs="Times New Roman"/>
          <w:i/>
          <w:iCs/>
          <w:sz w:val="24"/>
        </w:rPr>
        <w:t>Water Res.</w:t>
      </w:r>
      <w:r w:rsidRPr="007511C4">
        <w:rPr>
          <w:rFonts w:ascii="Times New Roman" w:hAnsi="Times New Roman" w:cs="Times New Roman"/>
          <w:sz w:val="24"/>
        </w:rPr>
        <w:t xml:space="preserve"> </w:t>
      </w:r>
      <w:r w:rsidRPr="007511C4">
        <w:rPr>
          <w:rFonts w:ascii="Times New Roman" w:hAnsi="Times New Roman" w:cs="Times New Roman"/>
          <w:b/>
          <w:bCs/>
          <w:sz w:val="24"/>
        </w:rPr>
        <w:t>281</w:t>
      </w:r>
      <w:r w:rsidRPr="007511C4">
        <w:rPr>
          <w:rFonts w:ascii="Times New Roman" w:hAnsi="Times New Roman" w:cs="Times New Roman"/>
          <w:sz w:val="24"/>
        </w:rPr>
        <w:t>, 123569 (2025).</w:t>
      </w:r>
    </w:p>
    <w:p w:rsidRPr="007511C4" w:rsidR="007511C4" w:rsidP="00AD57EE" w:rsidRDefault="007511C4" w14:paraId="1C2BAED9" w14:textId="77777777">
      <w:pPr>
        <w:pStyle w:val="Bibliography"/>
        <w:spacing w:after="0" w:line="480" w:lineRule="auto"/>
        <w:rPr>
          <w:rFonts w:ascii="Times New Roman" w:hAnsi="Times New Roman" w:cs="Times New Roman"/>
          <w:sz w:val="24"/>
        </w:rPr>
      </w:pPr>
      <w:r w:rsidRPr="007511C4">
        <w:rPr>
          <w:rFonts w:ascii="Times New Roman" w:hAnsi="Times New Roman" w:cs="Times New Roman"/>
          <w:sz w:val="24"/>
        </w:rPr>
        <w:t>34.</w:t>
      </w:r>
      <w:r w:rsidRPr="007511C4">
        <w:rPr>
          <w:rFonts w:ascii="Times New Roman" w:hAnsi="Times New Roman" w:cs="Times New Roman"/>
          <w:sz w:val="24"/>
        </w:rPr>
        <w:tab/>
      </w:r>
      <w:r w:rsidRPr="007511C4">
        <w:rPr>
          <w:rFonts w:ascii="Times New Roman" w:hAnsi="Times New Roman" w:cs="Times New Roman"/>
          <w:sz w:val="24"/>
        </w:rPr>
        <w:t xml:space="preserve">Onesios, K. M. &amp; Bouwer, E. J. Biological removal of pharmaceuticals and personal care products during laboratory soil aquifer treatment simulation with different primary substrate concentrations. </w:t>
      </w:r>
      <w:r w:rsidRPr="007511C4">
        <w:rPr>
          <w:rFonts w:ascii="Times New Roman" w:hAnsi="Times New Roman" w:cs="Times New Roman"/>
          <w:i/>
          <w:iCs/>
          <w:sz w:val="24"/>
        </w:rPr>
        <w:t>Water Res.</w:t>
      </w:r>
      <w:r w:rsidRPr="007511C4">
        <w:rPr>
          <w:rFonts w:ascii="Times New Roman" w:hAnsi="Times New Roman" w:cs="Times New Roman"/>
          <w:sz w:val="24"/>
        </w:rPr>
        <w:t xml:space="preserve"> </w:t>
      </w:r>
      <w:r w:rsidRPr="007511C4">
        <w:rPr>
          <w:rFonts w:ascii="Times New Roman" w:hAnsi="Times New Roman" w:cs="Times New Roman"/>
          <w:b/>
          <w:bCs/>
          <w:sz w:val="24"/>
        </w:rPr>
        <w:t>46</w:t>
      </w:r>
      <w:r w:rsidRPr="007511C4">
        <w:rPr>
          <w:rFonts w:ascii="Times New Roman" w:hAnsi="Times New Roman" w:cs="Times New Roman"/>
          <w:sz w:val="24"/>
        </w:rPr>
        <w:t>, 2365–2375 (2012).</w:t>
      </w:r>
    </w:p>
    <w:p w:rsidRPr="007511C4" w:rsidR="007511C4" w:rsidP="00AD57EE" w:rsidRDefault="007511C4" w14:paraId="52DF8B9B" w14:textId="77777777">
      <w:pPr>
        <w:pStyle w:val="Bibliography"/>
        <w:spacing w:after="0" w:line="480" w:lineRule="auto"/>
        <w:rPr>
          <w:rFonts w:ascii="Times New Roman" w:hAnsi="Times New Roman" w:cs="Times New Roman"/>
          <w:sz w:val="24"/>
        </w:rPr>
      </w:pPr>
      <w:r w:rsidRPr="007511C4">
        <w:rPr>
          <w:rFonts w:ascii="Times New Roman" w:hAnsi="Times New Roman" w:cs="Times New Roman"/>
          <w:sz w:val="24"/>
        </w:rPr>
        <w:t>35.</w:t>
      </w:r>
      <w:r w:rsidRPr="007511C4">
        <w:rPr>
          <w:rFonts w:ascii="Times New Roman" w:hAnsi="Times New Roman" w:cs="Times New Roman"/>
          <w:sz w:val="24"/>
        </w:rPr>
        <w:tab/>
      </w:r>
      <w:r w:rsidRPr="007511C4">
        <w:rPr>
          <w:rFonts w:ascii="Times New Roman" w:hAnsi="Times New Roman" w:cs="Times New Roman"/>
          <w:sz w:val="24"/>
        </w:rPr>
        <w:t xml:space="preserve">Henning, N., Wick, A. &amp; Ternes, T. A. Biotransformation of pregabalin in surface water matrices and the occurrence of transformation products in the aquatic environment - comparison to the structurally related gabapentin. </w:t>
      </w:r>
      <w:r w:rsidRPr="007511C4">
        <w:rPr>
          <w:rFonts w:ascii="Times New Roman" w:hAnsi="Times New Roman" w:cs="Times New Roman"/>
          <w:i/>
          <w:iCs/>
          <w:sz w:val="24"/>
        </w:rPr>
        <w:t>Water Res.</w:t>
      </w:r>
      <w:r w:rsidRPr="007511C4">
        <w:rPr>
          <w:rFonts w:ascii="Times New Roman" w:hAnsi="Times New Roman" w:cs="Times New Roman"/>
          <w:sz w:val="24"/>
        </w:rPr>
        <w:t xml:space="preserve"> </w:t>
      </w:r>
      <w:r w:rsidRPr="007511C4">
        <w:rPr>
          <w:rFonts w:ascii="Times New Roman" w:hAnsi="Times New Roman" w:cs="Times New Roman"/>
          <w:b/>
          <w:bCs/>
          <w:sz w:val="24"/>
        </w:rPr>
        <w:t>203</w:t>
      </w:r>
      <w:r w:rsidRPr="007511C4">
        <w:rPr>
          <w:rFonts w:ascii="Times New Roman" w:hAnsi="Times New Roman" w:cs="Times New Roman"/>
          <w:sz w:val="24"/>
        </w:rPr>
        <w:t>, 117488 (2021).</w:t>
      </w:r>
    </w:p>
    <w:p w:rsidRPr="007511C4" w:rsidR="007511C4" w:rsidP="00AD57EE" w:rsidRDefault="007511C4" w14:paraId="64FB8BCD" w14:textId="77777777">
      <w:pPr>
        <w:pStyle w:val="Bibliography"/>
        <w:spacing w:after="0" w:line="480" w:lineRule="auto"/>
        <w:rPr>
          <w:rFonts w:ascii="Times New Roman" w:hAnsi="Times New Roman" w:cs="Times New Roman"/>
          <w:sz w:val="24"/>
        </w:rPr>
      </w:pPr>
      <w:r w:rsidRPr="007511C4">
        <w:rPr>
          <w:rFonts w:ascii="Times New Roman" w:hAnsi="Times New Roman" w:cs="Times New Roman"/>
          <w:sz w:val="24"/>
        </w:rPr>
        <w:t>36.</w:t>
      </w:r>
      <w:r w:rsidRPr="007511C4">
        <w:rPr>
          <w:rFonts w:ascii="Times New Roman" w:hAnsi="Times New Roman" w:cs="Times New Roman"/>
          <w:sz w:val="24"/>
        </w:rPr>
        <w:tab/>
      </w:r>
      <w:r w:rsidRPr="007511C4">
        <w:rPr>
          <w:rFonts w:ascii="Times New Roman" w:hAnsi="Times New Roman" w:cs="Times New Roman"/>
          <w:sz w:val="24"/>
        </w:rPr>
        <w:t xml:space="preserve">Weitekamp, C. A. </w:t>
      </w:r>
      <w:r w:rsidRPr="007511C4">
        <w:rPr>
          <w:rFonts w:ascii="Times New Roman" w:hAnsi="Times New Roman" w:cs="Times New Roman"/>
          <w:i/>
          <w:iCs/>
          <w:sz w:val="24"/>
        </w:rPr>
        <w:t>et al.</w:t>
      </w:r>
      <w:r w:rsidRPr="007511C4">
        <w:rPr>
          <w:rFonts w:ascii="Times New Roman" w:hAnsi="Times New Roman" w:cs="Times New Roman"/>
          <w:sz w:val="24"/>
        </w:rPr>
        <w:t xml:space="preserve"> Triclosan-Selected Host-Associated Microbiota Perform Xenobiotic Biotransformations in Larval Zebrafish. </w:t>
      </w:r>
      <w:r w:rsidRPr="007511C4">
        <w:rPr>
          <w:rFonts w:ascii="Times New Roman" w:hAnsi="Times New Roman" w:cs="Times New Roman"/>
          <w:i/>
          <w:iCs/>
          <w:sz w:val="24"/>
        </w:rPr>
        <w:t>Toxicol. Sci.</w:t>
      </w:r>
      <w:r w:rsidRPr="007511C4">
        <w:rPr>
          <w:rFonts w:ascii="Times New Roman" w:hAnsi="Times New Roman" w:cs="Times New Roman"/>
          <w:sz w:val="24"/>
        </w:rPr>
        <w:t xml:space="preserve"> </w:t>
      </w:r>
      <w:r w:rsidRPr="007511C4">
        <w:rPr>
          <w:rFonts w:ascii="Times New Roman" w:hAnsi="Times New Roman" w:cs="Times New Roman"/>
          <w:b/>
          <w:bCs/>
          <w:sz w:val="24"/>
        </w:rPr>
        <w:t>172</w:t>
      </w:r>
      <w:r w:rsidRPr="007511C4">
        <w:rPr>
          <w:rFonts w:ascii="Times New Roman" w:hAnsi="Times New Roman" w:cs="Times New Roman"/>
          <w:sz w:val="24"/>
        </w:rPr>
        <w:t>, 109–122 (2019).</w:t>
      </w:r>
    </w:p>
    <w:p w:rsidRPr="007511C4" w:rsidR="007511C4" w:rsidP="00AD57EE" w:rsidRDefault="007511C4" w14:paraId="212F3727" w14:textId="0AD3B6C9">
      <w:pPr>
        <w:pStyle w:val="Bibliography"/>
        <w:spacing w:after="0" w:line="480" w:lineRule="auto"/>
        <w:rPr>
          <w:rFonts w:ascii="Times New Roman" w:hAnsi="Times New Roman" w:cs="Times New Roman"/>
          <w:sz w:val="24"/>
          <w:szCs w:val="24"/>
        </w:rPr>
      </w:pPr>
      <w:r w:rsidRPr="4BD3D3ED">
        <w:rPr>
          <w:rFonts w:ascii="Times New Roman" w:hAnsi="Times New Roman" w:cs="Times New Roman"/>
          <w:sz w:val="24"/>
          <w:szCs w:val="24"/>
        </w:rPr>
        <w:t>37.</w:t>
      </w:r>
      <w:r>
        <w:tab/>
      </w:r>
      <w:r w:rsidRPr="4BD3D3ED">
        <w:rPr>
          <w:rFonts w:ascii="Times New Roman" w:hAnsi="Times New Roman" w:cs="Times New Roman"/>
          <w:sz w:val="24"/>
          <w:szCs w:val="24"/>
        </w:rPr>
        <w:t xml:space="preserve">Guo, F. </w:t>
      </w:r>
      <w:r w:rsidRPr="4BD3D3ED">
        <w:rPr>
          <w:rFonts w:ascii="Times New Roman" w:hAnsi="Times New Roman" w:cs="Times New Roman"/>
          <w:i/>
          <w:iCs/>
          <w:sz w:val="24"/>
          <w:szCs w:val="24"/>
        </w:rPr>
        <w:t>et al.</w:t>
      </w:r>
      <w:r w:rsidRPr="4BD3D3ED">
        <w:rPr>
          <w:rFonts w:ascii="Times New Roman" w:hAnsi="Times New Roman" w:cs="Times New Roman"/>
          <w:sz w:val="24"/>
          <w:szCs w:val="24"/>
        </w:rPr>
        <w:t xml:space="preserve"> Computational Biotransformation Profile of Emerging Phenolic Pollutants by Cytochromes </w:t>
      </w:r>
      <w:r w:rsidRPr="4BD3D3ED" w:rsidR="3F8DDC38">
        <w:rPr>
          <w:rFonts w:ascii="Times New Roman" w:hAnsi="Times New Roman" w:cs="Times New Roman"/>
          <w:sz w:val="24"/>
          <w:szCs w:val="24"/>
        </w:rPr>
        <w:t>P450</w:t>
      </w:r>
      <w:r w:rsidRPr="4BD3D3ED">
        <w:rPr>
          <w:rFonts w:ascii="Times New Roman" w:hAnsi="Times New Roman" w:cs="Times New Roman"/>
          <w:sz w:val="24"/>
          <w:szCs w:val="24"/>
        </w:rPr>
        <w:t xml:space="preserve">: Phenol-Coupling Mechanism. </w:t>
      </w:r>
      <w:r w:rsidRPr="4BD3D3ED">
        <w:rPr>
          <w:rFonts w:ascii="Times New Roman" w:hAnsi="Times New Roman" w:cs="Times New Roman"/>
          <w:i/>
          <w:iCs/>
          <w:sz w:val="24"/>
          <w:szCs w:val="24"/>
        </w:rPr>
        <w:t>Environ. Sci. Technol.</w:t>
      </w:r>
      <w:r w:rsidRPr="4BD3D3ED">
        <w:rPr>
          <w:rFonts w:ascii="Times New Roman" w:hAnsi="Times New Roman" w:cs="Times New Roman"/>
          <w:sz w:val="24"/>
          <w:szCs w:val="24"/>
        </w:rPr>
        <w:t xml:space="preserve"> </w:t>
      </w:r>
      <w:r w:rsidRPr="4BD3D3ED">
        <w:rPr>
          <w:rFonts w:ascii="Times New Roman" w:hAnsi="Times New Roman" w:cs="Times New Roman"/>
          <w:b/>
          <w:bCs/>
          <w:sz w:val="24"/>
          <w:szCs w:val="24"/>
        </w:rPr>
        <w:t>54</w:t>
      </w:r>
      <w:r w:rsidRPr="4BD3D3ED">
        <w:rPr>
          <w:rFonts w:ascii="Times New Roman" w:hAnsi="Times New Roman" w:cs="Times New Roman"/>
          <w:sz w:val="24"/>
          <w:szCs w:val="24"/>
        </w:rPr>
        <w:t>, 2902–2912 (2020).</w:t>
      </w:r>
    </w:p>
    <w:p w:rsidRPr="007511C4" w:rsidR="007511C4" w:rsidP="00AD57EE" w:rsidRDefault="007511C4" w14:paraId="2B639A6D" w14:textId="77777777">
      <w:pPr>
        <w:pStyle w:val="Bibliography"/>
        <w:spacing w:after="0" w:line="480" w:lineRule="auto"/>
        <w:rPr>
          <w:rFonts w:ascii="Times New Roman" w:hAnsi="Times New Roman" w:cs="Times New Roman"/>
          <w:sz w:val="24"/>
        </w:rPr>
      </w:pPr>
      <w:r w:rsidRPr="007511C4">
        <w:rPr>
          <w:rFonts w:ascii="Times New Roman" w:hAnsi="Times New Roman" w:cs="Times New Roman"/>
          <w:sz w:val="24"/>
        </w:rPr>
        <w:t>38.</w:t>
      </w:r>
      <w:r w:rsidRPr="007511C4">
        <w:rPr>
          <w:rFonts w:ascii="Times New Roman" w:hAnsi="Times New Roman" w:cs="Times New Roman"/>
          <w:sz w:val="24"/>
        </w:rPr>
        <w:tab/>
      </w:r>
      <w:r w:rsidRPr="007511C4">
        <w:rPr>
          <w:rFonts w:ascii="Times New Roman" w:hAnsi="Times New Roman" w:cs="Times New Roman"/>
          <w:sz w:val="24"/>
        </w:rPr>
        <w:t xml:space="preserve">Ljoncheva, M., Kosjek, T., Isidori, M. &amp; Heath, E. 5-Fluorouracil and Its Prodrug Capecitabine: Occurrence, Fate and Effects in the Environment. in </w:t>
      </w:r>
      <w:r w:rsidRPr="007511C4">
        <w:rPr>
          <w:rFonts w:ascii="Times New Roman" w:hAnsi="Times New Roman" w:cs="Times New Roman"/>
          <w:i/>
          <w:iCs/>
          <w:sz w:val="24"/>
        </w:rPr>
        <w:t>Fate and Effects of Anticancer Drugs in the Environment</w:t>
      </w:r>
      <w:r w:rsidRPr="007511C4">
        <w:rPr>
          <w:rFonts w:ascii="Times New Roman" w:hAnsi="Times New Roman" w:cs="Times New Roman"/>
          <w:sz w:val="24"/>
        </w:rPr>
        <w:t xml:space="preserve"> (eds Heath, E., Isidori, M., Kosjek, T. &amp; Filipič, M.) 331–375 (Springer International Publishing, Cham, 2020). doi:10.1007/978-3-030-21048-9_14.</w:t>
      </w:r>
    </w:p>
    <w:p w:rsidRPr="007511C4" w:rsidR="007511C4" w:rsidP="00AD57EE" w:rsidRDefault="007511C4" w14:paraId="27281779" w14:textId="77777777">
      <w:pPr>
        <w:pStyle w:val="Bibliography"/>
        <w:spacing w:after="0" w:line="480" w:lineRule="auto"/>
        <w:rPr>
          <w:rFonts w:ascii="Times New Roman" w:hAnsi="Times New Roman" w:cs="Times New Roman"/>
          <w:sz w:val="24"/>
        </w:rPr>
      </w:pPr>
      <w:r w:rsidRPr="007511C4">
        <w:rPr>
          <w:rFonts w:ascii="Times New Roman" w:hAnsi="Times New Roman" w:cs="Times New Roman"/>
          <w:sz w:val="24"/>
        </w:rPr>
        <w:t>39.</w:t>
      </w:r>
      <w:r w:rsidRPr="007511C4">
        <w:rPr>
          <w:rFonts w:ascii="Times New Roman" w:hAnsi="Times New Roman" w:cs="Times New Roman"/>
          <w:sz w:val="24"/>
        </w:rPr>
        <w:tab/>
      </w:r>
      <w:r w:rsidRPr="007511C4">
        <w:rPr>
          <w:rFonts w:ascii="Times New Roman" w:hAnsi="Times New Roman" w:cs="Times New Roman"/>
          <w:sz w:val="24"/>
        </w:rPr>
        <w:t xml:space="preserve">Rossmassler, K. </w:t>
      </w:r>
      <w:r w:rsidRPr="007511C4">
        <w:rPr>
          <w:rFonts w:ascii="Times New Roman" w:hAnsi="Times New Roman" w:cs="Times New Roman"/>
          <w:i/>
          <w:iCs/>
          <w:sz w:val="24"/>
        </w:rPr>
        <w:t>et al.</w:t>
      </w:r>
      <w:r w:rsidRPr="007511C4">
        <w:rPr>
          <w:rFonts w:ascii="Times New Roman" w:hAnsi="Times New Roman" w:cs="Times New Roman"/>
          <w:sz w:val="24"/>
        </w:rPr>
        <w:t xml:space="preserve"> Impact of primary carbon sources on microbiome shaping and biotransformation of pharmaceuticals and personal care products. </w:t>
      </w:r>
      <w:r w:rsidRPr="007511C4">
        <w:rPr>
          <w:rFonts w:ascii="Times New Roman" w:hAnsi="Times New Roman" w:cs="Times New Roman"/>
          <w:i/>
          <w:iCs/>
          <w:sz w:val="24"/>
        </w:rPr>
        <w:t>Biodegradation</w:t>
      </w:r>
      <w:r w:rsidRPr="007511C4">
        <w:rPr>
          <w:rFonts w:ascii="Times New Roman" w:hAnsi="Times New Roman" w:cs="Times New Roman"/>
          <w:sz w:val="24"/>
        </w:rPr>
        <w:t xml:space="preserve"> </w:t>
      </w:r>
      <w:r w:rsidRPr="007511C4">
        <w:rPr>
          <w:rFonts w:ascii="Times New Roman" w:hAnsi="Times New Roman" w:cs="Times New Roman"/>
          <w:b/>
          <w:bCs/>
          <w:sz w:val="24"/>
        </w:rPr>
        <w:t>30</w:t>
      </w:r>
      <w:r w:rsidRPr="007511C4">
        <w:rPr>
          <w:rFonts w:ascii="Times New Roman" w:hAnsi="Times New Roman" w:cs="Times New Roman"/>
          <w:sz w:val="24"/>
        </w:rPr>
        <w:t>, 127–145 (2019).</w:t>
      </w:r>
    </w:p>
    <w:p w:rsidRPr="007511C4" w:rsidR="007511C4" w:rsidP="00AD57EE" w:rsidRDefault="007511C4" w14:paraId="4819488F" w14:textId="4679DAA6">
      <w:pPr>
        <w:pStyle w:val="Bibliography"/>
        <w:spacing w:after="0" w:line="480" w:lineRule="auto"/>
        <w:rPr>
          <w:rFonts w:ascii="Times New Roman" w:hAnsi="Times New Roman" w:cs="Times New Roman"/>
          <w:sz w:val="24"/>
          <w:szCs w:val="24"/>
        </w:rPr>
      </w:pPr>
      <w:r w:rsidRPr="4BD3D3ED">
        <w:rPr>
          <w:rFonts w:ascii="Times New Roman" w:hAnsi="Times New Roman" w:cs="Times New Roman"/>
          <w:sz w:val="24"/>
          <w:szCs w:val="24"/>
        </w:rPr>
        <w:t>40.</w:t>
      </w:r>
      <w:r>
        <w:tab/>
      </w:r>
      <w:r w:rsidRPr="4BD3D3ED">
        <w:rPr>
          <w:rFonts w:ascii="Times New Roman" w:hAnsi="Times New Roman" w:cs="Times New Roman"/>
          <w:sz w:val="24"/>
          <w:szCs w:val="24"/>
        </w:rPr>
        <w:t xml:space="preserve">Prior, J. E., Shokati, T., Christians, U. &amp; Gill, R. T. Identification and characterization of a bacterial cytochrome </w:t>
      </w:r>
      <w:r w:rsidRPr="4BD3D3ED" w:rsidR="3F8DDC38">
        <w:rPr>
          <w:rFonts w:ascii="Times New Roman" w:hAnsi="Times New Roman" w:cs="Times New Roman"/>
          <w:sz w:val="24"/>
          <w:szCs w:val="24"/>
        </w:rPr>
        <w:t>P450</w:t>
      </w:r>
      <w:r w:rsidRPr="4BD3D3ED">
        <w:rPr>
          <w:rFonts w:ascii="Times New Roman" w:hAnsi="Times New Roman" w:cs="Times New Roman"/>
          <w:sz w:val="24"/>
          <w:szCs w:val="24"/>
        </w:rPr>
        <w:t xml:space="preserve"> for the metabolism of diclofenac. </w:t>
      </w:r>
      <w:r w:rsidRPr="4BD3D3ED">
        <w:rPr>
          <w:rFonts w:ascii="Times New Roman" w:hAnsi="Times New Roman" w:cs="Times New Roman"/>
          <w:i/>
          <w:iCs/>
          <w:sz w:val="24"/>
          <w:szCs w:val="24"/>
        </w:rPr>
        <w:t>Appl. Microbiol. Biotechnol.</w:t>
      </w:r>
      <w:r w:rsidRPr="4BD3D3ED">
        <w:rPr>
          <w:rFonts w:ascii="Times New Roman" w:hAnsi="Times New Roman" w:cs="Times New Roman"/>
          <w:sz w:val="24"/>
          <w:szCs w:val="24"/>
        </w:rPr>
        <w:t xml:space="preserve"> </w:t>
      </w:r>
      <w:r w:rsidRPr="4BD3D3ED">
        <w:rPr>
          <w:rFonts w:ascii="Times New Roman" w:hAnsi="Times New Roman" w:cs="Times New Roman"/>
          <w:b/>
          <w:bCs/>
          <w:sz w:val="24"/>
          <w:szCs w:val="24"/>
        </w:rPr>
        <w:t>85</w:t>
      </w:r>
      <w:r w:rsidRPr="4BD3D3ED">
        <w:rPr>
          <w:rFonts w:ascii="Times New Roman" w:hAnsi="Times New Roman" w:cs="Times New Roman"/>
          <w:sz w:val="24"/>
          <w:szCs w:val="24"/>
        </w:rPr>
        <w:t>, 625–633 (2010).</w:t>
      </w:r>
    </w:p>
    <w:p w:rsidRPr="007511C4" w:rsidR="007511C4" w:rsidP="00AD57EE" w:rsidRDefault="007511C4" w14:paraId="0D017A5B" w14:textId="77777777">
      <w:pPr>
        <w:pStyle w:val="Bibliography"/>
        <w:spacing w:after="0" w:line="480" w:lineRule="auto"/>
        <w:rPr>
          <w:rFonts w:ascii="Times New Roman" w:hAnsi="Times New Roman" w:cs="Times New Roman"/>
          <w:sz w:val="24"/>
        </w:rPr>
      </w:pPr>
      <w:r w:rsidRPr="007511C4">
        <w:rPr>
          <w:rFonts w:ascii="Times New Roman" w:hAnsi="Times New Roman" w:cs="Times New Roman"/>
          <w:sz w:val="24"/>
        </w:rPr>
        <w:t>41.</w:t>
      </w:r>
      <w:r w:rsidRPr="007511C4">
        <w:rPr>
          <w:rFonts w:ascii="Times New Roman" w:hAnsi="Times New Roman" w:cs="Times New Roman"/>
          <w:sz w:val="24"/>
        </w:rPr>
        <w:tab/>
      </w:r>
      <w:r w:rsidRPr="007511C4">
        <w:rPr>
          <w:rFonts w:ascii="Times New Roman" w:hAnsi="Times New Roman" w:cs="Times New Roman"/>
          <w:sz w:val="24"/>
        </w:rPr>
        <w:t xml:space="preserve">Kjeldal, H. </w:t>
      </w:r>
      <w:r w:rsidRPr="007511C4">
        <w:rPr>
          <w:rFonts w:ascii="Times New Roman" w:hAnsi="Times New Roman" w:cs="Times New Roman"/>
          <w:i/>
          <w:iCs/>
          <w:sz w:val="24"/>
        </w:rPr>
        <w:t>et al.</w:t>
      </w:r>
      <w:r w:rsidRPr="007511C4">
        <w:rPr>
          <w:rFonts w:ascii="Times New Roman" w:hAnsi="Times New Roman" w:cs="Times New Roman"/>
          <w:sz w:val="24"/>
        </w:rPr>
        <w:t xml:space="preserve"> Genomic, Proteomic, and Metabolite Characterization of Gemfibrozil-Degrading Organism Bacillus sp. GeD10. </w:t>
      </w:r>
      <w:r w:rsidRPr="007511C4">
        <w:rPr>
          <w:rFonts w:ascii="Times New Roman" w:hAnsi="Times New Roman" w:cs="Times New Roman"/>
          <w:i/>
          <w:iCs/>
          <w:sz w:val="24"/>
        </w:rPr>
        <w:t>Environ. Sci. Technol.</w:t>
      </w:r>
      <w:r w:rsidRPr="007511C4">
        <w:rPr>
          <w:rFonts w:ascii="Times New Roman" w:hAnsi="Times New Roman" w:cs="Times New Roman"/>
          <w:sz w:val="24"/>
        </w:rPr>
        <w:t xml:space="preserve"> </w:t>
      </w:r>
      <w:r w:rsidRPr="007511C4">
        <w:rPr>
          <w:rFonts w:ascii="Times New Roman" w:hAnsi="Times New Roman" w:cs="Times New Roman"/>
          <w:b/>
          <w:bCs/>
          <w:sz w:val="24"/>
        </w:rPr>
        <w:t>50</w:t>
      </w:r>
      <w:r w:rsidRPr="007511C4">
        <w:rPr>
          <w:rFonts w:ascii="Times New Roman" w:hAnsi="Times New Roman" w:cs="Times New Roman"/>
          <w:sz w:val="24"/>
        </w:rPr>
        <w:t>, 744–755 (2016).</w:t>
      </w:r>
    </w:p>
    <w:p w:rsidRPr="007511C4" w:rsidR="007511C4" w:rsidP="00AD57EE" w:rsidRDefault="007511C4" w14:paraId="0CBFB7D3" w14:textId="77777777">
      <w:pPr>
        <w:pStyle w:val="Bibliography"/>
        <w:spacing w:after="0" w:line="480" w:lineRule="auto"/>
        <w:rPr>
          <w:rFonts w:ascii="Times New Roman" w:hAnsi="Times New Roman" w:cs="Times New Roman"/>
          <w:sz w:val="24"/>
        </w:rPr>
      </w:pPr>
      <w:r w:rsidRPr="007511C4">
        <w:rPr>
          <w:rFonts w:ascii="Times New Roman" w:hAnsi="Times New Roman" w:cs="Times New Roman"/>
          <w:sz w:val="24"/>
        </w:rPr>
        <w:t>42.</w:t>
      </w:r>
      <w:r w:rsidRPr="007511C4">
        <w:rPr>
          <w:rFonts w:ascii="Times New Roman" w:hAnsi="Times New Roman" w:cs="Times New Roman"/>
          <w:sz w:val="24"/>
        </w:rPr>
        <w:tab/>
      </w:r>
      <w:r w:rsidRPr="007511C4">
        <w:rPr>
          <w:rFonts w:ascii="Times New Roman" w:hAnsi="Times New Roman" w:cs="Times New Roman"/>
          <w:sz w:val="24"/>
        </w:rPr>
        <w:t xml:space="preserve">Ottmar, K. J., Colosi, L. M. &amp; Smith, J. A. Sorption of Statin Pharmaceuticals to Wastewater-Treatment Biosolids, Terrestrial Soils, and Freshwater Sediment. </w:t>
      </w:r>
      <w:r w:rsidRPr="007511C4">
        <w:rPr>
          <w:rFonts w:ascii="Times New Roman" w:hAnsi="Times New Roman" w:cs="Times New Roman"/>
          <w:i/>
          <w:iCs/>
          <w:sz w:val="24"/>
        </w:rPr>
        <w:t>J. Environ. Eng.</w:t>
      </w:r>
      <w:r w:rsidRPr="007511C4">
        <w:rPr>
          <w:rFonts w:ascii="Times New Roman" w:hAnsi="Times New Roman" w:cs="Times New Roman"/>
          <w:sz w:val="24"/>
        </w:rPr>
        <w:t xml:space="preserve"> </w:t>
      </w:r>
      <w:r w:rsidRPr="007511C4">
        <w:rPr>
          <w:rFonts w:ascii="Times New Roman" w:hAnsi="Times New Roman" w:cs="Times New Roman"/>
          <w:b/>
          <w:bCs/>
          <w:sz w:val="24"/>
        </w:rPr>
        <w:t>136</w:t>
      </w:r>
      <w:r w:rsidRPr="007511C4">
        <w:rPr>
          <w:rFonts w:ascii="Times New Roman" w:hAnsi="Times New Roman" w:cs="Times New Roman"/>
          <w:sz w:val="24"/>
        </w:rPr>
        <w:t>, 256–264 (2010).</w:t>
      </w:r>
    </w:p>
    <w:p w:rsidRPr="00317F00" w:rsidR="00317F00" w:rsidP="00AD57EE" w:rsidRDefault="00BE62CC" w14:paraId="090F61C7" w14:textId="23106723">
      <w:pPr>
        <w:spacing w:after="0" w:line="480" w:lineRule="auto"/>
        <w:rPr>
          <w:rFonts w:ascii="Times New Roman" w:hAnsi="Times New Roman" w:cs="Times New Roman"/>
          <w:sz w:val="24"/>
          <w:szCs w:val="24"/>
        </w:rPr>
      </w:pPr>
      <w:r>
        <w:rPr>
          <w:rFonts w:ascii="Times New Roman" w:hAnsi="Times New Roman" w:cs="Times New Roman"/>
          <w:sz w:val="24"/>
          <w:szCs w:val="24"/>
        </w:rPr>
        <w:fldChar w:fldCharType="end"/>
      </w:r>
    </w:p>
    <w:sectPr w:rsidRPr="00317F00" w:rsidR="00317F00" w:rsidSect="007372C8">
      <w:headerReference w:type="default" r:id="rId16"/>
      <w:footerReference w:type="default" r:id="rId17"/>
      <w:pgSz w:w="12240" w:h="15840" w:orient="portrait"/>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D" w:author="De Long,Susan" w:date="2025-11-25T15:19:00Z" w:id="0">
    <w:p w:rsidR="00F84159" w:rsidP="00F84159" w:rsidRDefault="000D5292" w14:paraId="187E2324" w14:textId="77777777">
      <w:pPr>
        <w:pStyle w:val="CommentText"/>
      </w:pPr>
      <w:r>
        <w:rPr>
          <w:rStyle w:val="CommentReference"/>
        </w:rPr>
        <w:annotationRef/>
      </w:r>
      <w:r w:rsidR="00F84159">
        <w:t>Ellen, Justin, Nick,</w:t>
      </w:r>
    </w:p>
    <w:p w:rsidR="00F84159" w:rsidP="00F84159" w:rsidRDefault="00F84159" w14:paraId="3A16EB0E" w14:textId="77777777">
      <w:pPr>
        <w:pStyle w:val="CommentText"/>
      </w:pPr>
      <w:r>
        <w:t xml:space="preserve">  Is there anyone else who needs to be listed as an author? </w:t>
      </w:r>
    </w:p>
    <w:p w:rsidR="00F84159" w:rsidP="00F84159" w:rsidRDefault="00F84159" w14:paraId="1C443CCC" w14:textId="77777777">
      <w:pPr>
        <w:pStyle w:val="CommentText"/>
      </w:pPr>
    </w:p>
    <w:p w:rsidR="00F84159" w:rsidP="00F84159" w:rsidRDefault="00F84159" w14:paraId="218BC80D" w14:textId="77777777">
      <w:pPr>
        <w:pStyle w:val="CommentText"/>
      </w:pPr>
      <w:r>
        <w:t xml:space="preserve">Also can you please review and update the company locations details for each author if not the same. </w:t>
      </w:r>
    </w:p>
  </w:comment>
  <w:comment w:initials="SD" w:author="De Long,Susan" w:date="2026-02-24T13:35:00Z" w:id="1">
    <w:p w:rsidR="006B4548" w:rsidP="006B4548" w:rsidRDefault="006B4548" w14:paraId="3122E580" w14:textId="77777777">
      <w:pPr>
        <w:pStyle w:val="CommentText"/>
      </w:pPr>
      <w:r>
        <w:rPr>
          <w:rStyle w:val="CommentReference"/>
        </w:rPr>
        <w:annotationRef/>
      </w:r>
      <w:r>
        <w:t>Graphical abstract is still needed.</w:t>
      </w:r>
    </w:p>
  </w:comment>
  <w:comment w:initials="SD" w:author="De Long,Susan" w:date="2025-11-25T16:04:00Z" w:id="6">
    <w:p w:rsidR="00AF2DEE" w:rsidP="00AF2DEE" w:rsidRDefault="00F67541" w14:paraId="1A8EEB90" w14:textId="3F3733CA">
      <w:pPr>
        <w:pStyle w:val="CommentText"/>
      </w:pPr>
      <w:r>
        <w:rPr>
          <w:rStyle w:val="CommentReference"/>
        </w:rPr>
        <w:annotationRef/>
      </w:r>
      <w:r w:rsidR="00AF2DEE">
        <w:t>This is not still true! Look at this paper and see where the gap still is. We can delete here and revise later in the paper</w:t>
      </w:r>
    </w:p>
    <w:p w:rsidR="00AF2DEE" w:rsidP="00AF2DEE" w:rsidRDefault="00AF2DEE" w14:paraId="77EFB612" w14:textId="77777777">
      <w:pPr>
        <w:pStyle w:val="CommentText"/>
      </w:pPr>
    </w:p>
    <w:p w:rsidR="00AF2DEE" w:rsidP="00AF2DEE" w:rsidRDefault="00AF2DEE" w14:paraId="4228CAAC" w14:textId="77777777">
      <w:pPr>
        <w:pStyle w:val="CommentText"/>
      </w:pPr>
      <w:r>
        <w:rPr>
          <w:color w:val="212121"/>
          <w:highlight w:val="white"/>
        </w:rPr>
        <w:t>Hinzke T, Schlüter R, Mikolasch A, Zühlke D, Müller P, Kleditz R, Riedel K, Lalk M, Becher D, Sheikhany H, Schauer F. Transformation of the drug ibuprofen by Priestia megaterium: reversible glycosylation and generation of hydroxylated metabolites. Environ Sci Pollut Res Int. 2025 Apr;32(19):11981-11995. doi: 10.1007/s11356-025-36393-5. Epub 2025 Apr 21. PMID: 40259079; PMCID: PMC12049389.</w:t>
      </w:r>
      <w:r>
        <w:t xml:space="preserve"> </w:t>
      </w:r>
    </w:p>
    <w:p w:rsidR="00AF2DEE" w:rsidP="00AF2DEE" w:rsidRDefault="00AF2DEE" w14:paraId="31F40552" w14:textId="77777777">
      <w:pPr>
        <w:pStyle w:val="CommentText"/>
      </w:pPr>
    </w:p>
    <w:p w:rsidR="00AF2DEE" w:rsidP="00AF2DEE" w:rsidRDefault="00AF2DEE" w14:paraId="797CF6A6" w14:textId="77777777">
      <w:pPr>
        <w:pStyle w:val="CommentText"/>
      </w:pPr>
    </w:p>
    <w:p w:rsidR="00AF2DEE" w:rsidP="00AF2DEE" w:rsidRDefault="00AF2DEE" w14:paraId="4A0F32AB" w14:textId="77777777">
      <w:pPr>
        <w:pStyle w:val="CommentText"/>
      </w:pPr>
    </w:p>
    <w:p w:rsidR="00AF2DEE" w:rsidP="00AF2DEE" w:rsidRDefault="00AF2DEE" w14:paraId="4417A768" w14:textId="77777777">
      <w:pPr>
        <w:pStyle w:val="CommentText"/>
      </w:pPr>
      <w:r>
        <w:t xml:space="preserve">Here is key text from the paper: </w:t>
      </w:r>
    </w:p>
    <w:p w:rsidR="00AF2DEE" w:rsidP="00AF2DEE" w:rsidRDefault="00AF2DEE" w14:paraId="5A7E2017" w14:textId="77777777">
      <w:pPr>
        <w:pStyle w:val="CommentText"/>
      </w:pPr>
    </w:p>
    <w:p w:rsidR="00AF2DEE" w:rsidP="00AF2DEE" w:rsidRDefault="00AF2DEE" w14:paraId="625F3AED" w14:textId="77777777">
      <w:pPr>
        <w:pStyle w:val="CommentText"/>
      </w:pPr>
      <w:r>
        <w:rPr>
          <w:color w:val="1B1B1B"/>
          <w:highlight w:val="white"/>
        </w:rPr>
        <w:t>After 24 h, in total 36 proteins were significantly higher abundant in the IBU-incubated cells. These included two cytochrome P450 proteins, one of them being the bifunctional cytochrome P450/NADPH-P450 reductase Cyp102 A1 (</w:t>
      </w:r>
      <w:hyperlink w:history="1" r:id="rId1">
        <w:r w:rsidRPr="0024121A">
          <w:rPr>
            <w:rStyle w:val="Hyperlink"/>
          </w:rPr>
          <w:t>P14779</w:t>
        </w:r>
      </w:hyperlink>
      <w:r>
        <w:rPr>
          <w:color w:val="1B1B1B"/>
          <w:highlight w:val="white"/>
        </w:rPr>
        <w:t>, also known as P450 BM3), as well as iron-containing alcohol dehydrogenases (FeADHs), aldehyde dehydrogenases, and acetyl-CoA dehydrogenases. </w:t>
      </w:r>
      <w:r>
        <w:t xml:space="preserve"> </w:t>
      </w:r>
    </w:p>
  </w:comment>
  <w:comment w:initials="Ja" w:author="Janiszewski,Lara" w:date="2025-12-11T13:27:00Z" w:id="7">
    <w:p w:rsidR="003A4AF8" w:rsidRDefault="003A4AF8" w14:paraId="18F6D4DF" w14:textId="63936CC0">
      <w:pPr>
        <w:pStyle w:val="CommentText"/>
      </w:pPr>
      <w:r>
        <w:rPr>
          <w:rStyle w:val="CommentReference"/>
        </w:rPr>
        <w:annotationRef/>
      </w:r>
      <w:r w:rsidRPr="378F8C6C">
        <w:t>Nice. The genus of their specific bug isn't something I recognize, so we can discuss the fact that our p450 may be different than theirs</w:t>
      </w:r>
    </w:p>
  </w:comment>
  <w:comment w:initials="SD" w:author="De Long,Susan" w:date="2026-02-24T12:35:00Z" w:id="8">
    <w:p w:rsidR="009B6886" w:rsidP="009B6886" w:rsidRDefault="009B6886" w14:paraId="29DC834E" w14:textId="77777777">
      <w:pPr>
        <w:pStyle w:val="CommentText"/>
      </w:pPr>
      <w:r>
        <w:rPr>
          <w:rStyle w:val="CommentReference"/>
        </w:rPr>
        <w:annotationRef/>
      </w:r>
      <w:r>
        <w:t xml:space="preserve">Please add this reference with Zotero. </w:t>
      </w:r>
    </w:p>
  </w:comment>
  <w:comment w:initials="SD" w:author="De Long,Susan" w:date="2025-11-26T13:59:00Z" w:id="9">
    <w:p w:rsidR="00B856D0" w:rsidP="00B856D0" w:rsidRDefault="002216AD" w14:paraId="68BEC37D" w14:textId="77777777">
      <w:pPr>
        <w:pStyle w:val="CommentText"/>
      </w:pPr>
      <w:r>
        <w:rPr>
          <w:rStyle w:val="CommentReference"/>
        </w:rPr>
        <w:annotationRef/>
      </w:r>
      <w:r w:rsidR="00B856D0">
        <w:t xml:space="preserve">Need a few reference from the proposal added here. </w:t>
      </w:r>
    </w:p>
    <w:p w:rsidR="00B856D0" w:rsidP="00B856D0" w:rsidRDefault="00B856D0" w14:paraId="795E6EB8" w14:textId="77777777">
      <w:pPr>
        <w:pStyle w:val="CommentText"/>
      </w:pPr>
    </w:p>
    <w:p w:rsidR="00B856D0" w:rsidP="00B856D0" w:rsidRDefault="00B856D0" w14:paraId="36CA80A8" w14:textId="77777777">
      <w:pPr>
        <w:pStyle w:val="CommentText"/>
      </w:pPr>
      <w:r>
        <w:t>Lara,</w:t>
      </w:r>
    </w:p>
    <w:p w:rsidR="00B856D0" w:rsidP="00B856D0" w:rsidRDefault="00B856D0" w14:paraId="3958A957" w14:textId="77777777">
      <w:pPr>
        <w:pStyle w:val="CommentText"/>
      </w:pPr>
      <w:r>
        <w:t xml:space="preserve"> Please add with Zotero.</w:t>
      </w:r>
    </w:p>
  </w:comment>
  <w:comment w:initials="SD" w:author="De Long,Susan" w:date="2026-02-24T12:36:00Z" w:id="11">
    <w:p w:rsidR="00B856D0" w:rsidP="00B856D0" w:rsidRDefault="00B856D0" w14:paraId="568FB39C" w14:textId="77777777">
      <w:pPr>
        <w:pStyle w:val="CommentText"/>
      </w:pPr>
      <w:r>
        <w:rPr>
          <w:rStyle w:val="CommentReference"/>
        </w:rPr>
        <w:annotationRef/>
      </w:r>
      <w:r>
        <w:t>Update with Zotero</w:t>
      </w:r>
    </w:p>
  </w:comment>
  <w:comment w:initials="SD" w:author="De Long,Susan" w:date="2025-12-11T12:53:00Z" w:id="19">
    <w:p w:rsidR="00B856D0" w:rsidP="00B856D0" w:rsidRDefault="00516B0B" w14:paraId="2DE48DA1" w14:textId="77777777">
      <w:pPr>
        <w:pStyle w:val="CommentText"/>
      </w:pPr>
      <w:r>
        <w:rPr>
          <w:rStyle w:val="CommentReference"/>
        </w:rPr>
        <w:annotationRef/>
      </w:r>
      <w:r w:rsidR="00B856D0">
        <w:t>Hi Ellen,</w:t>
      </w:r>
    </w:p>
    <w:p w:rsidR="00B856D0" w:rsidP="00B856D0" w:rsidRDefault="00B856D0" w14:paraId="43E576A1" w14:textId="77777777">
      <w:pPr>
        <w:pStyle w:val="CommentText"/>
      </w:pPr>
      <w:r>
        <w:t xml:space="preserve">  Any thoughts about a figure we could add that showcases the complexity of the sequence space you worked in to design these primers? I want readers to appreciate how tricky this problem is!</w:t>
      </w:r>
    </w:p>
  </w:comment>
  <w:comment w:initials="SD" w:author="De Long,Susan" w:date="2026-02-24T12:38:00Z" w:id="20">
    <w:p w:rsidR="00B856D0" w:rsidP="00B856D0" w:rsidRDefault="00B856D0" w14:paraId="203E9C5B" w14:textId="77777777">
      <w:pPr>
        <w:pStyle w:val="CommentText"/>
      </w:pPr>
      <w:r>
        <w:rPr>
          <w:rStyle w:val="CommentReference"/>
        </w:rPr>
        <w:annotationRef/>
      </w:r>
      <w:r>
        <w:t xml:space="preserve">Here and elsewhere, we still need Zotero updates. </w:t>
      </w:r>
    </w:p>
  </w:comment>
  <w:comment w:initials="Br" w:author="Broeckling,Corey" w:date="2026-03-04T12:06:00Z" w:id="21">
    <w:p w:rsidR="00573734" w:rsidRDefault="00573734" w14:paraId="3A9F4E4B" w14:textId="456BDDC8">
      <w:pPr>
        <w:pStyle w:val="CommentText"/>
      </w:pPr>
      <w:r>
        <w:rPr>
          <w:rStyle w:val="CommentReference"/>
        </w:rPr>
        <w:annotationRef/>
      </w:r>
      <w:r w:rsidRPr="11C94115">
        <w:t>incomplete sentence.</w:t>
      </w:r>
    </w:p>
  </w:comment>
  <w:comment w:initials="SD" w:author="De Long,Susan" w:date="2025-11-18T12:58:00Z" w:id="22">
    <w:p w:rsidR="00623F5C" w:rsidP="00623F5C" w:rsidRDefault="00623F5C" w14:paraId="601A82D9" w14:textId="69728EBE">
      <w:pPr>
        <w:pStyle w:val="CommentText"/>
      </w:pPr>
      <w:r>
        <w:rPr>
          <w:rStyle w:val="CommentReference"/>
        </w:rPr>
        <w:annotationRef/>
      </w:r>
      <w:r>
        <w:t>Both mineral solution and sand? Avoid just saying “This” which is a vague pronoun.</w:t>
      </w:r>
    </w:p>
  </w:comment>
  <w:comment w:initials="SD" w:author="De Long,Susan" w:date="2025-11-18T13:16:00Z" w:id="23">
    <w:p w:rsidR="00697A9C" w:rsidP="00697A9C" w:rsidRDefault="00AB1D1D" w14:paraId="6980F3D2" w14:textId="77777777">
      <w:pPr>
        <w:pStyle w:val="CommentText"/>
      </w:pPr>
      <w:r>
        <w:rPr>
          <w:rStyle w:val="CommentReference"/>
        </w:rPr>
        <w:annotationRef/>
      </w:r>
      <w:r w:rsidR="00697A9C">
        <w:t>Lara,</w:t>
      </w:r>
    </w:p>
    <w:p w:rsidR="00697A9C" w:rsidP="00697A9C" w:rsidRDefault="00697A9C" w14:paraId="6D868701" w14:textId="77777777">
      <w:pPr>
        <w:pStyle w:val="CommentText"/>
      </w:pPr>
      <w:r>
        <w:t xml:space="preserve">  Add chemical product source information here. </w:t>
      </w:r>
    </w:p>
  </w:comment>
  <w:comment w:initials="Ch" w:author="Chaparro,Jacqueline" w:date="2026-03-11T13:08:00Z" w:id="24">
    <w:p w:rsidR="00000000" w:rsidRDefault="00000000" w14:paraId="0DAABBC1" w14:textId="67DC153C">
      <w:pPr>
        <w:pStyle w:val="CommentText"/>
      </w:pPr>
      <w:r>
        <w:rPr>
          <w:rStyle w:val="CommentReference"/>
        </w:rPr>
        <w:annotationRef/>
      </w:r>
      <w:r w:rsidRPr="02D8227E">
        <w:t>You can add a section as follows after Materials and methods heading, see below. All the standards were purchased by Neha including the internal standards, looking back at my notes it appears at least some were purchased from Toronto Research Chemicals</w:t>
      </w:r>
    </w:p>
    <w:p w:rsidR="00000000" w:rsidRDefault="00000000" w14:paraId="3EB5110E" w14:textId="7804AE13">
      <w:pPr>
        <w:pStyle w:val="CommentText"/>
      </w:pPr>
      <w:r w:rsidRPr="734B9BA8">
        <w:t>Reagents</w:t>
      </w:r>
    </w:p>
    <w:p w:rsidR="00000000" w:rsidRDefault="00000000" w14:paraId="5613CB61" w14:textId="7281BC53">
      <w:pPr>
        <w:pStyle w:val="CommentText"/>
      </w:pPr>
      <w:r w:rsidRPr="4FF45745">
        <w:t>The authentic standards utilized in the method include 5-fluorouracil (, acetaminophen (, estradiol (, ibuprofen (, triclosan (, naproxen (, diclofenac (, atenolol (, gabapentin (, simvastatin (, gemfibrozil, phenytoin (), ibuprofen-d3 (), gemfibrozil-d6 (), and triclosan-d3 (). LC-MS grade water, acetonitrile, and formic acid were purchased from Fisher Scientific</w:t>
      </w:r>
    </w:p>
  </w:comment>
  <w:comment w:initials="Pr" w:author="Prenni,Jessica" w:date="2026-03-09T14:41:00Z" w:id="32">
    <w:p w:rsidR="00000000" w:rsidRDefault="00000000" w14:paraId="47793C20" w14:textId="7112C9C3">
      <w:pPr>
        <w:pStyle w:val="CommentText"/>
      </w:pPr>
      <w:r>
        <w:rPr>
          <w:rStyle w:val="CommentReference"/>
        </w:rPr>
        <w:annotationRef/>
      </w:r>
      <w:r w:rsidRPr="58DC5F0E">
        <w:t xml:space="preserve">do you mean TOrCs?  </w:t>
      </w:r>
    </w:p>
  </w:comment>
  <w:comment w:initials="SD" w:author="De Long,Susan" w:date="2025-11-26T14:05:00Z" w:id="35">
    <w:p w:rsidR="00F15021" w:rsidP="00F15021" w:rsidRDefault="000546F2" w14:paraId="07DDD164" w14:textId="677E5BD2">
      <w:pPr>
        <w:pStyle w:val="CommentText"/>
      </w:pPr>
      <w:r>
        <w:rPr>
          <w:rStyle w:val="CommentReference"/>
        </w:rPr>
        <w:annotationRef/>
      </w:r>
      <w:r w:rsidR="00F15021">
        <w:t xml:space="preserve">A lot of details were missing here. I added the needed sentences. We need to track down the amount of sand and media (probably same as acclimation but down scaled) and amount of inoc. </w:t>
      </w:r>
    </w:p>
  </w:comment>
  <w:comment w:initials="Ja" w:author="Janiszewski,Lara" w:date="2025-12-11T13:16:00Z" w:id="36">
    <w:p w:rsidR="00FF0239" w:rsidRDefault="00FF0239" w14:paraId="79ADA17B" w14:textId="3D0CF211">
      <w:pPr>
        <w:pStyle w:val="CommentText"/>
      </w:pPr>
      <w:r>
        <w:rPr>
          <w:rStyle w:val="CommentReference"/>
        </w:rPr>
        <w:annotationRef/>
      </w:r>
      <w:r w:rsidRPr="6C654DA7">
        <w:t>I'll dig through Neha's stuff</w:t>
      </w:r>
    </w:p>
  </w:comment>
  <w:comment w:initials="SD" w:author="De Long,Susan" w:date="2025-11-18T13:11:00Z" w:id="48">
    <w:p w:rsidR="00076038" w:rsidP="00076038" w:rsidRDefault="00076038" w14:paraId="32F2DD9B" w14:textId="5BE84B78">
      <w:pPr>
        <w:pStyle w:val="CommentText"/>
      </w:pPr>
      <w:r>
        <w:rPr>
          <w:rStyle w:val="CommentReference"/>
        </w:rPr>
        <w:annotationRef/>
      </w:r>
      <w:r>
        <w:t>Jessica and Jackie,</w:t>
      </w:r>
    </w:p>
    <w:p w:rsidR="00076038" w:rsidP="00076038" w:rsidRDefault="00076038" w14:paraId="034525C7" w14:textId="77777777">
      <w:pPr>
        <w:pStyle w:val="CommentText"/>
      </w:pPr>
      <w:r>
        <w:t xml:space="preserve">  Please review and confirm the methods look as you intended. </w:t>
      </w:r>
    </w:p>
  </w:comment>
  <w:comment w:initials="Di" w:author="Diaz,Gustavo" w:date="2026-03-16T12:21:00Z" w:id="75">
    <w:p w:rsidR="00000000" w:rsidRDefault="00000000" w14:paraId="74586E46" w14:textId="3D434340">
      <w:pPr>
        <w:pStyle w:val="CommentText"/>
      </w:pPr>
      <w:r>
        <w:rPr>
          <w:rStyle w:val="CommentReference"/>
        </w:rPr>
        <w:annotationRef/>
      </w:r>
      <w:r w:rsidRPr="6C89BFAE">
        <w:t>run time should be reviewed</w:t>
      </w:r>
    </w:p>
  </w:comment>
  <w:comment w:initials="SD" w:author="De Long,Susan" w:date="2025-11-26T14:10:00Z" w:id="102">
    <w:p w:rsidR="009238C2" w:rsidP="009238C2" w:rsidRDefault="009238C2" w14:paraId="112C7383" w14:textId="77777777">
      <w:pPr>
        <w:pStyle w:val="CommentText"/>
      </w:pPr>
      <w:r>
        <w:rPr>
          <w:rStyle w:val="CommentReference"/>
        </w:rPr>
        <w:annotationRef/>
      </w:r>
      <w:r>
        <w:t xml:space="preserve">We need to list all of chemicals, perhaps at the very front of the M&amp;M including all of the compounds we used for spiking AND all of the authentic standards. These are key and make our data far more reliable than some. We need to list with name and source. </w:t>
      </w:r>
    </w:p>
  </w:comment>
  <w:comment w:initials="Pr" w:author="Prenni,Jessica" w:date="2026-03-09T14:50:00Z" w:id="103">
    <w:p w:rsidR="00000000" w:rsidRDefault="00000000" w14:paraId="5299E27F" w14:textId="13B65A34">
      <w:pPr>
        <w:pStyle w:val="CommentText"/>
      </w:pPr>
      <w:r>
        <w:rPr>
          <w:rStyle w:val="CommentReference"/>
        </w:rPr>
        <w:annotationRef/>
      </w:r>
      <w:r w:rsidRPr="5AF44127">
        <w:t xml:space="preserve">These should be the same TOrC chemicals listed above.  </w:t>
      </w:r>
      <w:r>
        <w:fldChar w:fldCharType="begin"/>
      </w:r>
      <w:r>
        <w:instrText xml:space="preserve"> HYPERLINK "mailto:jmc378@colostate.edu"</w:instrText>
      </w:r>
      <w:bookmarkStart w:name="_@_CA90BE059F4545DE9E4D3658106F685FZ" w:id="105"/>
      <w:r>
        <w:fldChar w:fldCharType="separate"/>
      </w:r>
      <w:bookmarkEnd w:id="105"/>
      <w:r w:rsidRPr="57FCC6D5">
        <w:rPr>
          <w:noProof/>
        </w:rPr>
        <w:t>@Chaparro,Jacqueline</w:t>
      </w:r>
      <w:r>
        <w:fldChar w:fldCharType="end"/>
      </w:r>
      <w:r w:rsidRPr="023202E5">
        <w:t xml:space="preserve"> what internal standards did we use?  Need to add that specifically here.</w:t>
      </w:r>
    </w:p>
  </w:comment>
  <w:comment w:initials="Ch" w:author="Chaparro,Jacqueline" w:date="2026-03-11T12:58:00Z" w:id="104">
    <w:p w:rsidR="00000000" w:rsidRDefault="00000000" w14:paraId="17AF7273" w14:textId="60934820">
      <w:pPr>
        <w:pStyle w:val="CommentText"/>
      </w:pPr>
      <w:r>
        <w:rPr>
          <w:rStyle w:val="CommentReference"/>
        </w:rPr>
        <w:annotationRef/>
      </w:r>
      <w:r w:rsidRPr="7E904324">
        <w:t>All the standards were purchased by Neha including the internal standards, looking back at my notes it appears at least some were purchased from Toronto Research Chemicals</w:t>
      </w:r>
    </w:p>
  </w:comment>
  <w:comment w:initials="SD" w:author="De Long,Susan" w:date="2025-11-18T13:21:00Z" w:id="115">
    <w:p w:rsidR="006E12C3" w:rsidP="006E12C3" w:rsidRDefault="006E12C3" w14:paraId="181F3DF0" w14:textId="0DEEA621">
      <w:pPr>
        <w:pStyle w:val="CommentText"/>
      </w:pPr>
      <w:r>
        <w:rPr>
          <w:rStyle w:val="CommentReference"/>
        </w:rPr>
        <w:annotationRef/>
      </w:r>
      <w:r>
        <w:t>Jessica and Jackie,</w:t>
      </w:r>
    </w:p>
    <w:p w:rsidR="006E12C3" w:rsidP="006E12C3" w:rsidRDefault="006E12C3" w14:paraId="117E1711" w14:textId="77777777">
      <w:pPr>
        <w:pStyle w:val="CommentText"/>
      </w:pPr>
      <w:r>
        <w:t xml:space="preserve"> Please make sure this is all correct and looks as intended. </w:t>
      </w:r>
    </w:p>
  </w:comment>
  <w:comment w:initials="Ko" w:author="Koslovsky,Matt" w:date="2026-02-27T12:26:00Z" w:id="116">
    <w:p w:rsidR="00573734" w:rsidRDefault="00573734" w14:paraId="787A2CA7" w14:textId="4C6439B4">
      <w:pPr>
        <w:pStyle w:val="CommentText"/>
      </w:pPr>
      <w:r>
        <w:rPr>
          <w:rStyle w:val="CommentReference"/>
        </w:rPr>
        <w:annotationRef/>
      </w:r>
      <w:r w:rsidRPr="6499104E">
        <w:t>Not defined until line 172 I believe</w:t>
      </w:r>
    </w:p>
  </w:comment>
  <w:comment w:initials="SD" w:author="De Long,Susan" w:date="2025-11-26T14:14:00Z" w:id="131">
    <w:p w:rsidR="00C07EF4" w:rsidP="00C07EF4" w:rsidRDefault="00C07EF4" w14:paraId="3B8BB3E7" w14:textId="77777777">
      <w:pPr>
        <w:pStyle w:val="CommentText"/>
      </w:pPr>
      <w:r>
        <w:rPr>
          <w:rStyle w:val="CommentReference"/>
        </w:rPr>
        <w:annotationRef/>
      </w:r>
      <w:r>
        <w:t xml:space="preserve">There are a lot of acronyms in this methods section. Can we write more of them out? I don’t think reviewers will know what this is? </w:t>
      </w:r>
    </w:p>
  </w:comment>
  <w:comment w:initials="Ko" w:author="Koslovsky,Matt" w:date="2026-02-27T12:26:00Z" w:id="143">
    <w:p w:rsidR="00573734" w:rsidRDefault="00573734" w14:paraId="5E110832" w14:textId="29B94C66">
      <w:pPr>
        <w:pStyle w:val="CommentText"/>
      </w:pPr>
      <w:r>
        <w:rPr>
          <w:rStyle w:val="CommentReference"/>
        </w:rPr>
        <w:annotationRef/>
      </w:r>
      <w:r w:rsidRPr="1159D387">
        <w:t>capitalized?</w:t>
      </w:r>
    </w:p>
  </w:comment>
  <w:comment w:initials="Ko" w:author="Koslovsky,Matt" w:date="2026-02-27T12:27:00Z" w:id="146">
    <w:p w:rsidR="00573734" w:rsidRDefault="00573734" w14:paraId="6B40B51A" w14:textId="397894BA">
      <w:pPr>
        <w:pStyle w:val="CommentText"/>
      </w:pPr>
      <w:r>
        <w:rPr>
          <w:rStyle w:val="CommentReference"/>
        </w:rPr>
        <w:annotationRef/>
      </w:r>
      <w:r w:rsidRPr="0A560F4F">
        <w:t>Should this be referenced?</w:t>
      </w:r>
    </w:p>
  </w:comment>
  <w:comment w:initials="Pr" w:author="Prenni,Jessica" w:date="2026-03-09T16:08:00Z" w:id="147">
    <w:p w:rsidR="00000000" w:rsidRDefault="00000000" w14:paraId="49F7FF6A" w14:textId="37E4BE1B">
      <w:pPr>
        <w:pStyle w:val="CommentText"/>
      </w:pPr>
      <w:r>
        <w:rPr>
          <w:rStyle w:val="CommentReference"/>
        </w:rPr>
        <w:annotationRef/>
      </w:r>
      <w:r w:rsidRPr="18913ECF">
        <w:t>this is within MS DIAL software and that is referenced above.</w:t>
      </w:r>
    </w:p>
  </w:comment>
  <w:comment w:initials="Pr" w:author="Prenni,Jessica" w:date="2026-03-09T16:09:00Z" w:id="149">
    <w:p w:rsidR="00000000" w:rsidRDefault="00000000" w14:paraId="6ACAF6AF" w14:textId="0025C803">
      <w:pPr>
        <w:pStyle w:val="CommentText"/>
      </w:pPr>
      <w:r>
        <w:rPr>
          <w:rStyle w:val="CommentReference"/>
        </w:rPr>
        <w:annotationRef/>
      </w:r>
      <w:r>
        <w:fldChar w:fldCharType="begin"/>
      </w:r>
      <w:r>
        <w:instrText xml:space="preserve"> HYPERLINK "mailto:jmc378@colostate.edu"</w:instrText>
      </w:r>
      <w:bookmarkStart w:name="_@_F6C599C7767745B8827EDD40ECA5F93BZ" w:id="151"/>
      <w:r>
        <w:fldChar w:fldCharType="separate"/>
      </w:r>
      <w:bookmarkEnd w:id="151"/>
      <w:r w:rsidRPr="71C053A4">
        <w:rPr>
          <w:noProof/>
        </w:rPr>
        <w:t>@Chaparro,Jacqueline</w:t>
      </w:r>
      <w:r>
        <w:fldChar w:fldCharType="end"/>
      </w:r>
      <w:r w:rsidRPr="5FE52AD3">
        <w:t xml:space="preserve"> these seem very high - are you sure this is what you used?</w:t>
      </w:r>
    </w:p>
  </w:comment>
  <w:comment w:initials="Ch" w:author="Chaparro,Jacqueline" w:date="2026-03-11T12:53:00Z" w:id="150">
    <w:p w:rsidR="00000000" w:rsidRDefault="00000000" w14:paraId="1B9E143C" w14:textId="2D4C0A7C">
      <w:pPr>
        <w:pStyle w:val="CommentText"/>
      </w:pPr>
      <w:r>
        <w:rPr>
          <w:rStyle w:val="CommentReference"/>
        </w:rPr>
        <w:annotationRef/>
      </w:r>
      <w:r w:rsidRPr="63E9DE44">
        <w:t>I just confirmed and it was we used. We tested the more conservative values but this option worked best.</w:t>
      </w:r>
    </w:p>
  </w:comment>
  <w:comment w:initials="SD" w:author="De Long,Susan" w:date="2026-02-24T12:49:00Z" w:id="154">
    <w:p w:rsidR="00570CC5" w:rsidP="00570CC5" w:rsidRDefault="00570CC5" w14:paraId="388778EF" w14:textId="77777777">
      <w:pPr>
        <w:pStyle w:val="CommentText"/>
      </w:pPr>
      <w:r>
        <w:rPr>
          <w:rStyle w:val="CommentReference"/>
        </w:rPr>
        <w:annotationRef/>
      </w:r>
      <w:r>
        <w:t>Corey and Gustavo,</w:t>
      </w:r>
    </w:p>
    <w:p w:rsidR="00570CC5" w:rsidP="00570CC5" w:rsidRDefault="00570CC5" w14:paraId="1F74F981" w14:textId="77777777">
      <w:pPr>
        <w:pStyle w:val="CommentText"/>
      </w:pPr>
      <w:r>
        <w:t xml:space="preserve">   Could you please carefully review this section?</w:t>
      </w:r>
    </w:p>
  </w:comment>
  <w:comment w:initials="Di" w:author="Diaz,Gustavo" w:date="2026-03-16T13:08:00Z" w:id="153">
    <w:p w:rsidR="00000000" w:rsidRDefault="00000000" w14:paraId="16954D1F" w14:textId="61C12B22">
      <w:pPr>
        <w:pStyle w:val="CommentText"/>
      </w:pPr>
      <w:r>
        <w:rPr>
          <w:rStyle w:val="CommentReference"/>
        </w:rPr>
        <w:annotationRef/>
      </w:r>
      <w:r w:rsidRPr="154C4A16">
        <w:t>The session of protein extraction for proteomics was missing, I added here.</w:t>
      </w:r>
    </w:p>
  </w:comment>
  <w:comment w:initials="SD" w:author="De Long,Susan" w:date="2025-11-26T14:24:00Z" w:id="190">
    <w:p w:rsidR="00570CC5" w:rsidP="00570CC5" w:rsidRDefault="00B83843" w14:paraId="4BD6AF03" w14:textId="77777777">
      <w:pPr>
        <w:pStyle w:val="CommentText"/>
      </w:pPr>
      <w:r>
        <w:rPr>
          <w:rStyle w:val="CommentReference"/>
        </w:rPr>
        <w:annotationRef/>
      </w:r>
      <w:r w:rsidR="00570CC5">
        <w:t>Corey and Gustavo,,</w:t>
      </w:r>
    </w:p>
    <w:p w:rsidR="00570CC5" w:rsidP="00570CC5" w:rsidRDefault="00570CC5" w14:paraId="0A46C74F" w14:textId="77777777">
      <w:pPr>
        <w:pStyle w:val="CommentText"/>
      </w:pPr>
      <w:r>
        <w:t xml:space="preserve">  Should this be uL or is this correct as a mass?</w:t>
      </w:r>
    </w:p>
  </w:comment>
  <w:comment w:initials="SD" w:author="De Long,Susan" w:date="2025-11-25T16:27:00Z" w:id="223">
    <w:p w:rsidR="00656E01" w:rsidP="00656E01" w:rsidRDefault="00DD643F" w14:paraId="2F87457B" w14:textId="03858558">
      <w:pPr>
        <w:pStyle w:val="CommentText"/>
      </w:pPr>
      <w:r>
        <w:rPr>
          <w:rStyle w:val="CommentReference"/>
        </w:rPr>
        <w:annotationRef/>
      </w:r>
      <w:r w:rsidR="00656E01">
        <w:t>Update missing references 3 and 4 via Zotero.</w:t>
      </w:r>
    </w:p>
  </w:comment>
  <w:comment w:initials="SD" w:author="De Long,Susan" w:date="2026-02-24T12:48:00Z" w:id="224">
    <w:p w:rsidR="00570CC5" w:rsidP="00570CC5" w:rsidRDefault="00570CC5" w14:paraId="1FC0E6CA" w14:textId="77777777">
      <w:pPr>
        <w:pStyle w:val="CommentText"/>
      </w:pPr>
      <w:r>
        <w:rPr>
          <w:rStyle w:val="CommentReference"/>
        </w:rPr>
        <w:annotationRef/>
      </w:r>
      <w:r>
        <w:t>Corey and Gustavo,</w:t>
      </w:r>
    </w:p>
    <w:p w:rsidR="00570CC5" w:rsidP="00570CC5" w:rsidRDefault="00570CC5" w14:paraId="016506CA" w14:textId="77777777">
      <w:pPr>
        <w:pStyle w:val="CommentText"/>
      </w:pPr>
      <w:r>
        <w:t xml:space="preserve">  Can you put these references in Comment boxes so we can add them in?</w:t>
      </w:r>
    </w:p>
  </w:comment>
  <w:comment w:initials="Ko" w:author="Koslovsky,Matt" w:date="2026-02-27T12:35:00Z" w:id="225">
    <w:p w:rsidR="00573734" w:rsidRDefault="00573734" w14:paraId="22429F86" w14:textId="6BD4F5BC">
      <w:pPr>
        <w:pStyle w:val="CommentText"/>
      </w:pPr>
      <w:r>
        <w:rPr>
          <w:rStyle w:val="CommentReference"/>
        </w:rPr>
        <w:annotationRef/>
      </w:r>
      <w:r w:rsidRPr="6760D218">
        <w:t>model or method.</w:t>
      </w:r>
    </w:p>
  </w:comment>
  <w:comment w:initials="Ko" w:author="Koslovsky,Matt" w:date="2026-02-27T12:40:00Z" w:id="228">
    <w:p w:rsidR="00573734" w:rsidRDefault="00573734" w14:paraId="414597A0" w14:textId="27859648">
      <w:pPr>
        <w:pStyle w:val="CommentText"/>
      </w:pPr>
      <w:r>
        <w:rPr>
          <w:rStyle w:val="CommentReference"/>
        </w:rPr>
        <w:annotationRef/>
      </w:r>
      <w:r w:rsidRPr="4FEF6D83">
        <w:t>Is this the correct reference? I glanced at this paper and they seem to use a linear regression model, which is not a deep learning model.</w:t>
      </w:r>
    </w:p>
  </w:comment>
  <w:comment w:initials="Di" w:author="Diaz,Gustavo" w:date="2026-03-16T14:55:00Z" w:id="229">
    <w:p w:rsidR="00000000" w:rsidRDefault="00000000" w14:paraId="73C4F48C" w14:textId="09AA55F1">
      <w:pPr>
        <w:pStyle w:val="CommentText"/>
      </w:pPr>
      <w:r>
        <w:rPr>
          <w:rStyle w:val="CommentReference"/>
        </w:rPr>
        <w:annotationRef/>
      </w:r>
      <w:r w:rsidRPr="12F9EA21">
        <w:t>I think the references require a deep review, the original paper I am referring here is: D.P. Zolg, S. Gessulat, C. Paschke, | Michael Graber, M. Rathke-Kuhnert, F. Seefried, K. Fitzemeier, | Frank Berg, | Daniel Lopez-Ferrer, | David Horn, C. Henrich, A. Huhmer, | Bernard Delanghe, | Martin Frejno, B. Delanghe, T.F. Scientific, INFERYS rescoring: Boosting peptide identifications and scoring confidence of database search results, (2021). https://doi.org/10.1002/rcm.9128.</w:t>
      </w:r>
    </w:p>
  </w:comment>
  <w:comment w:initials="SD" w:author="De Long,Susan" w:date="2026-02-24T12:51:00Z" w:id="249">
    <w:p w:rsidR="00C90FAB" w:rsidP="00C90FAB" w:rsidRDefault="00C90FAB" w14:paraId="72FBBCFE" w14:textId="77777777">
      <w:pPr>
        <w:pStyle w:val="CommentText"/>
      </w:pPr>
      <w:r>
        <w:rPr>
          <w:rStyle w:val="CommentReference"/>
        </w:rPr>
        <w:annotationRef/>
      </w:r>
      <w:r>
        <w:t>Lara,</w:t>
      </w:r>
    </w:p>
    <w:p w:rsidR="00C90FAB" w:rsidP="00C90FAB" w:rsidRDefault="00C90FAB" w14:paraId="1FA3509F" w14:textId="77777777">
      <w:pPr>
        <w:pStyle w:val="CommentText"/>
      </w:pPr>
      <w:r>
        <w:t xml:space="preserve"> Add acclimation data and DNA concentrations to Supplemental. We can discuss format.</w:t>
      </w:r>
    </w:p>
  </w:comment>
  <w:comment w:initials="Pr" w:author="Prenni,Jessica" w:date="2026-03-09T16:23:00Z" w:id="251">
    <w:p w:rsidR="00000000" w:rsidRDefault="00000000" w14:paraId="6B80B66E" w14:textId="7C8CEAF9">
      <w:pPr>
        <w:pStyle w:val="CommentText"/>
      </w:pPr>
      <w:r>
        <w:rPr>
          <w:rStyle w:val="CommentReference"/>
        </w:rPr>
        <w:annotationRef/>
      </w:r>
      <w:r w:rsidRPr="67B2AC8C">
        <w:t>I would not put this in the methods but include the MicroArray Core appropriately in the acknowledgments</w:t>
      </w:r>
    </w:p>
  </w:comment>
  <w:comment w:initials="SD" w:author="De Long,Susan" w:date="2025-11-26T14:41:00Z" w:id="252">
    <w:p w:rsidR="00633B2D" w:rsidP="00633B2D" w:rsidRDefault="000110E1" w14:paraId="173E8BD2" w14:textId="77777777">
      <w:pPr>
        <w:pStyle w:val="CommentText"/>
      </w:pPr>
      <w:r>
        <w:rPr>
          <w:rStyle w:val="CommentReference"/>
        </w:rPr>
        <w:annotationRef/>
      </w:r>
      <w:r w:rsidR="00633B2D">
        <w:t>Ellen,</w:t>
      </w:r>
    </w:p>
    <w:p w:rsidR="00633B2D" w:rsidP="00633B2D" w:rsidRDefault="00633B2D" w14:paraId="5586B302" w14:textId="77777777">
      <w:pPr>
        <w:pStyle w:val="CommentText"/>
      </w:pPr>
      <w:r>
        <w:t xml:space="preserve"> I know we originally discussed working with all of these enzyme classes, but then focused on P450s as they were more tractable. I think we should delete mention of monooxygenases and dioxygenases from your text here. </w:t>
      </w:r>
    </w:p>
    <w:p w:rsidR="00633B2D" w:rsidP="00633B2D" w:rsidRDefault="00633B2D" w14:paraId="2B8E24A7" w14:textId="77777777">
      <w:pPr>
        <w:pStyle w:val="CommentText"/>
      </w:pPr>
    </w:p>
    <w:p w:rsidR="00633B2D" w:rsidP="00633B2D" w:rsidRDefault="00633B2D" w14:paraId="7C32EB04" w14:textId="77777777">
      <w:pPr>
        <w:pStyle w:val="CommentText"/>
      </w:pPr>
      <w:r>
        <w:t xml:space="preserve">Agree? </w:t>
      </w:r>
    </w:p>
  </w:comment>
  <w:comment w:initials="SD" w:author="De Long,Susan" w:date="2025-11-26T14:43:00Z" w:id="253">
    <w:p w:rsidR="00CD35B4" w:rsidP="00CD35B4" w:rsidRDefault="00DA147A" w14:paraId="6188ADCF" w14:textId="77777777">
      <w:pPr>
        <w:pStyle w:val="CommentText"/>
      </w:pPr>
      <w:r>
        <w:rPr>
          <w:rStyle w:val="CommentReference"/>
        </w:rPr>
        <w:annotationRef/>
      </w:r>
      <w:r w:rsidR="00CD35B4">
        <w:t>Ellen, Justin and Nick,</w:t>
      </w:r>
    </w:p>
    <w:p w:rsidR="00CD35B4" w:rsidP="00CD35B4" w:rsidRDefault="00CD35B4" w14:paraId="5D3F06B3" w14:textId="77777777">
      <w:pPr>
        <w:pStyle w:val="CommentText"/>
      </w:pPr>
      <w:r>
        <w:t xml:space="preserve">   Could we elaborate here a bit at least on the general approach or some of the general constraints considered in design. We need to provide more details to be able to publish this work. </w:t>
      </w:r>
    </w:p>
  </w:comment>
  <w:comment w:initials="SD" w:author="De Long,Susan" w:date="2026-02-24T12:55:00Z" w:id="254">
    <w:p w:rsidR="006F30A1" w:rsidP="006F30A1" w:rsidRDefault="006F30A1" w14:paraId="0D5791B0" w14:textId="77777777">
      <w:pPr>
        <w:pStyle w:val="CommentText"/>
      </w:pPr>
      <w:r>
        <w:rPr>
          <w:rStyle w:val="CommentReference"/>
        </w:rPr>
        <w:annotationRef/>
      </w:r>
      <w:r>
        <w:t>Lara,</w:t>
      </w:r>
    </w:p>
    <w:p w:rsidR="006F30A1" w:rsidP="006F30A1" w:rsidRDefault="006F30A1" w14:paraId="0B7B257C" w14:textId="77777777">
      <w:pPr>
        <w:pStyle w:val="CommentText"/>
      </w:pPr>
      <w:r>
        <w:t xml:space="preserve">  You really did a LOT of method development, including a lot of optimization for the library prep and developing a new bioinformatic pipeline. We should describe that work here to showcase that this was really a Method Development study. </w:t>
      </w:r>
    </w:p>
  </w:comment>
  <w:comment w:initials="SD" w:author="De Long,Susan" w:date="2026-02-24T12:58:00Z" w:id="255">
    <w:p w:rsidR="00AA263C" w:rsidP="00AA263C" w:rsidRDefault="00AA263C" w14:paraId="749707D1" w14:textId="77777777">
      <w:pPr>
        <w:pStyle w:val="CommentText"/>
      </w:pPr>
      <w:r>
        <w:rPr>
          <w:rStyle w:val="CommentReference"/>
        </w:rPr>
        <w:annotationRef/>
      </w:r>
      <w:r>
        <w:t xml:space="preserve">I’m thinking it is worth move this up to the “development” section and expanding a big maybe. Or maybe this can be explained in more details here. Then we might want a different title for the prior section since it doesn’t currently cover all of FASt development. </w:t>
      </w:r>
    </w:p>
  </w:comment>
  <w:comment w:initials="SD" w:author="De Long,Susan" w:date="2026-02-24T13:03:00Z" w:id="256">
    <w:p w:rsidR="0092173B" w:rsidP="0092173B" w:rsidRDefault="0092173B" w14:paraId="50BC300C" w14:textId="77777777">
      <w:pPr>
        <w:pStyle w:val="CommentText"/>
      </w:pPr>
      <w:r>
        <w:rPr>
          <w:rStyle w:val="CommentReference"/>
        </w:rPr>
        <w:annotationRef/>
      </w:r>
      <w:r>
        <w:t>Lara,</w:t>
      </w:r>
    </w:p>
    <w:p w:rsidR="0092173B" w:rsidP="0092173B" w:rsidRDefault="0092173B" w14:paraId="5E8C1B97" w14:textId="77777777">
      <w:pPr>
        <w:pStyle w:val="CommentText"/>
      </w:pPr>
      <w:r>
        <w:t xml:space="preserve">  Text on how you got from the sequences to the identifications seems to be missing. Please make sure 100% of your steps are well described for reproducibility.</w:t>
      </w:r>
    </w:p>
    <w:p w:rsidR="0092173B" w:rsidP="0092173B" w:rsidRDefault="0092173B" w14:paraId="400B6AE3" w14:textId="77777777">
      <w:pPr>
        <w:pStyle w:val="CommentText"/>
      </w:pPr>
    </w:p>
    <w:p w:rsidR="0092173B" w:rsidP="0092173B" w:rsidRDefault="0092173B" w14:paraId="42A15579" w14:textId="77777777">
      <w:pPr>
        <w:pStyle w:val="CommentText"/>
      </w:pPr>
      <w:r>
        <w:t>Should we put your code on a GitHub?</w:t>
      </w:r>
    </w:p>
  </w:comment>
  <w:comment w:initials="Pr" w:author="Prenni,Jessica" w:date="2026-03-09T16:24:00Z" w:id="260">
    <w:p w:rsidR="00000000" w:rsidRDefault="00000000" w14:paraId="075C5881" w14:textId="3CCB9E2E">
      <w:pPr>
        <w:pStyle w:val="CommentText"/>
      </w:pPr>
      <w:r>
        <w:rPr>
          <w:rStyle w:val="CommentReference"/>
        </w:rPr>
        <w:annotationRef/>
      </w:r>
      <w:r w:rsidRPr="1BA3BB37">
        <w:t>TOrC?</w:t>
      </w:r>
    </w:p>
  </w:comment>
  <w:comment w:initials="Ko" w:author="Koslovsky,Matt" w:date="2026-02-27T12:53:00Z" w:id="261">
    <w:p w:rsidR="00573734" w:rsidRDefault="00573734" w14:paraId="75039F0C" w14:textId="34AE6DCB">
      <w:pPr>
        <w:pStyle w:val="CommentText"/>
      </w:pPr>
      <w:r>
        <w:rPr>
          <w:rStyle w:val="CommentReference"/>
        </w:rPr>
        <w:annotationRef/>
      </w:r>
      <w:r w:rsidRPr="4B93A953">
        <w:t>measures?</w:t>
      </w:r>
    </w:p>
  </w:comment>
  <w:comment w:initials="Ko" w:author="Koslovsky,Matt" w:date="2026-02-27T12:55:00Z" w:id="263">
    <w:p w:rsidR="00573734" w:rsidRDefault="00573734" w14:paraId="0C7249C0" w14:textId="57702915">
      <w:pPr>
        <w:pStyle w:val="CommentText"/>
      </w:pPr>
      <w:r>
        <w:rPr>
          <w:rStyle w:val="CommentReference"/>
        </w:rPr>
        <w:annotationRef/>
      </w:r>
      <w:r w:rsidRPr="3E43B2DC">
        <w:t>principal?</w:t>
      </w:r>
    </w:p>
  </w:comment>
  <w:comment w:initials="Ko" w:author="Koslovsky,Matt" w:date="2026-02-27T13:07:00Z" w:id="262">
    <w:p w:rsidR="00573734" w:rsidRDefault="00573734" w14:paraId="273AE49B" w14:textId="640A0278">
      <w:pPr>
        <w:pStyle w:val="CommentText"/>
      </w:pPr>
      <w:r>
        <w:rPr>
          <w:rStyle w:val="CommentReference"/>
        </w:rPr>
        <w:annotationRef/>
      </w:r>
      <w:r w:rsidRPr="27E0C01A">
        <w:t xml:space="preserve">I am not an RDA expert, but I was under the impression that (1) fitted values are obtained from a linear model fit to each outcome. Then principal component analysis is performed on the matrix of fitted values. The way this sentence is phrased seems to imply the PCA is performed first. Either way, I think the previous sentence is quite clear in describing which variables are treated as dependent and independent. As such, I think you could remove this sentence. </w:t>
      </w:r>
    </w:p>
  </w:comment>
  <w:comment w:initials="Ko" w:author="Koslovsky,Matt" w:date="2026-02-27T13:12:00Z" w:id="264">
    <w:p w:rsidR="00573734" w:rsidRDefault="00573734" w14:paraId="2FDBC292" w14:textId="3820EAC1">
      <w:pPr>
        <w:pStyle w:val="CommentText"/>
      </w:pPr>
      <w:r>
        <w:rPr>
          <w:rStyle w:val="CommentReference"/>
        </w:rPr>
        <w:annotationRef/>
      </w:r>
      <w:r w:rsidRPr="4AF9C8B3">
        <w:t xml:space="preserve">Provide more details so this procedure is reproducible. </w:t>
      </w:r>
    </w:p>
  </w:comment>
  <w:comment w:initials="Ko" w:author="Koslovsky,Matt" w:date="2026-02-27T13:22:00Z" w:id="265">
    <w:p w:rsidR="00573734" w:rsidRDefault="00573734" w14:paraId="1839421F" w14:textId="79D5AD80">
      <w:pPr>
        <w:pStyle w:val="CommentText"/>
      </w:pPr>
      <w:r>
        <w:rPr>
          <w:rStyle w:val="CommentReference"/>
        </w:rPr>
        <w:annotationRef/>
      </w:r>
      <w:r w:rsidRPr="6FD659BF">
        <w:t xml:space="preserve">Is it correct to say that unweighted unifrac distances, hellinger transformed taxa counts, and time are the explanatory variables being used in the RDA? If so, I suggest rephrasing the 2nd sentence in this paragraph. </w:t>
      </w:r>
    </w:p>
  </w:comment>
  <w:comment w:initials="LJ" w:author="Lara Janiszewski" w:date="2025-07-23T09:04:00Z" w:id="266">
    <w:p w:rsidR="003E3B45" w:rsidP="003E3B45" w:rsidRDefault="003E3B45" w14:paraId="7447E846" w14:textId="645078E2">
      <w:pPr>
        <w:pStyle w:val="CommentText"/>
      </w:pPr>
      <w:r>
        <w:rPr>
          <w:rStyle w:val="CommentReference"/>
        </w:rPr>
        <w:annotationRef/>
      </w:r>
      <w:r>
        <w:t>Hellinger transform citation</w:t>
      </w:r>
    </w:p>
  </w:comment>
  <w:comment w:initials="Br" w:author="Broeckling,Corey" w:date="2026-03-04T12:24:00Z" w:id="273">
    <w:p w:rsidR="00573734" w:rsidRDefault="00573734" w14:paraId="6F01BA5A" w14:textId="61F91841">
      <w:pPr>
        <w:pStyle w:val="CommentText"/>
      </w:pPr>
      <w:r>
        <w:rPr>
          <w:rStyle w:val="CommentReference"/>
        </w:rPr>
        <w:annotationRef/>
      </w:r>
      <w:r w:rsidRPr="70143A5D">
        <w:t xml:space="preserve">this seems an odd start to the results.  it would seem to make sense to first demonstrate that the organic molecules are being degraded, then discuss which ones show evidence of being p450 mediated. </w:t>
      </w:r>
    </w:p>
  </w:comment>
  <w:comment w:initials="Ko" w:author="Koslovsky,Matt" w:date="2026-02-27T13:25:00Z" w:id="274">
    <w:p w:rsidR="00573734" w:rsidRDefault="00573734" w14:paraId="38FA3D13" w14:textId="502D3117">
      <w:pPr>
        <w:pStyle w:val="CommentText"/>
      </w:pPr>
      <w:r>
        <w:rPr>
          <w:rStyle w:val="CommentReference"/>
        </w:rPr>
        <w:annotationRef/>
      </w:r>
      <w:r w:rsidRPr="2531704B">
        <w:t>"the BLANK analysis suggested" or maybe "Of the 12 TOrCs investigated, 5 were found to be biodegraded..." or if this conclusion is not based off of a statistical analysis "..., exploratory data analysis suggested 5..."</w:t>
      </w:r>
    </w:p>
  </w:comment>
  <w:comment w:initials="SD" w:author="De Long,Susan" w:date="2025-11-26T14:57:00Z" w:id="275">
    <w:p w:rsidR="00A53571" w:rsidP="00A53571" w:rsidRDefault="00A53571" w14:paraId="7D6F24AF" w14:textId="77777777">
      <w:pPr>
        <w:pStyle w:val="CommentText"/>
      </w:pPr>
      <w:r>
        <w:rPr>
          <w:rStyle w:val="CommentReference"/>
        </w:rPr>
        <w:annotationRef/>
      </w:r>
      <w:r>
        <w:t xml:space="preserve">We also need to briefly indicate the results of the killed controls. </w:t>
      </w:r>
    </w:p>
  </w:comment>
  <w:comment w:initials="LJ" w:author="Lara Janiszewski" w:date="2025-07-23T09:06:00Z" w:id="276">
    <w:p w:rsidR="000F5AD3" w:rsidP="000F5AD3" w:rsidRDefault="000F5AD3" w14:paraId="2DF591EC" w14:textId="2EF7CA1E">
      <w:pPr>
        <w:pStyle w:val="CommentText"/>
      </w:pPr>
      <w:r>
        <w:rPr>
          <w:rStyle w:val="CommentReference"/>
        </w:rPr>
        <w:annotationRef/>
      </w:r>
      <w:r>
        <w:t>Do we want an IUPAC number?</w:t>
      </w:r>
    </w:p>
  </w:comment>
  <w:comment w:initials="SD" w:author="De Long,Susan" w:date="2025-11-26T14:55:00Z" w:id="277">
    <w:p w:rsidR="00774D8B" w:rsidP="00774D8B" w:rsidRDefault="00F4605A" w14:paraId="6B40AAC2" w14:textId="77777777">
      <w:pPr>
        <w:pStyle w:val="CommentText"/>
      </w:pPr>
      <w:r>
        <w:rPr>
          <w:rStyle w:val="CommentReference"/>
        </w:rPr>
        <w:annotationRef/>
      </w:r>
      <w:r w:rsidR="00774D8B">
        <w:t xml:space="preserve">That would be good to add in the methods section above. </w:t>
      </w:r>
    </w:p>
  </w:comment>
  <w:comment w:initials="Ko" w:author="Koslovsky,Matt" w:date="2026-02-27T13:25:00Z" w:id="278">
    <w:p w:rsidR="00573734" w:rsidRDefault="00573734" w14:paraId="0546E9F4" w14:textId="61216F62">
      <w:pPr>
        <w:pStyle w:val="CommentText"/>
      </w:pPr>
      <w:r>
        <w:rPr>
          <w:rStyle w:val="CommentReference"/>
        </w:rPr>
        <w:annotationRef/>
      </w:r>
      <w:r w:rsidRPr="4D7E7062">
        <w:t>results?</w:t>
      </w:r>
    </w:p>
  </w:comment>
  <w:comment w:initials="Br" w:author="Broeckling,Corey" w:date="2026-03-04T12:41:00Z" w:id="279">
    <w:p w:rsidR="00573734" w:rsidRDefault="00573734" w14:paraId="6CEB65E4" w14:textId="29377EB9">
      <w:pPr>
        <w:pStyle w:val="CommentText"/>
      </w:pPr>
      <w:r>
        <w:rPr>
          <w:rStyle w:val="CommentReference"/>
        </w:rPr>
        <w:annotationRef/>
      </w:r>
      <w:r w:rsidRPr="3075A5AD">
        <w:t xml:space="preserve">is it possible the sediment added binds the atenolol?  It is rough to hear in the second paragraph of the results that you are questioning whether there is a 'systemic error' in the experiment execution.  </w:t>
      </w:r>
    </w:p>
  </w:comment>
  <w:comment w:initials="Pr" w:author="Prenni,Jessica" w:date="2026-03-09T16:26:00Z" w:id="280">
    <w:p w:rsidR="00000000" w:rsidRDefault="00000000" w14:paraId="696FA51A" w14:textId="21F51779">
      <w:pPr>
        <w:pStyle w:val="CommentText"/>
      </w:pPr>
      <w:r>
        <w:rPr>
          <w:rStyle w:val="CommentReference"/>
        </w:rPr>
        <w:annotationRef/>
      </w:r>
      <w:r w:rsidRPr="65F2467F">
        <w:t>agree - this seems like a very logical explanation since this was also observed in killed controls.</w:t>
      </w:r>
    </w:p>
  </w:comment>
  <w:comment w:initials="Ko" w:author="Koslovsky,Matt" w:date="2026-02-27T14:05:00Z" w:id="281">
    <w:p w:rsidR="00573734" w:rsidRDefault="00573734" w14:paraId="3E56102F" w14:textId="67E39124">
      <w:pPr>
        <w:pStyle w:val="CommentText"/>
      </w:pPr>
      <w:r>
        <w:rPr>
          <w:rStyle w:val="CommentReference"/>
        </w:rPr>
        <w:annotationRef/>
      </w:r>
      <w:r w:rsidRPr="313DDAA1">
        <w:t>I suggest providing effect size and 95% confidence interval as well. This should be done for all comparisons (statistically significant or not)</w:t>
      </w:r>
    </w:p>
  </w:comment>
  <w:comment w:initials="Ko" w:author="Koslovsky,Matt" w:date="2026-02-27T13:30:00Z" w:id="282">
    <w:p w:rsidR="00573734" w:rsidRDefault="00573734" w14:paraId="4727A1BA" w14:textId="5D7999B6">
      <w:pPr>
        <w:pStyle w:val="CommentText"/>
      </w:pPr>
      <w:r>
        <w:rPr>
          <w:rStyle w:val="CommentReference"/>
        </w:rPr>
        <w:annotationRef/>
      </w:r>
      <w:r w:rsidRPr="5A46CF43">
        <w:t xml:space="preserve">Somewhere in the methods section, state what the alpha-level used for significance is. </w:t>
      </w:r>
    </w:p>
  </w:comment>
  <w:comment w:initials="Ko" w:author="Koslovsky,Matt" w:date="2026-02-27T13:31:00Z" w:id="283">
    <w:p w:rsidR="00573734" w:rsidRDefault="00573734" w14:paraId="32AACD7E" w14:textId="4340AF43">
      <w:pPr>
        <w:pStyle w:val="CommentText"/>
      </w:pPr>
      <w:r>
        <w:rPr>
          <w:rStyle w:val="CommentReference"/>
        </w:rPr>
        <w:annotationRef/>
      </w:r>
      <w:r w:rsidRPr="07A96A5F">
        <w:t>Usually the &lt; symbol for reporting a p-value is used when it is very small (e.g., p &lt; 0.001). Otherwise the (rounded) p-value is reported (e.g., p = 0.232).</w:t>
      </w:r>
    </w:p>
  </w:comment>
  <w:comment w:initials="SD" w:author="De Long,Susan" w:date="2025-11-26T15:05:00Z" w:id="285">
    <w:p w:rsidR="00013C60" w:rsidP="00013C60" w:rsidRDefault="00013C60" w14:paraId="2995DB5D" w14:textId="77777777">
      <w:pPr>
        <w:pStyle w:val="CommentText"/>
      </w:pPr>
      <w:r>
        <w:rPr>
          <w:rStyle w:val="CommentReference"/>
        </w:rPr>
        <w:annotationRef/>
      </w:r>
      <w:r>
        <w:t>Lara,</w:t>
      </w:r>
    </w:p>
    <w:p w:rsidR="00013C60" w:rsidP="00013C60" w:rsidRDefault="00013C60" w14:paraId="750D4690" w14:textId="77777777">
      <w:pPr>
        <w:pStyle w:val="CommentText"/>
      </w:pPr>
      <w:r>
        <w:t xml:space="preserve"> Let’s discuss again what we think the delays mean and how they affect FASt results. I want to make sure we are thinking very clearly!</w:t>
      </w:r>
    </w:p>
    <w:p w:rsidR="00013C60" w:rsidP="00013C60" w:rsidRDefault="00013C60" w14:paraId="195902F8" w14:textId="77777777">
      <w:pPr>
        <w:pStyle w:val="CommentText"/>
      </w:pPr>
    </w:p>
    <w:p w:rsidR="00013C60" w:rsidP="00013C60" w:rsidRDefault="00013C60" w14:paraId="06D392EE" w14:textId="77777777">
      <w:pPr>
        <w:pStyle w:val="CommentText"/>
      </w:pPr>
      <w:r>
        <w:t>There might not have been a delay but rather complete biodegradation for SD, but for AS we have this delay situation.</w:t>
      </w:r>
    </w:p>
    <w:p w:rsidR="00013C60" w:rsidP="00013C60" w:rsidRDefault="00013C60" w14:paraId="7DB855BA" w14:textId="77777777">
      <w:pPr>
        <w:pStyle w:val="CommentText"/>
      </w:pPr>
    </w:p>
    <w:p w:rsidR="00013C60" w:rsidP="00013C60" w:rsidRDefault="00013C60" w14:paraId="23BDB34A" w14:textId="77777777">
      <w:pPr>
        <w:pStyle w:val="CommentText"/>
      </w:pPr>
      <w:r>
        <w:t xml:space="preserve">We should look up the inhibitor half life to figure out which think is happening here. </w:t>
      </w:r>
    </w:p>
  </w:comment>
  <w:comment w:initials="Ja" w:author="Janiszewski,Lara" w:date="2025-12-11T14:19:00Z" w:id="286">
    <w:p w:rsidR="005C23EB" w:rsidRDefault="005C23EB" w14:paraId="06807A48" w14:textId="2FE390F5">
      <w:pPr>
        <w:pStyle w:val="CommentText"/>
      </w:pPr>
      <w:r>
        <w:rPr>
          <w:rStyle w:val="CommentReference"/>
        </w:rPr>
        <w:annotationRef/>
      </w:r>
      <w:r w:rsidRPr="4F58D3D0">
        <w:t>oh good point. The internet says 1-ABT is stable in water, but may only last 72 hours in cell culture medium. Guess we should have been spiking that in on a weekly basis?</w:t>
      </w:r>
    </w:p>
  </w:comment>
  <w:comment w:initials="Ja" w:author="Janiszewski,Lara" w:date="2025-12-11T14:26:00Z" w:id="287">
    <w:p w:rsidR="005C23EB" w:rsidRDefault="005C23EB" w14:paraId="1E93B1A5" w14:textId="6768DC68">
      <w:pPr>
        <w:pStyle w:val="CommentText"/>
      </w:pPr>
      <w:r>
        <w:rPr>
          <w:rStyle w:val="CommentReference"/>
        </w:rPr>
        <w:annotationRef/>
      </w:r>
      <w:r w:rsidRPr="064E38B6">
        <w:t xml:space="preserve">Apparently it irreversibly binds p450s, so renewed activity of those p450s is reliant on new enzyme being made. </w:t>
      </w:r>
    </w:p>
    <w:p w:rsidR="005C23EB" w:rsidRDefault="005C23EB" w14:paraId="70BF1512" w14:textId="0869B810">
      <w:pPr>
        <w:pStyle w:val="CommentText"/>
      </w:pPr>
    </w:p>
  </w:comment>
  <w:comment w:initials="SD" w:author="De Long,Susan" w:date="2026-02-24T13:12:00Z" w:id="288">
    <w:p w:rsidR="00462E55" w:rsidP="00462E55" w:rsidRDefault="00462E55" w14:paraId="35B71748" w14:textId="77777777">
      <w:pPr>
        <w:pStyle w:val="CommentText"/>
      </w:pPr>
      <w:r>
        <w:rPr>
          <w:rStyle w:val="CommentReference"/>
        </w:rPr>
        <w:annotationRef/>
      </w:r>
      <w:r>
        <w:t xml:space="preserve">Please add references. </w:t>
      </w:r>
    </w:p>
  </w:comment>
  <w:comment w:initials="Ko" w:author="Koslovsky,Matt" w:date="2026-02-27T13:32:00Z" w:id="290">
    <w:p w:rsidR="00573734" w:rsidRDefault="00573734" w14:paraId="28BE9672" w14:textId="3B291563">
      <w:pPr>
        <w:pStyle w:val="CommentText"/>
      </w:pPr>
      <w:r>
        <w:rPr>
          <w:rStyle w:val="CommentReference"/>
        </w:rPr>
        <w:annotationRef/>
      </w:r>
      <w:r w:rsidRPr="3322F489">
        <w:t>Be consistent with rounding</w:t>
      </w:r>
    </w:p>
  </w:comment>
  <w:comment w:initials="Pr" w:author="Prenni,Jessica" w:date="2026-03-10T10:50:00Z" w:id="292">
    <w:p w:rsidR="00000000" w:rsidRDefault="00000000" w14:paraId="3FE6F057" w14:textId="0B785DAB">
      <w:pPr>
        <w:pStyle w:val="CommentText"/>
      </w:pPr>
      <w:r>
        <w:rPr>
          <w:rStyle w:val="CommentReference"/>
        </w:rPr>
        <w:annotationRef/>
      </w:r>
      <w:r w:rsidRPr="7853AF7F">
        <w:t xml:space="preserve">what do you mean by "widen"?  i'm not sure i see that from the figure.  </w:t>
      </w:r>
    </w:p>
  </w:comment>
  <w:comment w:initials="SD" w:author="De Long,Susan" w:date="2025-11-26T15:13:00Z" w:id="291">
    <w:p w:rsidR="00436503" w:rsidP="00436503" w:rsidRDefault="00436503" w14:paraId="71B04BA9" w14:textId="77777777">
      <w:pPr>
        <w:pStyle w:val="CommentText"/>
      </w:pPr>
      <w:r>
        <w:rPr>
          <w:rStyle w:val="CommentReference"/>
        </w:rPr>
        <w:annotationRef/>
      </w:r>
      <w:r>
        <w:t xml:space="preserve">To me it looks like AS with and without inhibitor had a delay but then once the reaction got going there were different kinetics with and without the inhibitor. Does this mean there were two different mechanisms and the one without the P450 was slower? Or that the p450 inibitor worked partially and reduced the effective enzyme concentration but did not eliminate it? </w:t>
      </w:r>
    </w:p>
  </w:comment>
  <w:comment w:initials="Ko" w:author="Koslovsky,Matt" w:date="2026-02-27T13:38:00Z" w:id="314">
    <w:p w:rsidR="00573734" w:rsidRDefault="00573734" w14:paraId="664D495F" w14:textId="73596327">
      <w:pPr>
        <w:pStyle w:val="CommentText"/>
      </w:pPr>
      <w:r>
        <w:rPr>
          <w:rStyle w:val="CommentReference"/>
        </w:rPr>
        <w:annotationRef/>
      </w:r>
      <w:r w:rsidRPr="4B82ED09">
        <w:t xml:space="preserve">Include p-values for this comparison. </w:t>
      </w:r>
    </w:p>
  </w:comment>
  <w:comment w:initials="Br" w:author="Broeckling,Corey" w:date="2026-03-04T13:00:00Z" w:id="326">
    <w:p w:rsidR="00573734" w:rsidRDefault="00573734" w14:paraId="1764DAAC" w14:textId="35109441">
      <w:pPr>
        <w:pStyle w:val="CommentText"/>
      </w:pPr>
      <w:r>
        <w:rPr>
          <w:rStyle w:val="CommentReference"/>
        </w:rPr>
        <w:annotationRef/>
      </w:r>
      <w:r w:rsidRPr="32D47998">
        <w:t xml:space="preserve">maybe a trivial distinction, but we really do not know that it was 'degraded' - just that it goes away.  could be bound to sand, for example - not degraded, just lost.  </w:t>
      </w:r>
    </w:p>
  </w:comment>
  <w:comment w:initials="Ko" w:author="Koslovsky,Matt" w:date="2026-02-27T13:52:00Z" w:id="330">
    <w:p w:rsidR="00573734" w:rsidRDefault="00573734" w14:paraId="2076C269" w14:textId="22BFACF2">
      <w:pPr>
        <w:pStyle w:val="CommentText"/>
      </w:pPr>
      <w:r>
        <w:rPr>
          <w:rStyle w:val="CommentReference"/>
        </w:rPr>
        <w:annotationRef/>
      </w:r>
      <w:r w:rsidRPr="04A1FB95">
        <w:t>Does this mean they did not have a p-value of &lt; 0.05? If so, I suggest saying "..., while there was not enough evidence in the data to suggest X,Y, and Z were degraded."</w:t>
      </w:r>
    </w:p>
  </w:comment>
  <w:comment w:initials="SD" w:author="De Long,Susan" w:date="2025-11-26T15:17:00Z" w:id="333">
    <w:p w:rsidR="00AD57EE" w:rsidP="00AD57EE" w:rsidRDefault="006D3490" w14:paraId="688CC285" w14:textId="77777777">
      <w:pPr>
        <w:pStyle w:val="CommentText"/>
      </w:pPr>
      <w:r>
        <w:rPr>
          <w:rStyle w:val="CommentReference"/>
        </w:rPr>
        <w:annotationRef/>
      </w:r>
      <w:r w:rsidR="00AD57EE">
        <w:t>Still needs to be added.</w:t>
      </w:r>
    </w:p>
  </w:comment>
  <w:comment w:initials="SD" w:author="De Long,Susan" w:date="2026-02-24T13:37:00Z" w:id="334">
    <w:p w:rsidR="0014521E" w:rsidP="0014521E" w:rsidRDefault="0014521E" w14:paraId="27E9C630" w14:textId="77777777">
      <w:pPr>
        <w:pStyle w:val="CommentText"/>
      </w:pPr>
      <w:r>
        <w:rPr>
          <w:rStyle w:val="CommentReference"/>
        </w:rPr>
        <w:annotationRef/>
      </w:r>
      <w:r>
        <w:t>?</w:t>
      </w:r>
    </w:p>
  </w:comment>
  <w:comment w:initials="Br" w:author="Broeckling,Corey" w:date="2026-03-04T13:02:00Z" w:id="336">
    <w:p w:rsidR="00573734" w:rsidRDefault="00573734" w14:paraId="4A76CDDE" w14:textId="2A17DD5C">
      <w:pPr>
        <w:pStyle w:val="CommentText"/>
      </w:pPr>
      <w:r>
        <w:rPr>
          <w:rStyle w:val="CommentReference"/>
        </w:rPr>
        <w:annotationRef/>
      </w:r>
      <w:r w:rsidRPr="20E2CF1D">
        <w:t xml:space="preserve">given there are only six clades being presented, it may be clearer to show this as six line plots, or temporally-defined boxplots, so it is easier to pick out any trends in taxon abundance over time.  </w:t>
      </w:r>
    </w:p>
  </w:comment>
  <w:comment w:initials="Di" w:author="Diaz,Gustavo" w:date="2026-03-16T12:49:00Z" w:id="337">
    <w:p w:rsidR="00000000" w:rsidRDefault="00000000" w14:paraId="562B8106" w14:textId="52625F9C">
      <w:pPr>
        <w:pStyle w:val="CommentText"/>
      </w:pPr>
      <w:r>
        <w:rPr>
          <w:rStyle w:val="CommentReference"/>
        </w:rPr>
        <w:annotationRef/>
      </w:r>
      <w:r w:rsidRPr="571AB308">
        <w:t xml:space="preserve">Agree with Corey, instead of showing the reps individually, a box plot per taxon will help  to see taxa-trend over time. </w:t>
      </w:r>
    </w:p>
  </w:comment>
  <w:comment w:initials="SD" w:author="De Long,Susan" w:date="2025-11-18T15:29:00Z" w:id="339">
    <w:p w:rsidR="00407AA0" w:rsidP="00407AA0" w:rsidRDefault="00407AA0" w14:paraId="359FCD53" w14:textId="2B3DFE99">
      <w:pPr>
        <w:pStyle w:val="CommentText"/>
      </w:pPr>
      <w:r>
        <w:rPr>
          <w:rStyle w:val="CommentReference"/>
        </w:rPr>
        <w:annotationRef/>
      </w:r>
      <w:r>
        <w:t>Please fix axis labels</w:t>
      </w:r>
    </w:p>
  </w:comment>
  <w:comment w:initials="SD" w:author="De Long,Susan" w:date="2025-11-26T15:29:00Z" w:id="340">
    <w:p w:rsidR="00E308CE" w:rsidP="00E308CE" w:rsidRDefault="00E308CE" w14:paraId="10AF730C" w14:textId="77777777">
      <w:pPr>
        <w:pStyle w:val="CommentText"/>
      </w:pPr>
      <w:r>
        <w:rPr>
          <w:rStyle w:val="CommentReference"/>
        </w:rPr>
        <w:annotationRef/>
      </w:r>
      <w:r>
        <w:t>I only see 6. How is this 20?</w:t>
      </w:r>
    </w:p>
    <w:p w:rsidR="00E308CE" w:rsidP="00E308CE" w:rsidRDefault="00E308CE" w14:paraId="35DD439D" w14:textId="77777777">
      <w:pPr>
        <w:pStyle w:val="CommentText"/>
      </w:pPr>
    </w:p>
    <w:p w:rsidR="00E308CE" w:rsidP="00E308CE" w:rsidRDefault="00E308CE" w14:paraId="40A6FCAD" w14:textId="77777777">
      <w:pPr>
        <w:pStyle w:val="CommentText"/>
      </w:pPr>
      <w:r>
        <w:t xml:space="preserve">Could the P450 nomenclature match in Figure 2 and 3? Its confusing why they are different. </w:t>
      </w:r>
    </w:p>
  </w:comment>
  <w:comment w:initials="Pr" w:author="Prenni,Jessica" w:date="2026-03-10T10:53:00Z" w:id="338">
    <w:p w:rsidR="00000000" w:rsidRDefault="00000000" w14:paraId="29BC705E" w14:textId="29EEF2C8">
      <w:pPr>
        <w:pStyle w:val="CommentText"/>
      </w:pPr>
      <w:r>
        <w:rPr>
          <w:rStyle w:val="CommentReference"/>
        </w:rPr>
        <w:annotationRef/>
      </w:r>
      <w:r w:rsidRPr="3F2B0479">
        <w:t>need y and x axis labels.  Also, where is Figure 2 discussed in manuscript?  I just see Figure 3.</w:t>
      </w:r>
    </w:p>
  </w:comment>
  <w:comment w:initials="SD" w:author="De Long,Susan" w:date="2025-11-25T16:54:00Z" w:id="342">
    <w:p w:rsidR="00BC0925" w:rsidP="00BC0925" w:rsidRDefault="002073B4" w14:paraId="091FDCFD" w14:textId="77777777">
      <w:pPr>
        <w:pStyle w:val="CommentText"/>
      </w:pPr>
      <w:r>
        <w:rPr>
          <w:rStyle w:val="CommentReference"/>
        </w:rPr>
        <w:annotationRef/>
      </w:r>
      <w:r w:rsidR="00BC0925">
        <w:t xml:space="preserve">Add a little text to reintroduce the approach since this is a methods paper. What you took into consideration and how you built a robust defensible data analysis pipeline is not clear. </w:t>
      </w:r>
    </w:p>
  </w:comment>
  <w:comment w:initials="SD" w:author="De Long,Susan" w:date="2025-11-26T15:24:00Z" w:id="341">
    <w:p w:rsidR="000F3DBF" w:rsidP="000F3DBF" w:rsidRDefault="000F3DBF" w14:paraId="509BA771" w14:textId="77777777">
      <w:pPr>
        <w:pStyle w:val="CommentText"/>
      </w:pPr>
      <w:r>
        <w:rPr>
          <w:rStyle w:val="CommentReference"/>
        </w:rPr>
        <w:annotationRef/>
      </w:r>
      <w:r>
        <w:t xml:space="preserve">Based on your statistics, are these only from among the most abundant ASVs? Not totally clear if this is comprehensive or after a down select based on abundance. </w:t>
      </w:r>
    </w:p>
  </w:comment>
  <w:comment w:initials="SD" w:author="De Long,Susan" w:date="2025-11-26T15:31:00Z" w:id="349">
    <w:p w:rsidR="00993303" w:rsidP="00993303" w:rsidRDefault="00993303" w14:paraId="21EB3B6A" w14:textId="77777777">
      <w:pPr>
        <w:pStyle w:val="CommentText"/>
      </w:pPr>
      <w:r>
        <w:rPr>
          <w:rStyle w:val="CommentReference"/>
        </w:rPr>
        <w:annotationRef/>
      </w:r>
      <w:r>
        <w:t xml:space="preserve">You need to add a paragraph describing Figure 2. Figure 2 is just sitting there and you don’t say anything about what it is and what is shows. Start by telling us what we found and then you can get into the statistical results. </w:t>
      </w:r>
    </w:p>
  </w:comment>
  <w:comment w:initials="SD" w:author="De Long,Susan" w:date="2025-11-26T15:30:00Z" w:id="357">
    <w:p w:rsidR="00E308CE" w:rsidP="00E308CE" w:rsidRDefault="00E308CE" w14:paraId="3F787D1B" w14:textId="04CBCC6E">
      <w:pPr>
        <w:pStyle w:val="CommentText"/>
      </w:pPr>
      <w:r>
        <w:rPr>
          <w:rStyle w:val="CommentReference"/>
        </w:rPr>
        <w:annotationRef/>
      </w:r>
      <w:r>
        <w:t>I don’t see this genus at all in Figure 2. What am I missing?</w:t>
      </w:r>
    </w:p>
  </w:comment>
  <w:comment w:initials="SD" w:author="De Long,Susan" w:date="2025-11-26T15:32:00Z" w:id="358">
    <w:p w:rsidR="00C367C7" w:rsidP="00C367C7" w:rsidRDefault="00C367C7" w14:paraId="510F5C78" w14:textId="77777777">
      <w:pPr>
        <w:pStyle w:val="CommentText"/>
      </w:pPr>
      <w:r>
        <w:rPr>
          <w:rStyle w:val="CommentReference"/>
        </w:rPr>
        <w:annotationRef/>
      </w:r>
      <w:r>
        <w:t>Can this be in supplemental? Where is this going to be shown?</w:t>
      </w:r>
    </w:p>
  </w:comment>
  <w:comment w:initials="SD" w:author="De Long,Susan" w:date="2025-11-25T16:41:00Z" w:id="360">
    <w:p w:rsidR="00BB71F6" w:rsidP="00BB71F6" w:rsidRDefault="009A3CC0" w14:paraId="79B97202" w14:textId="5287BF24">
      <w:pPr>
        <w:pStyle w:val="CommentText"/>
      </w:pPr>
      <w:r>
        <w:rPr>
          <w:rStyle w:val="CommentReference"/>
        </w:rPr>
        <w:annotationRef/>
      </w:r>
      <w:r w:rsidR="00BB71F6">
        <w:t>Should this be italicized? And why would the production of these lipids be related to xenobiotic degradation capacity? I don’t follow the mechanism.</w:t>
      </w:r>
    </w:p>
  </w:comment>
  <w:comment w:initials="Pr" w:author="Prenni,Jessica" w:date="2026-03-09T16:36:00Z" w:id="359">
    <w:p w:rsidR="00000000" w:rsidRDefault="00000000" w14:paraId="309A90E6" w14:textId="2D8408BB">
      <w:pPr>
        <w:pStyle w:val="CommentText"/>
      </w:pPr>
      <w:r>
        <w:rPr>
          <w:rStyle w:val="CommentReference"/>
        </w:rPr>
        <w:annotationRef/>
      </w:r>
      <w:r w:rsidRPr="7A55DC8C">
        <w:t>i feel like this is an incomplete sentence...</w:t>
      </w:r>
    </w:p>
  </w:comment>
  <w:comment w:initials="LJ" w:author="Lara Janiszewski" w:date="2025-09-23T13:13:00Z" w:id="361">
    <w:p w:rsidR="00B070B2" w:rsidP="00B070B2" w:rsidRDefault="00B070B2" w14:paraId="39370E65" w14:textId="41693E57">
      <w:pPr>
        <w:pStyle w:val="CommentText"/>
      </w:pPr>
      <w:r>
        <w:rPr>
          <w:rStyle w:val="CommentReference"/>
        </w:rPr>
        <w:annotationRef/>
      </w:r>
      <w:r>
        <w:t>What are the units on this scale</w:t>
      </w:r>
    </w:p>
  </w:comment>
  <w:comment w:initials="Br" w:author="Broeckling,Corey" w:date="2026-03-04T13:59:00Z" w:id="362">
    <w:p w:rsidR="00573734" w:rsidRDefault="00573734" w14:paraId="1D2770C6" w14:textId="34EC31F8">
      <w:pPr>
        <w:pStyle w:val="CommentText"/>
      </w:pPr>
      <w:r>
        <w:rPr>
          <w:rStyle w:val="CommentReference"/>
        </w:rPr>
        <w:annotationRef/>
      </w:r>
      <w:r w:rsidRPr="75B1CA99">
        <w:t xml:space="preserve">what does it mean to say 'correlated' here? and what does it mean if Shingorhabdus is correlated with Ibuprofen degradation, when the sterile control shows the same decrease kinetics over time?  It is hard to ascribe biology to that trend when the trend is the same with the biology removed.  </w:t>
      </w:r>
    </w:p>
  </w:comment>
  <w:comment w:initials="SD" w:author="De Long,Susan" w:date="2025-11-26T15:23:00Z" w:id="363">
    <w:p w:rsidR="00EC6C96" w:rsidP="00EC6C96" w:rsidRDefault="00EC6C96" w14:paraId="1391AD4F" w14:textId="77777777">
      <w:pPr>
        <w:pStyle w:val="CommentText"/>
      </w:pPr>
      <w:r>
        <w:rPr>
          <w:rStyle w:val="CommentReference"/>
        </w:rPr>
        <w:annotationRef/>
      </w:r>
      <w:r>
        <w:t xml:space="preserve">How can we tell the p values for the different associations? </w:t>
      </w:r>
    </w:p>
  </w:comment>
  <w:comment w:initials="SD" w:author="De Long,Susan" w:date="2026-02-24T13:37:00Z" w:id="364">
    <w:p w:rsidR="0014521E" w:rsidP="0014521E" w:rsidRDefault="0014521E" w14:paraId="1A9922AD" w14:textId="77777777">
      <w:pPr>
        <w:pStyle w:val="CommentText"/>
      </w:pPr>
      <w:r>
        <w:rPr>
          <w:rStyle w:val="CommentReference"/>
        </w:rPr>
        <w:annotationRef/>
      </w:r>
      <w:r>
        <w:t>?</w:t>
      </w:r>
    </w:p>
  </w:comment>
  <w:comment w:initials="Ko" w:author="Koslovsky,Matt" w:date="2026-02-27T13:57:00Z" w:id="370">
    <w:p w:rsidR="00573734" w:rsidRDefault="00573734" w14:paraId="4C07B8F2" w14:textId="5623FCB4">
      <w:pPr>
        <w:pStyle w:val="CommentText"/>
      </w:pPr>
      <w:r>
        <w:rPr>
          <w:rStyle w:val="CommentReference"/>
        </w:rPr>
        <w:annotationRef/>
      </w:r>
      <w:r w:rsidRPr="37CB26E3">
        <w:t>observations?</w:t>
      </w:r>
    </w:p>
  </w:comment>
  <w:comment w:initials="SD" w:author="De Long,Susan" w:date="2025-11-18T15:31:00Z" w:id="368">
    <w:p w:rsidR="005876E4" w:rsidP="005876E4" w:rsidRDefault="00DD4B15" w14:paraId="47814445" w14:textId="77777777">
      <w:pPr>
        <w:pStyle w:val="CommentText"/>
      </w:pPr>
      <w:r>
        <w:rPr>
          <w:rStyle w:val="CommentReference"/>
        </w:rPr>
        <w:annotationRef/>
      </w:r>
      <w:r w:rsidR="005876E4">
        <w:t xml:space="preserve">Beef up. Okay if a little redundant with Discussion. </w:t>
      </w:r>
    </w:p>
  </w:comment>
  <w:comment w:initials="Br" w:author="Broeckling,Corey" w:date="2026-03-04T14:06:00Z" w:id="366">
    <w:p w:rsidR="00573734" w:rsidRDefault="00573734" w14:paraId="74077BF0" w14:textId="42B2E28C">
      <w:pPr>
        <w:pStyle w:val="CommentText"/>
      </w:pPr>
      <w:r>
        <w:rPr>
          <w:rStyle w:val="CommentReference"/>
        </w:rPr>
        <w:annotationRef/>
      </w:r>
      <w:r w:rsidRPr="6C1AB6CB">
        <w:t xml:space="preserve">did you do the same correlational analysis as in figure 3?  are they the same p450s?  If not what does that tell us?  i am a bit puzzled at this point in the paper (having not read the discussion yet) as to why the proteomics data is here? </w:t>
      </w:r>
    </w:p>
  </w:comment>
  <w:comment w:initials="Pr" w:author="Prenni,Jessica" w:date="2026-03-10T10:58:00Z" w:id="367">
    <w:p w:rsidR="00000000" w:rsidRDefault="00000000" w14:paraId="4232828F" w14:textId="3AAB778F">
      <w:pPr>
        <w:pStyle w:val="CommentText"/>
      </w:pPr>
      <w:r>
        <w:rPr>
          <w:rStyle w:val="CommentReference"/>
        </w:rPr>
        <w:annotationRef/>
      </w:r>
      <w:r w:rsidRPr="3FE060E3">
        <w:t>agree...</w:t>
      </w:r>
    </w:p>
  </w:comment>
  <w:comment w:initials="SD" w:author="De Long,Susan" w:date="2025-11-26T15:48:00Z" w:id="413">
    <w:p w:rsidR="00D15A4A" w:rsidP="00D15A4A" w:rsidRDefault="00D15A4A" w14:paraId="50C2A3C0" w14:textId="77777777">
      <w:pPr>
        <w:pStyle w:val="CommentText"/>
      </w:pPr>
      <w:r>
        <w:rPr>
          <w:rStyle w:val="CommentReference"/>
        </w:rPr>
        <w:annotationRef/>
      </w:r>
      <w:r>
        <w:t>Need a reference here.</w:t>
      </w:r>
    </w:p>
  </w:comment>
  <w:comment w:initials="SD" w:author="De Long,Susan" w:date="2025-11-26T15:52:00Z" w:id="414">
    <w:p w:rsidR="0085257D" w:rsidP="0085257D" w:rsidRDefault="0085257D" w14:paraId="35DFEBC9" w14:textId="77777777">
      <w:pPr>
        <w:pStyle w:val="CommentText"/>
      </w:pPr>
      <w:r>
        <w:rPr>
          <w:rStyle w:val="CommentReference"/>
        </w:rPr>
        <w:annotationRef/>
      </w:r>
      <w:r>
        <w:t xml:space="preserve">This is a big claim that we need to defend by providing some more details on how the statistics were actually done as I already noted above. </w:t>
      </w:r>
    </w:p>
  </w:comment>
  <w:comment w:initials="SD" w:author="De Long,Susan" w:date="2025-11-26T15:55:00Z" w:id="418">
    <w:p w:rsidR="002B5122" w:rsidP="002B5122" w:rsidRDefault="002B5122" w14:paraId="37793C27" w14:textId="77777777">
      <w:pPr>
        <w:pStyle w:val="CommentText"/>
      </w:pPr>
      <w:r>
        <w:rPr>
          <w:rStyle w:val="CommentReference"/>
        </w:rPr>
        <w:annotationRef/>
      </w:r>
      <w:r>
        <w:t>Unfortunately I think people beat us to this last April:</w:t>
      </w:r>
    </w:p>
    <w:p w:rsidR="002B5122" w:rsidP="002B5122" w:rsidRDefault="002B5122" w14:paraId="410579A9" w14:textId="77777777">
      <w:pPr>
        <w:pStyle w:val="CommentText"/>
      </w:pPr>
    </w:p>
    <w:p w:rsidR="002B5122" w:rsidP="002B5122" w:rsidRDefault="002B5122" w14:paraId="0A192BE7" w14:textId="77777777">
      <w:pPr>
        <w:pStyle w:val="CommentText"/>
      </w:pPr>
      <w:r>
        <w:rPr>
          <w:color w:val="212121"/>
          <w:highlight w:val="white"/>
        </w:rPr>
        <w:t>Hinzke T, Schlüter R, Mikolasch A, Zühlke D, Müller P, Kleditz R, Riedel K, Lalk M, Becher D, Sheikhany H, Schauer F. Transformation of the drug ibuprofen by Priestia megaterium: reversible glycosylation and generation of hydroxylated metabolites. Environ Sci Pollut Res Int. 2025 Apr;32(19):11981-11995. doi: 10.1007/s11356-025-36393-5. Epub 2025 Apr 21. PMID: 40259079; PMCID: PMC12049389.</w:t>
      </w:r>
      <w:r>
        <w:t xml:space="preserve"> </w:t>
      </w:r>
    </w:p>
    <w:p w:rsidR="002B5122" w:rsidP="002B5122" w:rsidRDefault="002B5122" w14:paraId="02B5F8CA" w14:textId="77777777">
      <w:pPr>
        <w:pStyle w:val="CommentText"/>
      </w:pPr>
    </w:p>
    <w:p w:rsidR="002B5122" w:rsidP="002B5122" w:rsidRDefault="002B5122" w14:paraId="1A1615E2" w14:textId="77777777">
      <w:pPr>
        <w:pStyle w:val="CommentText"/>
      </w:pPr>
    </w:p>
    <w:p w:rsidR="002B5122" w:rsidP="002B5122" w:rsidRDefault="002B5122" w14:paraId="5C5230EE" w14:textId="77777777">
      <w:pPr>
        <w:pStyle w:val="CommentText"/>
      </w:pPr>
    </w:p>
    <w:p w:rsidR="002B5122" w:rsidP="002B5122" w:rsidRDefault="002B5122" w14:paraId="582C0349" w14:textId="77777777">
      <w:pPr>
        <w:pStyle w:val="CommentText"/>
      </w:pPr>
      <w:r>
        <w:t xml:space="preserve">Here is key text from the paper: </w:t>
      </w:r>
    </w:p>
    <w:p w:rsidR="002B5122" w:rsidP="002B5122" w:rsidRDefault="002B5122" w14:paraId="2B86E5C8" w14:textId="77777777">
      <w:pPr>
        <w:pStyle w:val="CommentText"/>
      </w:pPr>
    </w:p>
    <w:p w:rsidR="002B5122" w:rsidP="002B5122" w:rsidRDefault="002B5122" w14:paraId="5E753931" w14:textId="77777777">
      <w:pPr>
        <w:pStyle w:val="CommentText"/>
      </w:pPr>
      <w:r>
        <w:rPr>
          <w:color w:val="1B1B1B"/>
          <w:highlight w:val="white"/>
        </w:rPr>
        <w:t>After 24 h, in total 36 proteins were significantly higher abundant in the IBU-incubated cells. These included two cytochrome P450 proteins, one of them being the bifunctional cytochrome P450/NADPH-P450 reductase Cyp102 A1 (</w:t>
      </w:r>
      <w:hyperlink w:history="1" r:id="rId2">
        <w:r w:rsidRPr="00732F19">
          <w:rPr>
            <w:rStyle w:val="Hyperlink"/>
          </w:rPr>
          <w:t>P14779</w:t>
        </w:r>
      </w:hyperlink>
      <w:r>
        <w:rPr>
          <w:color w:val="1B1B1B"/>
          <w:highlight w:val="white"/>
        </w:rPr>
        <w:t>, also known as P450 BM3), as well as iron-containing alcohol dehydrogenases (FeADHs), aldehyde dehydrogenases, and acetyl-CoA dehydrogenases. </w:t>
      </w:r>
      <w:r>
        <w:t xml:space="preserve"> </w:t>
      </w:r>
    </w:p>
  </w:comment>
  <w:comment w:initials="SD" w:author="De Long,Susan" w:date="2025-11-26T15:57:00Z" w:id="419">
    <w:p w:rsidR="00A11700" w:rsidP="00A11700" w:rsidRDefault="00A11700" w14:paraId="0E3EAD48" w14:textId="77777777">
      <w:pPr>
        <w:pStyle w:val="CommentText"/>
      </w:pPr>
      <w:r>
        <w:rPr>
          <w:rStyle w:val="CommentReference"/>
        </w:rPr>
        <w:annotationRef/>
      </w:r>
      <w:r>
        <w:t>I think we can say that Ibuprofen biodegradation has been widely studied and the most commonly reported pathway is NOT P-450 mediated and involves XXX genes.</w:t>
      </w:r>
    </w:p>
    <w:p w:rsidR="00A11700" w:rsidP="00A11700" w:rsidRDefault="00A11700" w14:paraId="158A5343" w14:textId="77777777">
      <w:pPr>
        <w:pStyle w:val="CommentText"/>
      </w:pPr>
    </w:p>
    <w:p w:rsidR="00A11700" w:rsidP="00A11700" w:rsidRDefault="00A11700" w14:paraId="1C4B3098" w14:textId="77777777">
      <w:pPr>
        <w:pStyle w:val="CommentText"/>
      </w:pPr>
      <w:r>
        <w:t xml:space="preserve">We can say that only one other study has reported P450 mediated biodegradation of Ibuprofen and it is not clear how prevalent each of these distinct mechanisms are in full scale wastewater treatment systems. </w:t>
      </w:r>
    </w:p>
  </w:comment>
  <w:comment w:initials="SD" w:author="De Long,Susan" w:date="2026-02-24T13:26:00Z" w:id="421">
    <w:p w:rsidR="00AA0F04" w:rsidP="00AA0F04" w:rsidRDefault="00AA0F04" w14:paraId="26654991" w14:textId="77777777">
      <w:pPr>
        <w:pStyle w:val="CommentText"/>
      </w:pPr>
      <w:r>
        <w:rPr>
          <w:rStyle w:val="CommentReference"/>
        </w:rPr>
        <w:annotationRef/>
      </w:r>
      <w:r>
        <w:t>Add it Zotero?</w:t>
      </w:r>
    </w:p>
  </w:comment>
  <w:comment w:initials="Di" w:author="Diaz,Gustavo" w:date="2026-03-16T14:00:00Z" w:id="422">
    <w:p w:rsidR="00000000" w:rsidRDefault="00000000" w14:paraId="1A2781F4" w14:textId="2471E160">
      <w:pPr>
        <w:pStyle w:val="CommentText"/>
      </w:pPr>
      <w:r>
        <w:rPr>
          <w:rStyle w:val="CommentReference"/>
        </w:rPr>
        <w:annotationRef/>
      </w:r>
      <w:r w:rsidRPr="6CB86DE9">
        <w:t>Rhizorhabdus is a genus within the Sphingomonadaceae family.</w:t>
      </w:r>
    </w:p>
  </w:comment>
  <w:comment w:initials="Br" w:author="Broeckling,Corey" w:date="2026-03-04T14:14:00Z" w:id="424">
    <w:p w:rsidR="00573734" w:rsidRDefault="00573734" w14:paraId="129BA7A3" w14:textId="01FC63CF">
      <w:pPr>
        <w:pStyle w:val="CommentText"/>
      </w:pPr>
      <w:r>
        <w:rPr>
          <w:rStyle w:val="CommentReference"/>
        </w:rPr>
        <w:annotationRef/>
      </w:r>
      <w:r w:rsidRPr="04E865F2">
        <w:t xml:space="preserve">not sure what this means, precisely.  is mineralization the same as degradation?  </w:t>
      </w:r>
    </w:p>
  </w:comment>
  <w:comment w:initials="SD" w:author="De Long,Susan" w:date="2025-11-26T16:13:00Z" w:id="428">
    <w:p w:rsidR="006A29DD" w:rsidP="006A29DD" w:rsidRDefault="006A29DD" w14:paraId="64136297" w14:textId="77777777">
      <w:pPr>
        <w:pStyle w:val="CommentText"/>
      </w:pPr>
      <w:r>
        <w:rPr>
          <w:rStyle w:val="CommentReference"/>
        </w:rPr>
        <w:annotationRef/>
      </w:r>
      <w:r>
        <w:t>Were these associated for both AS and SD?</w:t>
      </w:r>
    </w:p>
  </w:comment>
  <w:comment w:initials="SD" w:author="De Long,Susan" w:date="2025-11-26T16:08:00Z" w:id="429">
    <w:p w:rsidR="006377AB" w:rsidP="006377AB" w:rsidRDefault="004D1895" w14:paraId="7960CAE6" w14:textId="3399E90A">
      <w:pPr>
        <w:pStyle w:val="CommentText"/>
      </w:pPr>
      <w:r>
        <w:rPr>
          <w:rStyle w:val="CommentReference"/>
        </w:rPr>
        <w:annotationRef/>
      </w:r>
      <w:r w:rsidR="006377AB">
        <w:t xml:space="preserve">We are saying this because of the observed delay, right? Let’s make that link directly here. Spoon feed the reader please. </w:t>
      </w:r>
    </w:p>
    <w:p w:rsidR="006377AB" w:rsidP="006377AB" w:rsidRDefault="006377AB" w14:paraId="1154DFAE" w14:textId="77777777">
      <w:pPr>
        <w:pStyle w:val="CommentText"/>
      </w:pPr>
    </w:p>
    <w:p w:rsidR="006377AB" w:rsidP="006377AB" w:rsidRDefault="006377AB" w14:paraId="5E94E6A3" w14:textId="77777777">
      <w:pPr>
        <w:pStyle w:val="CommentText"/>
      </w:pPr>
      <w:r>
        <w:t>I added presumably since you are talking about expression without RNA or protein data. You are inferring from the activity patterns and we need to say that to keep RNA people off our backs.</w:t>
      </w:r>
    </w:p>
  </w:comment>
  <w:comment w:initials="Br" w:author="Broeckling,Corey" w:date="2026-03-04T14:18:00Z" w:id="430">
    <w:p w:rsidR="00573734" w:rsidRDefault="00573734" w14:paraId="58CC9313" w14:textId="5C1A3772">
      <w:pPr>
        <w:pStyle w:val="CommentText"/>
      </w:pPr>
      <w:r>
        <w:rPr>
          <w:rStyle w:val="CommentReference"/>
        </w:rPr>
        <w:annotationRef/>
      </w:r>
      <w:r w:rsidRPr="04B11ED9">
        <w:t xml:space="preserve">why not explore the proteomics data for this?  </w:t>
      </w:r>
    </w:p>
  </w:comment>
  <w:comment w:initials="SD" w:author="De Long,Susan" w:date="2025-11-26T16:09:00Z" w:id="431">
    <w:p w:rsidR="002044AE" w:rsidP="002044AE" w:rsidRDefault="002044AE" w14:paraId="4DA95924" w14:textId="5FB62D4C">
      <w:pPr>
        <w:pStyle w:val="CommentText"/>
      </w:pPr>
      <w:r>
        <w:rPr>
          <w:rStyle w:val="CommentReference"/>
        </w:rPr>
        <w:annotationRef/>
      </w:r>
      <w:r>
        <w:t xml:space="preserve">Could either or both of these involve P450s? P450s do A LOT of different things. </w:t>
      </w:r>
    </w:p>
  </w:comment>
  <w:comment w:initials="SD" w:author="De Long,Susan" w:date="2025-11-26T16:11:00Z" w:id="434">
    <w:p w:rsidR="00B96123" w:rsidP="00B96123" w:rsidRDefault="00B96123" w14:paraId="1D2CE97A" w14:textId="77777777">
      <w:pPr>
        <w:pStyle w:val="CommentText"/>
      </w:pPr>
      <w:r>
        <w:rPr>
          <w:rStyle w:val="CommentReference"/>
        </w:rPr>
        <w:annotationRef/>
      </w:r>
      <w:r>
        <w:t xml:space="preserve">Not reported in the results section. Combine Metabolomics and Proteomics and add this result there. </w:t>
      </w:r>
    </w:p>
  </w:comment>
  <w:comment w:initials="Pr" w:author="Prenni,Jessica" w:date="2026-03-10T11:39:00Z" w:id="435">
    <w:p w:rsidR="00000000" w:rsidRDefault="00000000" w14:paraId="3CDD90CA" w14:textId="4E67CFA5">
      <w:pPr>
        <w:pStyle w:val="CommentText"/>
      </w:pPr>
      <w:r>
        <w:rPr>
          <w:rStyle w:val="CommentReference"/>
        </w:rPr>
        <w:annotationRef/>
      </w:r>
      <w:r w:rsidRPr="55981C83">
        <w:t>agreed - although we should be careful with how strongly we present this result as we did not validate the identification of atenolol acid with a standard.  I would call this a tentative annotation base on spectral evidence.</w:t>
      </w:r>
    </w:p>
  </w:comment>
  <w:comment w:initials="SD" w:author="De Long,Susan" w:date="2025-11-26T16:17:00Z" w:id="440">
    <w:p w:rsidR="00117F54" w:rsidP="00117F54" w:rsidRDefault="00117F54" w14:paraId="182801F8" w14:textId="77777777">
      <w:pPr>
        <w:pStyle w:val="CommentText"/>
      </w:pPr>
      <w:r>
        <w:rPr>
          <w:rStyle w:val="CommentReference"/>
        </w:rPr>
        <w:annotationRef/>
      </w:r>
      <w:r>
        <w:t xml:space="preserve">Let’s go ahead and put the details. </w:t>
      </w:r>
    </w:p>
  </w:comment>
  <w:comment w:initials="SD" w:author="De Long,Susan" w:date="2025-11-26T16:20:00Z" w:id="441">
    <w:p w:rsidR="00BE2BE3" w:rsidP="00BE2BE3" w:rsidRDefault="00BE2BE3" w14:paraId="3E490C71" w14:textId="77777777">
      <w:pPr>
        <w:pStyle w:val="CommentText"/>
      </w:pPr>
      <w:r>
        <w:rPr>
          <w:rStyle w:val="CommentReference"/>
        </w:rPr>
        <w:annotationRef/>
      </w:r>
      <w:r>
        <w:t xml:space="preserve">Check our killed controls. If they look stable then we don’t have abiotic processes in our flasks and I think this text may cause confusion. </w:t>
      </w:r>
    </w:p>
  </w:comment>
  <w:comment w:initials="Br" w:author="Broeckling,Corey" w:date="2026-03-04T14:21:00Z" w:id="442">
    <w:p w:rsidR="00573734" w:rsidRDefault="00573734" w14:paraId="41A334C9" w14:textId="2437879F">
      <w:pPr>
        <w:pStyle w:val="CommentText"/>
      </w:pPr>
      <w:r>
        <w:rPr>
          <w:rStyle w:val="CommentReference"/>
        </w:rPr>
        <w:annotationRef/>
      </w:r>
      <w:r w:rsidRPr="23E7AE84">
        <w:t xml:space="preserve">does the term 'mineralization' mean that it is being bound to minerals (i.e. sand)?  If so, then how can you claim that degradation has occurred?  </w:t>
      </w:r>
    </w:p>
  </w:comment>
  <w:comment w:initials="SD" w:author="De Long,Susan" w:date="2025-11-26T16:22:00Z" w:id="443">
    <w:p w:rsidR="00C22C1C" w:rsidP="00C22C1C" w:rsidRDefault="00C22C1C" w14:paraId="6D422F47" w14:textId="77777777">
      <w:pPr>
        <w:pStyle w:val="CommentText"/>
      </w:pPr>
      <w:r>
        <w:rPr>
          <w:rStyle w:val="CommentReference"/>
        </w:rPr>
        <w:annotationRef/>
      </w:r>
      <w:r>
        <w:t>REF.</w:t>
      </w:r>
    </w:p>
    <w:p w:rsidR="00C22C1C" w:rsidP="00C22C1C" w:rsidRDefault="00C22C1C" w14:paraId="1F1CB9B2" w14:textId="77777777">
      <w:pPr>
        <w:pStyle w:val="CommentText"/>
      </w:pPr>
    </w:p>
    <w:p w:rsidR="00C22C1C" w:rsidP="00C22C1C" w:rsidRDefault="00C22C1C" w14:paraId="08B8F78C" w14:textId="77777777">
      <w:pPr>
        <w:pStyle w:val="CommentText"/>
      </w:pPr>
      <w:r>
        <w:t xml:space="preserve">For 5-flourouracil there are papers because at higher levels I think that compound is toxic to a lot of microbes so you don’t see any degradation. </w:t>
      </w:r>
    </w:p>
  </w:comment>
  <w:comment w:initials="Ko" w:author="Koslovsky,Matt" w:date="2026-02-27T14:03:00Z" w:id="467">
    <w:p w:rsidR="00573734" w:rsidRDefault="00573734" w14:paraId="2DDD6925" w14:textId="5ABC27A0">
      <w:pPr>
        <w:pStyle w:val="CommentText"/>
      </w:pPr>
      <w:r>
        <w:rPr>
          <w:rStyle w:val="CommentReference"/>
        </w:rPr>
        <w:annotationRef/>
      </w:r>
      <w:r w:rsidRPr="4310726C">
        <w:t>study?</w:t>
      </w:r>
    </w:p>
  </w:comment>
  <w:comment w:initials="SD" w:author="De Long,Susan" w:date="2025-11-26T16:28:00Z" w:id="468">
    <w:p w:rsidR="006862AD" w:rsidP="006862AD" w:rsidRDefault="006862AD" w14:paraId="53F83832" w14:textId="77777777">
      <w:pPr>
        <w:pStyle w:val="CommentText"/>
      </w:pPr>
      <w:r>
        <w:rPr>
          <w:rStyle w:val="CommentReference"/>
        </w:rPr>
        <w:annotationRef/>
      </w:r>
      <w:r>
        <w:t xml:space="preserve">We should probably highlight elsewhere that our systems were low-biomass systems which is an inherent property of TOrC biotreatment systems. You have to keep alternative carbon sources low to get the microbes to biodegrade the TOrCs. The low carbon causes low biomass. </w:t>
      </w:r>
    </w:p>
  </w:comment>
  <w:comment w:initials="Br" w:author="Broeckling,Corey" w:date="2026-03-04T14:23:00Z" w:id="469">
    <w:p w:rsidR="00573734" w:rsidRDefault="00573734" w14:paraId="4FF05035" w14:textId="38050F80">
      <w:pPr>
        <w:pStyle w:val="CommentText"/>
      </w:pPr>
      <w:r>
        <w:rPr>
          <w:rStyle w:val="CommentReference"/>
        </w:rPr>
        <w:annotationRef/>
      </w:r>
      <w:r w:rsidRPr="62734D54">
        <w:t xml:space="preserve">there was little analysis presented from metabolomics or proteomics data, so i do not feel this statement is justified.  </w:t>
      </w:r>
    </w:p>
  </w:comment>
  <w:comment w:initials="Pr" w:author="Prenni,Jessica" w:date="2026-03-10T11:44:00Z" w:id="470">
    <w:p w:rsidR="00000000" w:rsidRDefault="00000000" w14:paraId="55540EE9" w14:textId="4B3A5886">
      <w:pPr>
        <w:pStyle w:val="CommentText"/>
      </w:pPr>
      <w:r>
        <w:rPr>
          <w:rStyle w:val="CommentReference"/>
        </w:rPr>
        <w:annotationRef/>
      </w:r>
      <w:r w:rsidRPr="684B9208">
        <w:t>agreed - also, we use nontargeted proteomics and metabolomics which are fundamentally different than a targeted gene sequencing approach.  If we new protein or metabolite targets we could do better with targeted screening methods.</w:t>
      </w:r>
    </w:p>
  </w:comment>
  <w:comment w:initials="Pr" w:author="Prenni,Jessica" w:date="2026-03-10T11:46:00Z" w:id="473">
    <w:p w:rsidR="00000000" w:rsidRDefault="00000000" w14:paraId="1A9E5557" w14:textId="1838CC07">
      <w:pPr>
        <w:pStyle w:val="CommentText"/>
      </w:pPr>
      <w:r>
        <w:rPr>
          <w:rStyle w:val="CommentReference"/>
        </w:rPr>
        <w:annotationRef/>
      </w:r>
      <w:r w:rsidRPr="12AFE916">
        <w:t>i don't think we can say this.  the approaches are just very different.  I would suggest starting this sentence as "FASt bridges the gap...."</w:t>
      </w:r>
    </w:p>
  </w:comment>
  <w:comment w:initials="SD" w:author="De Long,Susan" w:date="2025-11-26T15:18:00Z" w:id="476">
    <w:p w:rsidR="001D054C" w:rsidP="001D054C" w:rsidRDefault="001D054C" w14:paraId="42C23747" w14:textId="10A7E0C4">
      <w:pPr>
        <w:pStyle w:val="CommentText"/>
      </w:pPr>
      <w:r>
        <w:rPr>
          <w:rStyle w:val="CommentReference"/>
        </w:rPr>
        <w:annotationRef/>
      </w:r>
      <w:r>
        <w:t xml:space="preserve">Please add in all other required sections including acknowledgements in the next draft. </w:t>
      </w:r>
    </w:p>
  </w:comment>
  <w:comment w:initials="SD" w:author="De Long,Susan" w:date="2026-02-24T13:42:00Z" w:id="484">
    <w:p w:rsidR="00843122" w:rsidP="00843122" w:rsidRDefault="00843122" w14:paraId="5BE57F7E" w14:textId="77777777">
      <w:pPr>
        <w:pStyle w:val="CommentText"/>
      </w:pPr>
      <w:r>
        <w:rPr>
          <w:rStyle w:val="CommentReference"/>
        </w:rPr>
        <w:annotationRef/>
      </w:r>
      <w:r>
        <w:t xml:space="preserve">Still needs to be added. </w:t>
      </w:r>
    </w:p>
  </w:comment>
  <w:comment w:initials="SD" w:author="De Long,Susan" w:date="2026-02-24T13:43:00Z" w:id="485">
    <w:p w:rsidR="00BC6307" w:rsidP="00BC6307" w:rsidRDefault="00843122" w14:paraId="4504368C" w14:textId="77777777">
      <w:pPr>
        <w:pStyle w:val="CommentText"/>
      </w:pPr>
      <w:r>
        <w:rPr>
          <w:rStyle w:val="CommentReference"/>
        </w:rPr>
        <w:annotationRef/>
      </w:r>
      <w:r w:rsidR="00BC6307">
        <w:t>Everyone, It would be super if you could all add your own author CRediT contributions. Here are the choices:</w:t>
      </w:r>
    </w:p>
    <w:p w:rsidR="00BC6307" w:rsidP="00BC6307" w:rsidRDefault="00BC6307" w14:paraId="4DAD729F" w14:textId="77777777">
      <w:pPr>
        <w:pStyle w:val="CommentText"/>
      </w:pPr>
    </w:p>
    <w:p w:rsidR="00BC6307" w:rsidP="00BC6307" w:rsidRDefault="00BC6307" w14:paraId="12132ED5" w14:textId="77777777">
      <w:pPr>
        <w:pStyle w:val="CommentText"/>
      </w:pPr>
      <w:r>
        <w:rPr>
          <w:b/>
          <w:bCs/>
        </w:rPr>
        <w:t>CRediT Author Contribution Roles</w:t>
      </w:r>
    </w:p>
    <w:p w:rsidR="00BC6307" w:rsidP="00BC6307" w:rsidRDefault="00BC6307" w14:paraId="04F85888" w14:textId="77777777">
      <w:pPr>
        <w:pStyle w:val="CommentText"/>
        <w:numPr>
          <w:ilvl w:val="0"/>
          <w:numId w:val="10"/>
        </w:numPr>
        <w:ind w:left="720"/>
      </w:pPr>
      <w:r>
        <w:rPr>
          <w:b/>
          <w:bCs/>
        </w:rPr>
        <w:t>Conceptualization</w:t>
      </w:r>
      <w:r>
        <w:br/>
      </w:r>
      <w:r>
        <w:t>Formulation or evolution of overarching research goals and aims.</w:t>
      </w:r>
    </w:p>
    <w:p w:rsidR="00BC6307" w:rsidP="00BC6307" w:rsidRDefault="00BC6307" w14:paraId="466900E5" w14:textId="77777777">
      <w:pPr>
        <w:pStyle w:val="CommentText"/>
        <w:numPr>
          <w:ilvl w:val="0"/>
          <w:numId w:val="10"/>
        </w:numPr>
        <w:ind w:left="720"/>
      </w:pPr>
      <w:r>
        <w:rPr>
          <w:b/>
          <w:bCs/>
        </w:rPr>
        <w:t>Methodology</w:t>
      </w:r>
      <w:r>
        <w:br/>
      </w:r>
      <w:r>
        <w:t>Development or design of methodology; creation of models.</w:t>
      </w:r>
    </w:p>
    <w:p w:rsidR="00BC6307" w:rsidP="00BC6307" w:rsidRDefault="00BC6307" w14:paraId="45542077" w14:textId="77777777">
      <w:pPr>
        <w:pStyle w:val="CommentText"/>
        <w:numPr>
          <w:ilvl w:val="0"/>
          <w:numId w:val="10"/>
        </w:numPr>
        <w:ind w:left="720"/>
      </w:pPr>
      <w:r>
        <w:rPr>
          <w:b/>
          <w:bCs/>
        </w:rPr>
        <w:t>Software</w:t>
      </w:r>
      <w:r>
        <w:br/>
      </w:r>
      <w:r>
        <w:t>Programming, software development, data analysis code.</w:t>
      </w:r>
    </w:p>
    <w:p w:rsidR="00BC6307" w:rsidP="00BC6307" w:rsidRDefault="00BC6307" w14:paraId="476E55D0" w14:textId="77777777">
      <w:pPr>
        <w:pStyle w:val="CommentText"/>
        <w:numPr>
          <w:ilvl w:val="0"/>
          <w:numId w:val="10"/>
        </w:numPr>
        <w:ind w:left="720"/>
      </w:pPr>
      <w:r>
        <w:rPr>
          <w:b/>
          <w:bCs/>
        </w:rPr>
        <w:t>Validation</w:t>
      </w:r>
      <w:r>
        <w:br/>
      </w:r>
      <w:r>
        <w:t>Verification of results, reproducibility, replication.</w:t>
      </w:r>
    </w:p>
    <w:p w:rsidR="00BC6307" w:rsidP="00BC6307" w:rsidRDefault="00BC6307" w14:paraId="6EDEEB92" w14:textId="77777777">
      <w:pPr>
        <w:pStyle w:val="CommentText"/>
        <w:numPr>
          <w:ilvl w:val="0"/>
          <w:numId w:val="10"/>
        </w:numPr>
        <w:ind w:left="720"/>
      </w:pPr>
      <w:r>
        <w:rPr>
          <w:b/>
          <w:bCs/>
        </w:rPr>
        <w:t>Formal analysis</w:t>
      </w:r>
      <w:r>
        <w:br/>
      </w:r>
      <w:r>
        <w:t>Statistical, mathematical, computational, or other formal data analysis.</w:t>
      </w:r>
    </w:p>
    <w:p w:rsidR="00BC6307" w:rsidP="00BC6307" w:rsidRDefault="00BC6307" w14:paraId="7900262A" w14:textId="77777777">
      <w:pPr>
        <w:pStyle w:val="CommentText"/>
        <w:numPr>
          <w:ilvl w:val="0"/>
          <w:numId w:val="10"/>
        </w:numPr>
        <w:ind w:left="720"/>
      </w:pPr>
      <w:r>
        <w:rPr>
          <w:b/>
          <w:bCs/>
        </w:rPr>
        <w:t>Investigation</w:t>
      </w:r>
      <w:r>
        <w:br/>
      </w:r>
      <w:r>
        <w:t>Conducting experiments or data collection.</w:t>
      </w:r>
    </w:p>
    <w:p w:rsidR="00BC6307" w:rsidP="00BC6307" w:rsidRDefault="00BC6307" w14:paraId="15C50947" w14:textId="77777777">
      <w:pPr>
        <w:pStyle w:val="CommentText"/>
        <w:numPr>
          <w:ilvl w:val="0"/>
          <w:numId w:val="10"/>
        </w:numPr>
        <w:ind w:left="720"/>
      </w:pPr>
      <w:r>
        <w:rPr>
          <w:b/>
          <w:bCs/>
        </w:rPr>
        <w:t>Resources</w:t>
      </w:r>
      <w:r>
        <w:br/>
      </w:r>
      <w:r>
        <w:t>Provision of materials, samples, instrumentation, computing resources.</w:t>
      </w:r>
    </w:p>
    <w:p w:rsidR="00BC6307" w:rsidP="00BC6307" w:rsidRDefault="00BC6307" w14:paraId="4301B18C" w14:textId="77777777">
      <w:pPr>
        <w:pStyle w:val="CommentText"/>
        <w:numPr>
          <w:ilvl w:val="0"/>
          <w:numId w:val="10"/>
        </w:numPr>
        <w:ind w:left="720"/>
      </w:pPr>
      <w:r>
        <w:rPr>
          <w:b/>
          <w:bCs/>
        </w:rPr>
        <w:t>Data curation</w:t>
      </w:r>
      <w:r>
        <w:br/>
      </w:r>
      <w:r>
        <w:t>Data management, annotation, cleaning, and archiving.</w:t>
      </w:r>
    </w:p>
    <w:p w:rsidR="00BC6307" w:rsidP="00BC6307" w:rsidRDefault="00BC6307" w14:paraId="33053003" w14:textId="77777777">
      <w:pPr>
        <w:pStyle w:val="CommentText"/>
        <w:numPr>
          <w:ilvl w:val="0"/>
          <w:numId w:val="10"/>
        </w:numPr>
        <w:ind w:left="720"/>
      </w:pPr>
      <w:r>
        <w:rPr>
          <w:b/>
          <w:bCs/>
        </w:rPr>
        <w:t>Writing – original draft</w:t>
      </w:r>
      <w:r>
        <w:br/>
      </w:r>
      <w:r>
        <w:t>Preparation and creation of the initial manuscript.</w:t>
      </w:r>
    </w:p>
    <w:p w:rsidR="00BC6307" w:rsidP="00BC6307" w:rsidRDefault="00BC6307" w14:paraId="690FA8FF" w14:textId="77777777">
      <w:pPr>
        <w:pStyle w:val="CommentText"/>
        <w:numPr>
          <w:ilvl w:val="0"/>
          <w:numId w:val="10"/>
        </w:numPr>
        <w:ind w:left="720"/>
      </w:pPr>
      <w:r>
        <w:rPr>
          <w:b/>
          <w:bCs/>
        </w:rPr>
        <w:t>Writing – review &amp; editing</w:t>
      </w:r>
      <w:r>
        <w:br/>
      </w:r>
      <w:r>
        <w:t>Critical review, commentary, and revision of the manuscript.</w:t>
      </w:r>
    </w:p>
    <w:p w:rsidR="00BC6307" w:rsidP="00BC6307" w:rsidRDefault="00BC6307" w14:paraId="18D32A89" w14:textId="77777777">
      <w:pPr>
        <w:pStyle w:val="CommentText"/>
        <w:numPr>
          <w:ilvl w:val="0"/>
          <w:numId w:val="10"/>
        </w:numPr>
        <w:ind w:left="720"/>
      </w:pPr>
      <w:r>
        <w:rPr>
          <w:b/>
          <w:bCs/>
        </w:rPr>
        <w:t>Visualization</w:t>
      </w:r>
      <w:r>
        <w:br/>
      </w:r>
      <w:r>
        <w:t>Preparation of figures, graphical abstracts, or data presentation.</w:t>
      </w:r>
    </w:p>
    <w:p w:rsidR="00BC6307" w:rsidP="00BC6307" w:rsidRDefault="00BC6307" w14:paraId="781392D2" w14:textId="77777777">
      <w:pPr>
        <w:pStyle w:val="CommentText"/>
        <w:numPr>
          <w:ilvl w:val="0"/>
          <w:numId w:val="10"/>
        </w:numPr>
        <w:ind w:left="720"/>
      </w:pPr>
      <w:r>
        <w:rPr>
          <w:b/>
          <w:bCs/>
        </w:rPr>
        <w:t>Supervision</w:t>
      </w:r>
      <w:r>
        <w:br/>
      </w:r>
      <w:r>
        <w:t>Oversight and leadership responsibility for the research activity.</w:t>
      </w:r>
    </w:p>
    <w:p w:rsidR="00BC6307" w:rsidP="00BC6307" w:rsidRDefault="00BC6307" w14:paraId="21F48651" w14:textId="77777777">
      <w:pPr>
        <w:pStyle w:val="CommentText"/>
        <w:numPr>
          <w:ilvl w:val="0"/>
          <w:numId w:val="10"/>
        </w:numPr>
        <w:ind w:left="720"/>
      </w:pPr>
      <w:r>
        <w:rPr>
          <w:b/>
          <w:bCs/>
        </w:rPr>
        <w:t>Project administration</w:t>
      </w:r>
      <w:r>
        <w:br/>
      </w:r>
      <w:r>
        <w:t>Management and coordination of the research project.</w:t>
      </w:r>
    </w:p>
    <w:p w:rsidR="00BC6307" w:rsidP="00BC6307" w:rsidRDefault="00BC6307" w14:paraId="063A96B4" w14:textId="77777777">
      <w:pPr>
        <w:pStyle w:val="CommentText"/>
        <w:numPr>
          <w:ilvl w:val="0"/>
          <w:numId w:val="10"/>
        </w:numPr>
        <w:ind w:left="720"/>
      </w:pPr>
      <w:r>
        <w:rPr>
          <w:b/>
          <w:bCs/>
        </w:rPr>
        <w:t>Funding acquisition</w:t>
      </w:r>
      <w:r>
        <w:br/>
      </w:r>
      <w:r>
        <w:t>Securing financial support for the project.</w:t>
      </w:r>
    </w:p>
  </w:comment>
  <w:comment xmlns:w="http://schemas.openxmlformats.org/wordprocessingml/2006/main" w:initials="Ja" w:author="Janiszewski,Lara" w:date="2026-04-21T20:17:19" w:id="619530108">
    <w:p xmlns:w14="http://schemas.microsoft.com/office/word/2010/wordml" xmlns:w="http://schemas.openxmlformats.org/wordprocessingml/2006/main" w:rsidR="3B28A6C2" w:rsidRDefault="31F19947" w14:paraId="6867D8D2" w14:textId="6DC73403">
      <w:pPr>
        <w:pStyle w:val="CommentText"/>
      </w:pPr>
      <w:r>
        <w:rPr>
          <w:rStyle w:val="CommentReference"/>
        </w:rPr>
        <w:annotationRef/>
      </w:r>
      <w:r w:rsidRPr="2C197B5B" w:rsidR="3E1BF1CE">
        <w:t>I don't have info on the standards but have all of the info for the TOrCs that were added to the reactors</w:t>
      </w:r>
    </w:p>
    <w:p xmlns:w14="http://schemas.microsoft.com/office/word/2010/wordml" xmlns:w="http://schemas.openxmlformats.org/wordprocessingml/2006/main" w:rsidR="10311C05" w:rsidRDefault="3CF4D426" w14:paraId="63C0F9D4" w14:textId="600BBAC9">
      <w:pPr>
        <w:pStyle w:val="CommentText"/>
      </w:pPr>
      <w:r w:rsidRPr="5413ABA3" w:rsidR="63056E9D">
        <w:t>I think a big chart of them might be our best bet?</w:t>
      </w:r>
    </w:p>
  </w:comment>
  <w:comment xmlns:w="http://schemas.openxmlformats.org/wordprocessingml/2006/main" w:initials="DL" w:author="De Long,Susan" w:date="2026-02-24T04:58:00" w:id="381564230">
    <w:p xmlns:w14="http://schemas.microsoft.com/office/word/2010/wordml" xmlns:w="http://schemas.openxmlformats.org/wordprocessingml/2006/main" w:rsidR="07297052" w:rsidRDefault="4F01CC5C" w14:paraId="4CA3E88E" w14:textId="098309FE">
      <w:pPr>
        <w:pStyle w:val="CommentText"/>
      </w:pPr>
      <w:r>
        <w:rPr>
          <w:rStyle w:val="CommentReference"/>
        </w:rPr>
        <w:annotationRef/>
      </w:r>
      <w:r w:rsidRPr="00136011" w:rsidR="46B94401">
        <w:t xml:space="preserve">I’m thinking it is worth move this up to the “development” section and expanding a big maybe. Or maybe this can be explained in more details here. Then we might want a different title for the prior section since it doesn’t currently cover all of FASt development. </w:t>
      </w:r>
    </w:p>
  </w:comment>
</w:comments>
</file>

<file path=word/commentsExtended.xml><?xml version="1.0" encoding="utf-8"?>
<w15:commentsEx xmlns:mc="http://schemas.openxmlformats.org/markup-compatibility/2006" xmlns:w15="http://schemas.microsoft.com/office/word/2012/wordml" mc:Ignorable="w15">
  <w15:commentEx w15:done="0" w15:paraId="218BC80D"/>
  <w15:commentEx w15:done="0" w15:paraId="3122E580"/>
  <w15:commentEx w15:done="0" w15:paraId="625F3AED"/>
  <w15:commentEx w15:done="0" w15:paraId="18F6D4DF" w15:paraIdParent="625F3AED"/>
  <w15:commentEx w15:done="0" w15:paraId="29DC834E" w15:paraIdParent="625F3AED"/>
  <w15:commentEx w15:done="0" w15:paraId="3958A957"/>
  <w15:commentEx w15:done="0" w15:paraId="568FB39C"/>
  <w15:commentEx w15:done="0" w15:paraId="43E576A1"/>
  <w15:commentEx w15:done="0" w15:paraId="203E9C5B"/>
  <w15:commentEx w15:done="0" w15:paraId="3A9F4E4B"/>
  <w15:commentEx w15:done="1" w15:paraId="601A82D9"/>
  <w15:commentEx w15:done="0" w15:paraId="6D868701"/>
  <w15:commentEx w15:done="0" w15:paraId="5613CB61" w15:paraIdParent="6D868701"/>
  <w15:commentEx w15:done="1" w15:paraId="47793C20"/>
  <w15:commentEx w15:done="0" w15:paraId="07DDD164"/>
  <w15:commentEx w15:done="0" w15:paraId="79ADA17B" w15:paraIdParent="07DDD164"/>
  <w15:commentEx w15:done="0" w15:paraId="034525C7"/>
  <w15:commentEx w15:done="0" w15:paraId="74586E46"/>
  <w15:commentEx w15:done="0" w15:paraId="112C7383"/>
  <w15:commentEx w15:done="0" w15:paraId="5299E27F" w15:paraIdParent="112C7383"/>
  <w15:commentEx w15:done="0" w15:paraId="17AF7273" w15:paraIdParent="112C7383"/>
  <w15:commentEx w15:done="0" w15:paraId="117E1711"/>
  <w15:commentEx w15:done="0" w15:paraId="787A2CA7"/>
  <w15:commentEx w15:done="0" w15:paraId="3B8BB3E7"/>
  <w15:commentEx w15:done="0" w15:paraId="5E110832"/>
  <w15:commentEx w15:done="0" w15:paraId="6B40B51A"/>
  <w15:commentEx w15:done="0" w15:paraId="49F7FF6A" w15:paraIdParent="6B40B51A"/>
  <w15:commentEx w15:done="0" w15:paraId="6ACAF6AF"/>
  <w15:commentEx w15:done="0" w15:paraId="1B9E143C" w15:paraIdParent="6ACAF6AF"/>
  <w15:commentEx w15:done="0" w15:paraId="1F74F981"/>
  <w15:commentEx w15:done="0" w15:paraId="16954D1F"/>
  <w15:commentEx w15:done="1" w15:paraId="0A46C74F"/>
  <w15:commentEx w15:done="0" w15:paraId="2F87457B"/>
  <w15:commentEx w15:done="0" w15:paraId="016506CA" w15:paraIdParent="2F87457B"/>
  <w15:commentEx w15:done="1" w15:paraId="22429F86"/>
  <w15:commentEx w15:done="0" w15:paraId="414597A0"/>
  <w15:commentEx w15:done="0" w15:paraId="73C4F48C" w15:paraIdParent="414597A0"/>
  <w15:commentEx w15:done="0" w15:paraId="1FA3509F"/>
  <w15:commentEx w15:done="0" w15:paraId="6B80B66E"/>
  <w15:commentEx w15:done="0" w15:paraId="7C32EB04"/>
  <w15:commentEx w15:done="0" w15:paraId="5D3F06B3"/>
  <w15:commentEx w15:done="0" w15:paraId="0B7B257C"/>
  <w15:commentEx w15:done="0" w15:paraId="749707D1"/>
  <w15:commentEx w15:done="0" w15:paraId="42A15579"/>
  <w15:commentEx w15:done="0" w15:paraId="075C5881"/>
  <w15:commentEx w15:done="0" w15:paraId="75039F0C"/>
  <w15:commentEx w15:done="0" w15:paraId="0C7249C0"/>
  <w15:commentEx w15:done="0" w15:paraId="273AE49B"/>
  <w15:commentEx w15:done="0" w15:paraId="2FDBC292"/>
  <w15:commentEx w15:done="0" w15:paraId="1839421F"/>
  <w15:commentEx w15:done="0" w15:paraId="7447E846"/>
  <w15:commentEx w15:done="0" w15:paraId="6F01BA5A"/>
  <w15:commentEx w15:done="0" w15:paraId="38FA3D13"/>
  <w15:commentEx w15:done="0" w15:paraId="7D6F24AF"/>
  <w15:commentEx w15:done="0" w15:paraId="2DF591EC"/>
  <w15:commentEx w15:done="0" w15:paraId="6B40AAC2" w15:paraIdParent="2DF591EC"/>
  <w15:commentEx w15:done="0" w15:paraId="0546E9F4"/>
  <w15:commentEx w15:done="0" w15:paraId="6CEB65E4"/>
  <w15:commentEx w15:done="0" w15:paraId="696FA51A" w15:paraIdParent="6CEB65E4"/>
  <w15:commentEx w15:done="0" w15:paraId="3E56102F"/>
  <w15:commentEx w15:done="0" w15:paraId="4727A1BA"/>
  <w15:commentEx w15:done="0" w15:paraId="32AACD7E"/>
  <w15:commentEx w15:done="0" w15:paraId="23BDB34A"/>
  <w15:commentEx w15:done="0" w15:paraId="06807A48" w15:paraIdParent="23BDB34A"/>
  <w15:commentEx w15:done="0" w15:paraId="70BF1512" w15:paraIdParent="23BDB34A"/>
  <w15:commentEx w15:done="0" w15:paraId="35B71748" w15:paraIdParent="23BDB34A"/>
  <w15:commentEx w15:done="0" w15:paraId="28BE9672"/>
  <w15:commentEx w15:done="0" w15:paraId="3FE6F057"/>
  <w15:commentEx w15:done="0" w15:paraId="71B04BA9"/>
  <w15:commentEx w15:done="0" w15:paraId="664D495F"/>
  <w15:commentEx w15:done="0" w15:paraId="1764DAAC"/>
  <w15:commentEx w15:done="0" w15:paraId="2076C269"/>
  <w15:commentEx w15:done="0" w15:paraId="688CC285"/>
  <w15:commentEx w15:done="0" w15:paraId="27E9C630"/>
  <w15:commentEx w15:done="0" w15:paraId="4A76CDDE"/>
  <w15:commentEx w15:done="0" w15:paraId="562B8106" w15:paraIdParent="4A76CDDE"/>
  <w15:commentEx w15:done="0" w15:paraId="359FCD53"/>
  <w15:commentEx w15:done="0" w15:paraId="40A6FCAD"/>
  <w15:commentEx w15:done="0" w15:paraId="29BC705E"/>
  <w15:commentEx w15:done="0" w15:paraId="091FDCFD"/>
  <w15:commentEx w15:done="0" w15:paraId="509BA771"/>
  <w15:commentEx w15:done="0" w15:paraId="21EB3B6A"/>
  <w15:commentEx w15:done="0" w15:paraId="3F787D1B"/>
  <w15:commentEx w15:done="0" w15:paraId="510F5C78"/>
  <w15:commentEx w15:done="0" w15:paraId="79B97202"/>
  <w15:commentEx w15:done="0" w15:paraId="309A90E6"/>
  <w15:commentEx w15:done="0" w15:paraId="39370E65"/>
  <w15:commentEx w15:done="0" w15:paraId="1D2770C6"/>
  <w15:commentEx w15:done="0" w15:paraId="1391AD4F"/>
  <w15:commentEx w15:done="0" w15:paraId="1A9922AD"/>
  <w15:commentEx w15:done="0" w15:paraId="4C07B8F2"/>
  <w15:commentEx w15:done="0" w15:paraId="47814445"/>
  <w15:commentEx w15:paraId="4CA3E88E"/>
  <w15:commentEx w15:done="0" w15:paraId="63C0F9D4" w15:paraIdParent="112C7383"/>
  <w15:commentEx w15:done="0" w15:paraId="74077BF0"/>
  <w15:commentEx w15:done="0" w15:paraId="4232828F" w15:paraIdParent="74077BF0"/>
  <w15:commentEx w15:done="0" w15:paraId="50C2A3C0"/>
  <w15:commentEx w15:done="0" w15:paraId="35DFEBC9"/>
  <w15:commentEx w15:done="0" w15:paraId="5E753931"/>
  <w15:commentEx w15:done="0" w15:paraId="1C4B3098"/>
  <w15:commentEx w15:done="0" w15:paraId="26654991"/>
  <w15:commentEx w15:done="0" w15:paraId="1A2781F4"/>
  <w15:commentEx w15:done="0" w15:paraId="129BA7A3"/>
  <w15:commentEx w15:done="0" w15:paraId="64136297"/>
  <w15:commentEx w15:done="0" w15:paraId="5E94E6A3"/>
  <w15:commentEx w15:done="0" w15:paraId="58CC9313" w15:paraIdParent="5E94E6A3"/>
  <w15:commentEx w15:done="0" w15:paraId="4DA95924"/>
  <w15:commentEx w15:done="0" w15:paraId="1D2CE97A"/>
  <w15:commentEx w15:done="0" w15:paraId="3CDD90CA" w15:paraIdParent="1D2CE97A"/>
  <w15:commentEx w15:done="0" w15:paraId="182801F8"/>
  <w15:commentEx w15:done="0" w15:paraId="3E490C71"/>
  <w15:commentEx w15:done="0" w15:paraId="41A334C9"/>
  <w15:commentEx w15:done="0" w15:paraId="08B8F78C"/>
  <w15:commentEx w15:done="0" w15:paraId="2DDD6925"/>
  <w15:commentEx w15:done="0" w15:paraId="53F83832"/>
  <w15:commentEx w15:done="0" w15:paraId="4FF05035"/>
  <w15:commentEx w15:done="0" w15:paraId="55540EE9" w15:paraIdParent="4FF05035"/>
  <w15:commentEx w15:done="0" w15:paraId="1A9E5557"/>
  <w15:commentEx w15:done="0" w15:paraId="42C23747"/>
  <w15:commentEx w15:done="0" w15:paraId="5BE57F7E"/>
  <w15:commentEx w15:done="0" w15:paraId="063A96B4"/>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4D8902B" w16cex:dateUtc="2025-11-25T22:19:00Z"/>
  <w16cex:commentExtensible w16cex:durableId="158FDCF0" w16cex:dateUtc="2026-02-24T20:35:00Z"/>
  <w16cex:commentExtensible w16cex:durableId="0D102051" w16cex:dateUtc="2025-11-25T23:04:00Z"/>
  <w16cex:commentExtensible w16cex:durableId="0B73CA37" w16cex:dateUtc="2025-12-11T20:27:00Z"/>
  <w16cex:commentExtensible w16cex:durableId="0E051BB5" w16cex:dateUtc="2026-02-24T19:35:00Z"/>
  <w16cex:commentExtensible w16cex:durableId="0DDB706E" w16cex:dateUtc="2025-11-26T20:59:00Z"/>
  <w16cex:commentExtensible w16cex:durableId="4AA34001" w16cex:dateUtc="2026-02-24T19:36:00Z"/>
  <w16cex:commentExtensible w16cex:durableId="6B7766D8" w16cex:dateUtc="2025-12-11T19:53:00Z"/>
  <w16cex:commentExtensible w16cex:durableId="1065EA9B" w16cex:dateUtc="2026-02-24T19:38:00Z"/>
  <w16cex:commentExtensible w16cex:durableId="125ACA44" w16cex:dateUtc="2026-03-04T19:06:00Z"/>
  <w16cex:commentExtensible w16cex:durableId="3D4FEED5" w16cex:dateUtc="2025-11-18T19:58:00Z"/>
  <w16cex:commentExtensible w16cex:durableId="14B4E774" w16cex:dateUtc="2025-11-18T20:16:00Z"/>
  <w16cex:commentExtensible w16cex:durableId="07E2B4CB" w16cex:dateUtc="2026-03-11T19:08:00Z"/>
  <w16cex:commentExtensible w16cex:durableId="35B27236" w16cex:dateUtc="2026-03-09T20:41:00Z"/>
  <w16cex:commentExtensible w16cex:durableId="4329C553" w16cex:dateUtc="2025-11-26T21:05:00Z"/>
  <w16cex:commentExtensible w16cex:durableId="202477E6" w16cex:dateUtc="2025-12-11T20:16:00Z"/>
  <w16cex:commentExtensible w16cex:durableId="3930AA7D" w16cex:dateUtc="2025-11-18T20:11:00Z"/>
  <w16cex:commentExtensible w16cex:durableId="2001ED83" w16cex:dateUtc="2026-03-16T18:21:00Z"/>
  <w16cex:commentExtensible w16cex:durableId="23A09BC0" w16cex:dateUtc="2025-11-26T21:10:00Z"/>
  <w16cex:commentExtensible w16cex:durableId="0BE32AC3" w16cex:dateUtc="2026-03-09T20:50:00Z"/>
  <w16cex:commentExtensible w16cex:durableId="575312A6" w16cex:dateUtc="2026-03-11T18:58:00Z"/>
  <w16cex:commentExtensible w16cex:durableId="20CC6B55" w16cex:dateUtc="2025-11-18T20:21:00Z"/>
  <w16cex:commentExtensible w16cex:durableId="3E98AFE1" w16cex:dateUtc="2026-02-27T19:26:00Z"/>
  <w16cex:commentExtensible w16cex:durableId="40DF7E5C" w16cex:dateUtc="2025-11-26T21:14:00Z"/>
  <w16cex:commentExtensible w16cex:durableId="0DD88945" w16cex:dateUtc="2026-02-27T19:26:00Z"/>
  <w16cex:commentExtensible w16cex:durableId="44869422" w16cex:dateUtc="2026-02-27T19:27:00Z"/>
  <w16cex:commentExtensible w16cex:durableId="25F29892" w16cex:dateUtc="2026-03-09T22:08:00Z"/>
  <w16cex:commentExtensible w16cex:durableId="3AD9F4C9" w16cex:dateUtc="2026-03-09T22:09:00Z"/>
  <w16cex:commentExtensible w16cex:durableId="76603136" w16cex:dateUtc="2026-03-11T18:53:00Z"/>
  <w16cex:commentExtensible w16cex:durableId="2F1A6BBA" w16cex:dateUtc="2026-02-24T19:49:00Z"/>
  <w16cex:commentExtensible w16cex:durableId="141C098C" w16cex:dateUtc="2026-03-16T19:08:00Z"/>
  <w16cex:commentExtensible w16cex:durableId="28DAEF06" w16cex:dateUtc="2025-11-26T21:24:00Z">
    <w16cex:extLst>
      <w16:ext w16:uri="{CE6994B0-6A32-4C9F-8C6B-6E91EDA988CE}">
        <cr:reactions xmlns:cr="http://schemas.microsoft.com/office/comments/2020/reactions">
          <cr:reaction reactionType="1">
            <cr:reactionInfo dateUtc="2026-03-16T19:22:44Z">
              <cr:user userId="S::gustavod@colostate.edu::16a01787-9ee1-441d-a786-78711e7dbae7" userProvider="AD" userName="Diaz,Gustavo"/>
            </cr:reactionInfo>
          </cr:reaction>
        </cr:reactions>
      </w16:ext>
    </w16cex:extLst>
  </w16cex:commentExtensible>
  <w16cex:commentExtensible w16cex:durableId="3C56EDDC" w16cex:dateUtc="2025-11-25T23:27:00Z"/>
  <w16cex:commentExtensible w16cex:durableId="23EA831F" w16cex:dateUtc="2026-02-24T19:48:00Z"/>
  <w16cex:commentExtensible w16cex:durableId="57073CDE" w16cex:dateUtc="2026-02-27T19:35:00Z">
    <w16cex:extLst>
      <w16:ext w16:uri="{CE6994B0-6A32-4C9F-8C6B-6E91EDA988CE}">
        <cr:reactions xmlns:cr="http://schemas.microsoft.com/office/comments/2020/reactions">
          <cr:reaction reactionType="1">
            <cr:reactionInfo dateUtc="2026-03-16T20:53:49Z">
              <cr:user userId="S::gustavod@colostate.edu::16a01787-9ee1-441d-a786-78711e7dbae7" userProvider="AD" userName="Diaz,Gustavo"/>
            </cr:reactionInfo>
          </cr:reaction>
        </cr:reactions>
      </w16:ext>
    </w16cex:extLst>
  </w16cex:commentExtensible>
  <w16cex:commentExtensible w16cex:durableId="2EFF2B54" w16cex:dateUtc="2026-02-27T19:40:00Z"/>
  <w16cex:commentExtensible w16cex:durableId="30F317E0" w16cex:dateUtc="2026-03-16T20:55:00Z"/>
  <w16cex:commentExtensible w16cex:durableId="1EF0D5F5" w16cex:dateUtc="2026-02-24T19:51:00Z"/>
  <w16cex:commentExtensible w16cex:durableId="59E02199" w16cex:dateUtc="2026-03-09T22:23:00Z"/>
  <w16cex:commentExtensible w16cex:durableId="63B525DA" w16cex:dateUtc="2025-11-26T21:41:00Z"/>
  <w16cex:commentExtensible w16cex:durableId="3A41901C" w16cex:dateUtc="2025-11-26T21:43:00Z"/>
  <w16cex:commentExtensible w16cex:durableId="0AE612A6" w16cex:dateUtc="2026-02-24T19:55:00Z"/>
  <w16cex:commentExtensible w16cex:durableId="66AA83B2" w16cex:dateUtc="2026-02-24T19:58:00Z"/>
  <w16cex:commentExtensible w16cex:durableId="4DE83512" w16cex:dateUtc="2026-02-24T20:03:00Z"/>
  <w16cex:commentExtensible w16cex:durableId="42CB9529" w16cex:dateUtc="2026-03-09T22:24:00Z"/>
  <w16cex:commentExtensible w16cex:durableId="51DB9997" w16cex:dateUtc="2026-02-27T19:53:00Z"/>
  <w16cex:commentExtensible w16cex:durableId="402D63BC" w16cex:dateUtc="2026-02-27T19:55:00Z"/>
  <w16cex:commentExtensible w16cex:durableId="16661116" w16cex:dateUtc="2026-02-27T20:07:00Z"/>
  <w16cex:commentExtensible w16cex:durableId="0B34483B" w16cex:dateUtc="2026-02-27T20:12:00Z"/>
  <w16cex:commentExtensible w16cex:durableId="08244341" w16cex:dateUtc="2026-02-27T20:22:00Z"/>
  <w16cex:commentExtensible w16cex:durableId="7F091C74" w16cex:dateUtc="2025-07-23T15:04:00Z"/>
  <w16cex:commentExtensible w16cex:durableId="2E45882B" w16cex:dateUtc="2026-03-04T19:24:00Z"/>
  <w16cex:commentExtensible w16cex:durableId="214B7D87" w16cex:dateUtc="2026-02-27T20:25:00Z"/>
  <w16cex:commentExtensible w16cex:durableId="7643AAC0" w16cex:dateUtc="2025-11-26T21:57:00Z"/>
  <w16cex:commentExtensible w16cex:durableId="173D4AD1" w16cex:dateUtc="2025-07-23T15:06:00Z"/>
  <w16cex:commentExtensible w16cex:durableId="0C3193EE" w16cex:dateUtc="2025-11-26T21:55:00Z"/>
  <w16cex:commentExtensible w16cex:durableId="5605B5F0" w16cex:dateUtc="2026-02-27T20:25:00Z"/>
  <w16cex:commentExtensible w16cex:durableId="0DC1AD9D" w16cex:dateUtc="2026-03-04T19:41:00Z"/>
  <w16cex:commentExtensible w16cex:durableId="42FE58DD" w16cex:dateUtc="2026-03-09T22:26:00Z"/>
  <w16cex:commentExtensible w16cex:durableId="3C9B93C2" w16cex:dateUtc="2026-02-27T21:05:00Z"/>
  <w16cex:commentExtensible w16cex:durableId="5690CE7D" w16cex:dateUtc="2026-02-27T20:30:00Z"/>
  <w16cex:commentExtensible w16cex:durableId="1A0FADA6" w16cex:dateUtc="2026-02-27T20:31:00Z"/>
  <w16cex:commentExtensible w16cex:durableId="27E3FC74" w16cex:dateUtc="2025-11-26T22:05:00Z"/>
  <w16cex:commentExtensible w16cex:durableId="27116C1C" w16cex:dateUtc="2025-12-11T21:19:00Z"/>
  <w16cex:commentExtensible w16cex:durableId="3E51CC88" w16cex:dateUtc="2025-12-11T21:26:00Z"/>
  <w16cex:commentExtensible w16cex:durableId="0C17D9EA" w16cex:dateUtc="2026-02-24T20:12:00Z"/>
  <w16cex:commentExtensible w16cex:durableId="40E84026" w16cex:dateUtc="2026-02-27T20:32:00Z"/>
  <w16cex:commentExtensible w16cex:durableId="07AB1FE0" w16cex:dateUtc="2026-03-10T16:50:00Z"/>
  <w16cex:commentExtensible w16cex:durableId="40AC754D" w16cex:dateUtc="2025-11-26T22:13:00Z"/>
  <w16cex:commentExtensible w16cex:durableId="265076C2" w16cex:dateUtc="2026-02-27T20:38:00Z"/>
  <w16cex:commentExtensible w16cex:durableId="588DC8F6" w16cex:dateUtc="2026-03-04T20:00:00Z">
    <w16cex:extLst>
      <w16:ext w16:uri="{CE6994B0-6A32-4C9F-8C6B-6E91EDA988CE}">
        <cr:reactions xmlns:cr="http://schemas.microsoft.com/office/comments/2020/reactions">
          <cr:reaction reactionType="1">
            <cr:reactionInfo dateUtc="2026-03-09T22:34:15Z">
              <cr:user userId="S::jprenni@colostate.edu::c2fbc89e-2211-4aa3-be3f-2d0d99cf1a62" userProvider="AD" userName="Prenni,Jessica"/>
            </cr:reactionInfo>
          </cr:reaction>
        </cr:reactions>
      </w16:ext>
    </w16cex:extLst>
  </w16cex:commentExtensible>
  <w16cex:commentExtensible w16cex:durableId="51245C94" w16cex:dateUtc="2026-02-27T20:52:00Z"/>
  <w16cex:commentExtensible w16cex:durableId="45234CD3" w16cex:dateUtc="2025-11-26T22:17:00Z"/>
  <w16cex:commentExtensible w16cex:durableId="1C4FF397" w16cex:dateUtc="2026-02-24T20:37:00Z"/>
  <w16cex:commentExtensible w16cex:durableId="382D3074" w16cex:dateUtc="2026-03-04T20:02:00Z"/>
  <w16cex:commentExtensible w16cex:durableId="0324B1B6" w16cex:dateUtc="2026-03-16T18:49:00Z"/>
  <w16cex:commentExtensible w16cex:durableId="1DA140FC" w16cex:dateUtc="2025-11-18T22:29:00Z"/>
  <w16cex:commentExtensible w16cex:durableId="6AB5D81F" w16cex:dateUtc="2025-11-26T22:29:00Z"/>
  <w16cex:commentExtensible w16cex:durableId="37C56400" w16cex:dateUtc="2026-03-10T16:53:00Z"/>
  <w16cex:commentExtensible w16cex:durableId="62456446" w16cex:dateUtc="2025-11-25T23:54:00Z"/>
  <w16cex:commentExtensible w16cex:durableId="297F595C" w16cex:dateUtc="2025-11-26T22:24:00Z"/>
  <w16cex:commentExtensible w16cex:durableId="6F4AD6C6" w16cex:dateUtc="2025-11-26T22:31:00Z"/>
  <w16cex:commentExtensible w16cex:durableId="5FB96F58" w16cex:dateUtc="2025-11-26T22:30:00Z"/>
  <w16cex:commentExtensible w16cex:durableId="04E85663" w16cex:dateUtc="2025-11-26T22:32:00Z"/>
  <w16cex:commentExtensible w16cex:durableId="1AC5B8AF" w16cex:dateUtc="2025-11-25T23:41:00Z"/>
  <w16cex:commentExtensible w16cex:durableId="0EA369AE" w16cex:dateUtc="2026-03-09T22:36:00Z"/>
  <w16cex:commentExtensible w16cex:durableId="6CED0706" w16cex:dateUtc="2025-09-23T19:13:00Z"/>
  <w16cex:commentExtensible w16cex:durableId="7344524B" w16cex:dateUtc="2026-03-04T20:59:00Z"/>
  <w16cex:commentExtensible w16cex:durableId="0E8E87FD" w16cex:dateUtc="2025-11-26T22:23:00Z"/>
  <w16cex:commentExtensible w16cex:durableId="6DD8F02F" w16cex:dateUtc="2026-02-24T20:37:00Z"/>
  <w16cex:commentExtensible w16cex:durableId="058D204C" w16cex:dateUtc="2026-02-27T20:57:00Z"/>
  <w16cex:commentExtensible w16cex:durableId="1B64DE36" w16cex:dateUtc="2025-11-18T22:31:00Z"/>
  <w16cex:commentExtensible w16cex:durableId="42EF671A" w16cex:dateUtc="2026-02-24T19:58:00Z"/>
  <w16cex:commentExtensible w16cex:durableId="49AD682C" w16cex:dateUtc="2026-04-21T08:17:19.761Z"/>
  <w16cex:commentExtensible w16cex:durableId="2A83ED7B" w16cex:dateUtc="2026-03-04T21:06:00Z"/>
  <w16cex:commentExtensible w16cex:durableId="0BBCEF9A" w16cex:dateUtc="2026-03-10T16:58:00Z"/>
  <w16cex:commentExtensible w16cex:durableId="0CFB2976" w16cex:dateUtc="2025-11-26T22:48:00Z"/>
  <w16cex:commentExtensible w16cex:durableId="48AE8C37" w16cex:dateUtc="2025-11-26T22:52:00Z"/>
  <w16cex:commentExtensible w16cex:durableId="462E5183" w16cex:dateUtc="2025-11-26T22:55:00Z"/>
  <w16cex:commentExtensible w16cex:durableId="176091D8" w16cex:dateUtc="2025-11-26T22:57:00Z"/>
  <w16cex:commentExtensible w16cex:durableId="7349B36E" w16cex:dateUtc="2026-02-24T20:26:00Z"/>
  <w16cex:commentExtensible w16cex:durableId="248DF685" w16cex:dateUtc="2026-03-16T20:00:00Z"/>
  <w16cex:commentExtensible w16cex:durableId="0906D88D" w16cex:dateUtc="2026-03-04T21:14:00Z"/>
  <w16cex:commentExtensible w16cex:durableId="6870B3B4" w16cex:dateUtc="2025-11-26T23:13:00Z"/>
  <w16cex:commentExtensible w16cex:durableId="26E3D3E3" w16cex:dateUtc="2025-11-26T23:08:00Z"/>
  <w16cex:commentExtensible w16cex:durableId="789730B8" w16cex:dateUtc="2026-03-04T21:18:00Z"/>
  <w16cex:commentExtensible w16cex:durableId="5848CABE" w16cex:dateUtc="2025-11-26T23:09:00Z"/>
  <w16cex:commentExtensible w16cex:durableId="6A669CE0" w16cex:dateUtc="2025-11-26T23:11:00Z"/>
  <w16cex:commentExtensible w16cex:durableId="29C24693" w16cex:dateUtc="2026-03-10T17:39:00Z"/>
  <w16cex:commentExtensible w16cex:durableId="6A856D06" w16cex:dateUtc="2025-11-26T23:17:00Z"/>
  <w16cex:commentExtensible w16cex:durableId="0167DA0A" w16cex:dateUtc="2025-11-26T23:20:00Z"/>
  <w16cex:commentExtensible w16cex:durableId="6062016F" w16cex:dateUtc="2026-03-04T21:21:00Z"/>
  <w16cex:commentExtensible w16cex:durableId="699D78FC" w16cex:dateUtc="2025-11-26T23:22:00Z"/>
  <w16cex:commentExtensible w16cex:durableId="20AA1D69" w16cex:dateUtc="2026-02-27T21:03:00Z"/>
  <w16cex:commentExtensible w16cex:durableId="2185EEB1" w16cex:dateUtc="2025-11-26T23:28:00Z"/>
  <w16cex:commentExtensible w16cex:durableId="43436D15" w16cex:dateUtc="2026-03-04T21:23:00Z"/>
  <w16cex:commentExtensible w16cex:durableId="410374EC" w16cex:dateUtc="2026-03-10T17:44:00Z"/>
  <w16cex:commentExtensible w16cex:durableId="1316C2F3" w16cex:dateUtc="2026-03-10T17:46:00Z"/>
  <w16cex:commentExtensible w16cex:durableId="7F3DBEEA" w16cex:dateUtc="2025-11-26T22:18:00Z"/>
  <w16cex:commentExtensible w16cex:durableId="7811A904" w16cex:dateUtc="2026-02-24T20:42:00Z"/>
  <w16cex:commentExtensible w16cex:durableId="48389170" w16cex:dateUtc="2026-02-24T20:43:00Z"/>
</w16cex:commentsExtensible>
</file>

<file path=word/commentsIds.xml><?xml version="1.0" encoding="utf-8"?>
<w16cid:commentsIds xmlns:mc="http://schemas.openxmlformats.org/markup-compatibility/2006" xmlns:w16cid="http://schemas.microsoft.com/office/word/2016/wordml/cid" mc:Ignorable="w16cid">
  <w16cid:commentId w16cid:paraId="218BC80D" w16cid:durableId="44D8902B"/>
  <w16cid:commentId w16cid:paraId="3122E580" w16cid:durableId="158FDCF0"/>
  <w16cid:commentId w16cid:paraId="625F3AED" w16cid:durableId="0D102051"/>
  <w16cid:commentId w16cid:paraId="18F6D4DF" w16cid:durableId="0B73CA37"/>
  <w16cid:commentId w16cid:paraId="29DC834E" w16cid:durableId="0E051BB5"/>
  <w16cid:commentId w16cid:paraId="3958A957" w16cid:durableId="0DDB706E"/>
  <w16cid:commentId w16cid:paraId="568FB39C" w16cid:durableId="4AA34001"/>
  <w16cid:commentId w16cid:paraId="43E576A1" w16cid:durableId="6B7766D8"/>
  <w16cid:commentId w16cid:paraId="203E9C5B" w16cid:durableId="1065EA9B"/>
  <w16cid:commentId w16cid:paraId="3A9F4E4B" w16cid:durableId="125ACA44"/>
  <w16cid:commentId w16cid:paraId="601A82D9" w16cid:durableId="3D4FEED5"/>
  <w16cid:commentId w16cid:paraId="6D868701" w16cid:durableId="14B4E774"/>
  <w16cid:commentId w16cid:paraId="5613CB61" w16cid:durableId="07E2B4CB"/>
  <w16cid:commentId w16cid:paraId="47793C20" w16cid:durableId="35B27236"/>
  <w16cid:commentId w16cid:paraId="07DDD164" w16cid:durableId="4329C553"/>
  <w16cid:commentId w16cid:paraId="79ADA17B" w16cid:durableId="202477E6"/>
  <w16cid:commentId w16cid:paraId="034525C7" w16cid:durableId="3930AA7D"/>
  <w16cid:commentId w16cid:paraId="74586E46" w16cid:durableId="2001ED83"/>
  <w16cid:commentId w16cid:paraId="112C7383" w16cid:durableId="23A09BC0"/>
  <w16cid:commentId w16cid:paraId="5299E27F" w16cid:durableId="0BE32AC3"/>
  <w16cid:commentId w16cid:paraId="17AF7273" w16cid:durableId="575312A6"/>
  <w16cid:commentId w16cid:paraId="117E1711" w16cid:durableId="20CC6B55"/>
  <w16cid:commentId w16cid:paraId="787A2CA7" w16cid:durableId="3E98AFE1"/>
  <w16cid:commentId w16cid:paraId="3B8BB3E7" w16cid:durableId="40DF7E5C"/>
  <w16cid:commentId w16cid:paraId="5E110832" w16cid:durableId="0DD88945"/>
  <w16cid:commentId w16cid:paraId="6B40B51A" w16cid:durableId="44869422"/>
  <w16cid:commentId w16cid:paraId="49F7FF6A" w16cid:durableId="25F29892"/>
  <w16cid:commentId w16cid:paraId="6ACAF6AF" w16cid:durableId="3AD9F4C9"/>
  <w16cid:commentId w16cid:paraId="1B9E143C" w16cid:durableId="76603136"/>
  <w16cid:commentId w16cid:paraId="1F74F981" w16cid:durableId="2F1A6BBA"/>
  <w16cid:commentId w16cid:paraId="16954D1F" w16cid:durableId="141C098C"/>
  <w16cid:commentId w16cid:paraId="0A46C74F" w16cid:durableId="28DAEF06"/>
  <w16cid:commentId w16cid:paraId="2F87457B" w16cid:durableId="3C56EDDC"/>
  <w16cid:commentId w16cid:paraId="016506CA" w16cid:durableId="23EA831F"/>
  <w16cid:commentId w16cid:paraId="22429F86" w16cid:durableId="57073CDE"/>
  <w16cid:commentId w16cid:paraId="414597A0" w16cid:durableId="2EFF2B54"/>
  <w16cid:commentId w16cid:paraId="73C4F48C" w16cid:durableId="30F317E0"/>
  <w16cid:commentId w16cid:paraId="1FA3509F" w16cid:durableId="1EF0D5F5"/>
  <w16cid:commentId w16cid:paraId="6B80B66E" w16cid:durableId="59E02199"/>
  <w16cid:commentId w16cid:paraId="7C32EB04" w16cid:durableId="63B525DA"/>
  <w16cid:commentId w16cid:paraId="5D3F06B3" w16cid:durableId="3A41901C"/>
  <w16cid:commentId w16cid:paraId="0B7B257C" w16cid:durableId="0AE612A6"/>
  <w16cid:commentId w16cid:paraId="749707D1" w16cid:durableId="66AA83B2"/>
  <w16cid:commentId w16cid:paraId="42A15579" w16cid:durableId="4DE83512"/>
  <w16cid:commentId w16cid:paraId="075C5881" w16cid:durableId="42CB9529"/>
  <w16cid:commentId w16cid:paraId="75039F0C" w16cid:durableId="51DB9997"/>
  <w16cid:commentId w16cid:paraId="0C7249C0" w16cid:durableId="402D63BC"/>
  <w16cid:commentId w16cid:paraId="273AE49B" w16cid:durableId="16661116"/>
  <w16cid:commentId w16cid:paraId="2FDBC292" w16cid:durableId="0B34483B"/>
  <w16cid:commentId w16cid:paraId="1839421F" w16cid:durableId="08244341"/>
  <w16cid:commentId w16cid:paraId="7447E846" w16cid:durableId="7F091C74"/>
  <w16cid:commentId w16cid:paraId="6F01BA5A" w16cid:durableId="2E45882B"/>
  <w16cid:commentId w16cid:paraId="38FA3D13" w16cid:durableId="214B7D87"/>
  <w16cid:commentId w16cid:paraId="7D6F24AF" w16cid:durableId="7643AAC0"/>
  <w16cid:commentId w16cid:paraId="2DF591EC" w16cid:durableId="173D4AD1"/>
  <w16cid:commentId w16cid:paraId="6B40AAC2" w16cid:durableId="0C3193EE"/>
  <w16cid:commentId w16cid:paraId="0546E9F4" w16cid:durableId="5605B5F0"/>
  <w16cid:commentId w16cid:paraId="6CEB65E4" w16cid:durableId="0DC1AD9D"/>
  <w16cid:commentId w16cid:paraId="696FA51A" w16cid:durableId="42FE58DD"/>
  <w16cid:commentId w16cid:paraId="3E56102F" w16cid:durableId="3C9B93C2"/>
  <w16cid:commentId w16cid:paraId="4727A1BA" w16cid:durableId="5690CE7D"/>
  <w16cid:commentId w16cid:paraId="32AACD7E" w16cid:durableId="1A0FADA6"/>
  <w16cid:commentId w16cid:paraId="23BDB34A" w16cid:durableId="27E3FC74"/>
  <w16cid:commentId w16cid:paraId="06807A48" w16cid:durableId="27116C1C"/>
  <w16cid:commentId w16cid:paraId="70BF1512" w16cid:durableId="3E51CC88"/>
  <w16cid:commentId w16cid:paraId="35B71748" w16cid:durableId="0C17D9EA"/>
  <w16cid:commentId w16cid:paraId="28BE9672" w16cid:durableId="40E84026"/>
  <w16cid:commentId w16cid:paraId="3FE6F057" w16cid:durableId="07AB1FE0"/>
  <w16cid:commentId w16cid:paraId="71B04BA9" w16cid:durableId="40AC754D"/>
  <w16cid:commentId w16cid:paraId="664D495F" w16cid:durableId="265076C2"/>
  <w16cid:commentId w16cid:paraId="1764DAAC" w16cid:durableId="588DC8F6"/>
  <w16cid:commentId w16cid:paraId="2076C269" w16cid:durableId="51245C94"/>
  <w16cid:commentId w16cid:paraId="688CC285" w16cid:durableId="45234CD3"/>
  <w16cid:commentId w16cid:paraId="27E9C630" w16cid:durableId="1C4FF397"/>
  <w16cid:commentId w16cid:paraId="4A76CDDE" w16cid:durableId="382D3074"/>
  <w16cid:commentId w16cid:paraId="562B8106" w16cid:durableId="0324B1B6"/>
  <w16cid:commentId w16cid:paraId="359FCD53" w16cid:durableId="1DA140FC"/>
  <w16cid:commentId w16cid:paraId="40A6FCAD" w16cid:durableId="6AB5D81F"/>
  <w16cid:commentId w16cid:paraId="29BC705E" w16cid:durableId="37C56400"/>
  <w16cid:commentId w16cid:paraId="091FDCFD" w16cid:durableId="62456446"/>
  <w16cid:commentId w16cid:paraId="509BA771" w16cid:durableId="297F595C"/>
  <w16cid:commentId w16cid:paraId="21EB3B6A" w16cid:durableId="6F4AD6C6"/>
  <w16cid:commentId w16cid:paraId="3F787D1B" w16cid:durableId="5FB96F58"/>
  <w16cid:commentId w16cid:paraId="510F5C78" w16cid:durableId="04E85663"/>
  <w16cid:commentId w16cid:paraId="79B97202" w16cid:durableId="1AC5B8AF"/>
  <w16cid:commentId w16cid:paraId="309A90E6" w16cid:durableId="0EA369AE"/>
  <w16cid:commentId w16cid:paraId="39370E65" w16cid:durableId="6CED0706"/>
  <w16cid:commentId w16cid:paraId="1D2770C6" w16cid:durableId="7344524B"/>
  <w16cid:commentId w16cid:paraId="1391AD4F" w16cid:durableId="0E8E87FD"/>
  <w16cid:commentId w16cid:paraId="1A9922AD" w16cid:durableId="6DD8F02F"/>
  <w16cid:commentId w16cid:paraId="4C07B8F2" w16cid:durableId="058D204C"/>
  <w16cid:commentId w16cid:paraId="47814445" w16cid:durableId="1B64DE36"/>
  <w16cid:commentId w16cid:paraId="74077BF0" w16cid:durableId="2A83ED7B"/>
  <w16cid:commentId w16cid:paraId="4232828F" w16cid:durableId="0BBCEF9A"/>
  <w16cid:commentId w16cid:paraId="50C2A3C0" w16cid:durableId="0CFB2976"/>
  <w16cid:commentId w16cid:paraId="35DFEBC9" w16cid:durableId="48AE8C37"/>
  <w16cid:commentId w16cid:paraId="5E753931" w16cid:durableId="462E5183"/>
  <w16cid:commentId w16cid:paraId="1C4B3098" w16cid:durableId="176091D8"/>
  <w16cid:commentId w16cid:paraId="26654991" w16cid:durableId="7349B36E"/>
  <w16cid:commentId w16cid:paraId="1A2781F4" w16cid:durableId="248DF685"/>
  <w16cid:commentId w16cid:paraId="129BA7A3" w16cid:durableId="0906D88D"/>
  <w16cid:commentId w16cid:paraId="64136297" w16cid:durableId="6870B3B4"/>
  <w16cid:commentId w16cid:paraId="5E94E6A3" w16cid:durableId="26E3D3E3"/>
  <w16cid:commentId w16cid:paraId="58CC9313" w16cid:durableId="789730B8"/>
  <w16cid:commentId w16cid:paraId="4DA95924" w16cid:durableId="5848CABE"/>
  <w16cid:commentId w16cid:paraId="1D2CE97A" w16cid:durableId="6A669CE0"/>
  <w16cid:commentId w16cid:paraId="3CDD90CA" w16cid:durableId="29C24693"/>
  <w16cid:commentId w16cid:paraId="182801F8" w16cid:durableId="6A856D06"/>
  <w16cid:commentId w16cid:paraId="3E490C71" w16cid:durableId="0167DA0A"/>
  <w16cid:commentId w16cid:paraId="41A334C9" w16cid:durableId="6062016F"/>
  <w16cid:commentId w16cid:paraId="08B8F78C" w16cid:durableId="699D78FC"/>
  <w16cid:commentId w16cid:paraId="2DDD6925" w16cid:durableId="20AA1D69"/>
  <w16cid:commentId w16cid:paraId="53F83832" w16cid:durableId="2185EEB1"/>
  <w16cid:commentId w16cid:paraId="4FF05035" w16cid:durableId="43436D15"/>
  <w16cid:commentId w16cid:paraId="55540EE9" w16cid:durableId="410374EC"/>
  <w16cid:commentId w16cid:paraId="1A9E5557" w16cid:durableId="1316C2F3"/>
  <w16cid:commentId w16cid:paraId="42C23747" w16cid:durableId="7F3DBEEA"/>
  <w16cid:commentId w16cid:paraId="5BE57F7E" w16cid:durableId="7811A904"/>
  <w16cid:commentId w16cid:paraId="063A96B4" w16cid:durableId="48389170"/>
  <w16cid:commentId w16cid:paraId="63C0F9D4" w16cid:durableId="49AD682C"/>
  <w16cid:commentId w16cid:paraId="4CA3E88E" w16cid:durableId="42EF67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71178" w:rsidRDefault="00171178" w14:paraId="037336BE" w14:textId="77777777">
      <w:pPr>
        <w:spacing w:after="0" w:line="240" w:lineRule="auto"/>
      </w:pPr>
      <w:r>
        <w:separator/>
      </w:r>
    </w:p>
  </w:endnote>
  <w:endnote w:type="continuationSeparator" w:id="0">
    <w:p w:rsidR="00171178" w:rsidRDefault="00171178" w14:paraId="214CE091" w14:textId="77777777">
      <w:pPr>
        <w:spacing w:after="0" w:line="240" w:lineRule="auto"/>
      </w:pPr>
      <w:r>
        <w:continuationSeparator/>
      </w:r>
    </w:p>
  </w:endnote>
  <w:endnote w:type="continuationNotice" w:id="1">
    <w:p w:rsidR="00171178" w:rsidRDefault="00171178" w14:paraId="1AFD7053"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w:altName w:val="Sylfae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7881420"/>
      <w:docPartObj>
        <w:docPartGallery w:val="Page Numbers (Bottom of Page)"/>
        <w:docPartUnique/>
      </w:docPartObj>
    </w:sdtPr>
    <w:sdtEndPr>
      <w:rPr>
        <w:noProof/>
      </w:rPr>
    </w:sdtEndPr>
    <w:sdtContent>
      <w:p w:rsidR="0072262B" w:rsidRDefault="0072262B" w14:paraId="6011BFA0" w14:textId="5042FB4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867638A" w:rsidP="0867638A" w:rsidRDefault="0867638A" w14:paraId="752976C8" w14:textId="584740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71178" w:rsidRDefault="00171178" w14:paraId="6C943459" w14:textId="77777777">
      <w:pPr>
        <w:spacing w:after="0" w:line="240" w:lineRule="auto"/>
      </w:pPr>
      <w:r>
        <w:separator/>
      </w:r>
    </w:p>
  </w:footnote>
  <w:footnote w:type="continuationSeparator" w:id="0">
    <w:p w:rsidR="00171178" w:rsidRDefault="00171178" w14:paraId="515A40FC" w14:textId="77777777">
      <w:pPr>
        <w:spacing w:after="0" w:line="240" w:lineRule="auto"/>
      </w:pPr>
      <w:r>
        <w:continuationSeparator/>
      </w:r>
    </w:p>
  </w:footnote>
  <w:footnote w:type="continuationNotice" w:id="1">
    <w:p w:rsidR="00171178" w:rsidRDefault="00171178" w14:paraId="40EBD082"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867638A" w:rsidTr="0867638A" w14:paraId="135CA1C0" w14:textId="77777777">
      <w:trPr>
        <w:trHeight w:val="300"/>
      </w:trPr>
      <w:tc>
        <w:tcPr>
          <w:tcW w:w="3120" w:type="dxa"/>
        </w:tcPr>
        <w:p w:rsidR="0867638A" w:rsidP="0867638A" w:rsidRDefault="0867638A" w14:paraId="27D473EB" w14:textId="5E2038D5">
          <w:pPr>
            <w:pStyle w:val="Header"/>
            <w:ind w:left="-115"/>
          </w:pPr>
        </w:p>
      </w:tc>
      <w:tc>
        <w:tcPr>
          <w:tcW w:w="3120" w:type="dxa"/>
        </w:tcPr>
        <w:p w:rsidR="0867638A" w:rsidP="0867638A" w:rsidRDefault="0867638A" w14:paraId="060EC15A" w14:textId="7627CD09">
          <w:pPr>
            <w:pStyle w:val="Header"/>
            <w:jc w:val="center"/>
          </w:pPr>
        </w:p>
      </w:tc>
      <w:tc>
        <w:tcPr>
          <w:tcW w:w="3120" w:type="dxa"/>
        </w:tcPr>
        <w:p w:rsidR="0867638A" w:rsidP="0867638A" w:rsidRDefault="0867638A" w14:paraId="596DCDD7" w14:textId="5CF4D583">
          <w:pPr>
            <w:pStyle w:val="Header"/>
            <w:ind w:right="-115"/>
            <w:jc w:val="right"/>
          </w:pPr>
        </w:p>
      </w:tc>
    </w:tr>
  </w:tbl>
  <w:p w:rsidR="0867638A" w:rsidP="0867638A" w:rsidRDefault="0867638A" w14:paraId="690E69F3" w14:textId="58EDCEFB">
    <w:pPr>
      <w:pStyle w:val="Header"/>
    </w:pPr>
  </w:p>
</w:hdr>
</file>

<file path=word/intelligence2.xml><?xml version="1.0" encoding="utf-8"?>
<int2:intelligence xmlns:int2="http://schemas.microsoft.com/office/intelligence/2020/intelligence" xmlns:oel="http://schemas.microsoft.com/office/2019/extlst">
  <int2:observations>
    <int2:textHash int2:hashCode="Cv3lZpnbmcQ8Yl" int2:id="At0JnVfm">
      <int2:state int2:value="Rejected" int2:type="spell"/>
    </int2:textHash>
    <int2:textHash int2:hashCode="z7zy5HpGgeEyPg" int2:id="D6UVPTei">
      <int2:state int2:value="Rejected" int2:type="spell"/>
    </int2:textHash>
    <int2:textHash int2:hashCode="bySmCRIJZtaZMT" int2:id="PQlaUr7A">
      <int2:state int2:value="Rejected" int2:type="spell"/>
    </int2:textHash>
    <int2:textHash int2:hashCode="25ss8H5+DMvkCT" int2:id="R1w7ALUr">
      <int2:state int2:value="Rejected" int2:type="spell"/>
    </int2:textHash>
    <int2:textHash int2:hashCode="lZX+Alpv1zJV04" int2:id="ZvZ5dLo2">
      <int2:state int2:value="Rejected" int2:type="spell"/>
    </int2:textHash>
    <int2:textHash int2:hashCode="WKTCDEfo1OIN03" int2:id="rhNHtITf">
      <int2:state int2:value="Rejected" int2:type="spell"/>
    </int2:textHash>
    <int2:textHash int2:hashCode="rp6oIRkr3D8N38" int2:id="w7qtTTlT">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01895"/>
    <w:multiLevelType w:val="hybridMultilevel"/>
    <w:tmpl w:val="79DEB518"/>
    <w:lvl w:ilvl="0" w:tplc="F8243FB2">
      <w:start w:val="1"/>
      <w:numFmt w:val="decimal"/>
      <w:lvlText w:val="%1."/>
      <w:lvlJc w:val="left"/>
      <w:pPr>
        <w:ind w:left="1440" w:hanging="360"/>
      </w:pPr>
    </w:lvl>
    <w:lvl w:ilvl="1" w:tplc="E17CFA46">
      <w:start w:val="1"/>
      <w:numFmt w:val="decimal"/>
      <w:lvlText w:val="%2."/>
      <w:lvlJc w:val="left"/>
      <w:pPr>
        <w:ind w:left="1440" w:hanging="360"/>
      </w:pPr>
    </w:lvl>
    <w:lvl w:ilvl="2" w:tplc="1C368D8E">
      <w:start w:val="1"/>
      <w:numFmt w:val="decimal"/>
      <w:lvlText w:val="%3."/>
      <w:lvlJc w:val="left"/>
      <w:pPr>
        <w:ind w:left="1440" w:hanging="360"/>
      </w:pPr>
    </w:lvl>
    <w:lvl w:ilvl="3" w:tplc="21B80B38">
      <w:start w:val="1"/>
      <w:numFmt w:val="decimal"/>
      <w:lvlText w:val="%4."/>
      <w:lvlJc w:val="left"/>
      <w:pPr>
        <w:ind w:left="1440" w:hanging="360"/>
      </w:pPr>
    </w:lvl>
    <w:lvl w:ilvl="4" w:tplc="C3260D7A">
      <w:start w:val="1"/>
      <w:numFmt w:val="decimal"/>
      <w:lvlText w:val="%5."/>
      <w:lvlJc w:val="left"/>
      <w:pPr>
        <w:ind w:left="1440" w:hanging="360"/>
      </w:pPr>
    </w:lvl>
    <w:lvl w:ilvl="5" w:tplc="7930C026">
      <w:start w:val="1"/>
      <w:numFmt w:val="decimal"/>
      <w:lvlText w:val="%6."/>
      <w:lvlJc w:val="left"/>
      <w:pPr>
        <w:ind w:left="1440" w:hanging="360"/>
      </w:pPr>
    </w:lvl>
    <w:lvl w:ilvl="6" w:tplc="F9DE68DC">
      <w:start w:val="1"/>
      <w:numFmt w:val="decimal"/>
      <w:lvlText w:val="%7."/>
      <w:lvlJc w:val="left"/>
      <w:pPr>
        <w:ind w:left="1440" w:hanging="360"/>
      </w:pPr>
    </w:lvl>
    <w:lvl w:ilvl="7" w:tplc="5D528EB2">
      <w:start w:val="1"/>
      <w:numFmt w:val="decimal"/>
      <w:lvlText w:val="%8."/>
      <w:lvlJc w:val="left"/>
      <w:pPr>
        <w:ind w:left="1440" w:hanging="360"/>
      </w:pPr>
    </w:lvl>
    <w:lvl w:ilvl="8" w:tplc="E6A61750">
      <w:start w:val="1"/>
      <w:numFmt w:val="decimal"/>
      <w:lvlText w:val="%9."/>
      <w:lvlJc w:val="left"/>
      <w:pPr>
        <w:ind w:left="1440" w:hanging="360"/>
      </w:pPr>
    </w:lvl>
  </w:abstractNum>
  <w:abstractNum w:abstractNumId="1" w15:restartNumberingAfterBreak="0">
    <w:nsid w:val="14AC2D61"/>
    <w:multiLevelType w:val="multilevel"/>
    <w:tmpl w:val="858A9934"/>
    <w:lvl w:ilvl="0">
      <w:start w:val="1"/>
      <w:numFmt w:val="decimal"/>
      <w:lvlText w:val="%1."/>
      <w:lvlJc w:val="left"/>
      <w:pPr>
        <w:ind w:left="720" w:hanging="360"/>
      </w:pPr>
      <w:rPr>
        <w:rFonts w:hint="default"/>
        <w:b/>
        <w:bCs/>
      </w:r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41F6819"/>
    <w:multiLevelType w:val="multilevel"/>
    <w:tmpl w:val="923234EA"/>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3075436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D4551F4"/>
    <w:multiLevelType w:val="multilevel"/>
    <w:tmpl w:val="64684558"/>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1513275"/>
    <w:multiLevelType w:val="hybridMultilevel"/>
    <w:tmpl w:val="D6FE5BB8"/>
    <w:lvl w:ilvl="0" w:tplc="0AFCA258">
      <w:start w:val="1"/>
      <w:numFmt w:val="decimal"/>
      <w:lvlText w:val="%1."/>
      <w:lvlJc w:val="left"/>
      <w:pPr>
        <w:ind w:left="720" w:hanging="360"/>
      </w:pPr>
    </w:lvl>
    <w:lvl w:ilvl="1" w:tplc="A2A0846A">
      <w:start w:val="1"/>
      <w:numFmt w:val="lowerLetter"/>
      <w:lvlText w:val="%2."/>
      <w:lvlJc w:val="left"/>
      <w:pPr>
        <w:ind w:left="1440" w:hanging="360"/>
      </w:pPr>
    </w:lvl>
    <w:lvl w:ilvl="2" w:tplc="5434AFFE">
      <w:start w:val="1"/>
      <w:numFmt w:val="lowerRoman"/>
      <w:lvlText w:val="%3."/>
      <w:lvlJc w:val="right"/>
      <w:pPr>
        <w:ind w:left="2160" w:hanging="180"/>
      </w:pPr>
    </w:lvl>
    <w:lvl w:ilvl="3" w:tplc="1C7418AE">
      <w:start w:val="1"/>
      <w:numFmt w:val="decimal"/>
      <w:lvlText w:val="%4."/>
      <w:lvlJc w:val="left"/>
      <w:pPr>
        <w:ind w:left="2880" w:hanging="360"/>
      </w:pPr>
    </w:lvl>
    <w:lvl w:ilvl="4" w:tplc="19AE6876">
      <w:start w:val="1"/>
      <w:numFmt w:val="lowerLetter"/>
      <w:lvlText w:val="%5."/>
      <w:lvlJc w:val="left"/>
      <w:pPr>
        <w:ind w:left="3600" w:hanging="360"/>
      </w:pPr>
    </w:lvl>
    <w:lvl w:ilvl="5" w:tplc="E6E46AF8">
      <w:start w:val="1"/>
      <w:numFmt w:val="lowerRoman"/>
      <w:lvlText w:val="%6."/>
      <w:lvlJc w:val="right"/>
      <w:pPr>
        <w:ind w:left="4320" w:hanging="180"/>
      </w:pPr>
    </w:lvl>
    <w:lvl w:ilvl="6" w:tplc="1F0C7E60">
      <w:start w:val="1"/>
      <w:numFmt w:val="decimal"/>
      <w:lvlText w:val="%7."/>
      <w:lvlJc w:val="left"/>
      <w:pPr>
        <w:ind w:left="5040" w:hanging="360"/>
      </w:pPr>
    </w:lvl>
    <w:lvl w:ilvl="7" w:tplc="898C61B0">
      <w:start w:val="1"/>
      <w:numFmt w:val="lowerLetter"/>
      <w:lvlText w:val="%8."/>
      <w:lvlJc w:val="left"/>
      <w:pPr>
        <w:ind w:left="5760" w:hanging="360"/>
      </w:pPr>
    </w:lvl>
    <w:lvl w:ilvl="8" w:tplc="1F100770">
      <w:start w:val="1"/>
      <w:numFmt w:val="lowerRoman"/>
      <w:lvlText w:val="%9."/>
      <w:lvlJc w:val="right"/>
      <w:pPr>
        <w:ind w:left="6480" w:hanging="180"/>
      </w:pPr>
    </w:lvl>
  </w:abstractNum>
  <w:abstractNum w:abstractNumId="6" w15:restartNumberingAfterBreak="0">
    <w:nsid w:val="542D0B1E"/>
    <w:multiLevelType w:val="hybridMultilevel"/>
    <w:tmpl w:val="71F2B6CC"/>
    <w:lvl w:ilvl="0" w:tplc="2F58C81A">
      <w:start w:val="1"/>
      <w:numFmt w:val="decimal"/>
      <w:lvlText w:val="%1."/>
      <w:lvlJc w:val="left"/>
      <w:pPr>
        <w:ind w:left="1020" w:hanging="360"/>
      </w:pPr>
    </w:lvl>
    <w:lvl w:ilvl="1" w:tplc="437E9A4C">
      <w:start w:val="1"/>
      <w:numFmt w:val="decimal"/>
      <w:lvlText w:val="%2."/>
      <w:lvlJc w:val="left"/>
      <w:pPr>
        <w:ind w:left="1020" w:hanging="360"/>
      </w:pPr>
    </w:lvl>
    <w:lvl w:ilvl="2" w:tplc="BC7A253E">
      <w:start w:val="1"/>
      <w:numFmt w:val="decimal"/>
      <w:lvlText w:val="%3."/>
      <w:lvlJc w:val="left"/>
      <w:pPr>
        <w:ind w:left="1020" w:hanging="360"/>
      </w:pPr>
    </w:lvl>
    <w:lvl w:ilvl="3" w:tplc="0742EC76">
      <w:start w:val="1"/>
      <w:numFmt w:val="decimal"/>
      <w:lvlText w:val="%4."/>
      <w:lvlJc w:val="left"/>
      <w:pPr>
        <w:ind w:left="1020" w:hanging="360"/>
      </w:pPr>
    </w:lvl>
    <w:lvl w:ilvl="4" w:tplc="2EF82952">
      <w:start w:val="1"/>
      <w:numFmt w:val="decimal"/>
      <w:lvlText w:val="%5."/>
      <w:lvlJc w:val="left"/>
      <w:pPr>
        <w:ind w:left="1020" w:hanging="360"/>
      </w:pPr>
    </w:lvl>
    <w:lvl w:ilvl="5" w:tplc="81063250">
      <w:start w:val="1"/>
      <w:numFmt w:val="decimal"/>
      <w:lvlText w:val="%6."/>
      <w:lvlJc w:val="left"/>
      <w:pPr>
        <w:ind w:left="1020" w:hanging="360"/>
      </w:pPr>
    </w:lvl>
    <w:lvl w:ilvl="6" w:tplc="8EB2EA82">
      <w:start w:val="1"/>
      <w:numFmt w:val="decimal"/>
      <w:lvlText w:val="%7."/>
      <w:lvlJc w:val="left"/>
      <w:pPr>
        <w:ind w:left="1020" w:hanging="360"/>
      </w:pPr>
    </w:lvl>
    <w:lvl w:ilvl="7" w:tplc="2F843B82">
      <w:start w:val="1"/>
      <w:numFmt w:val="decimal"/>
      <w:lvlText w:val="%8."/>
      <w:lvlJc w:val="left"/>
      <w:pPr>
        <w:ind w:left="1020" w:hanging="360"/>
      </w:pPr>
    </w:lvl>
    <w:lvl w:ilvl="8" w:tplc="3C16956C">
      <w:start w:val="1"/>
      <w:numFmt w:val="decimal"/>
      <w:lvlText w:val="%9."/>
      <w:lvlJc w:val="left"/>
      <w:pPr>
        <w:ind w:left="1020" w:hanging="360"/>
      </w:pPr>
    </w:lvl>
  </w:abstractNum>
  <w:abstractNum w:abstractNumId="7" w15:restartNumberingAfterBreak="0">
    <w:nsid w:val="57883678"/>
    <w:multiLevelType w:val="hybridMultilevel"/>
    <w:tmpl w:val="3BDA69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D1A5030"/>
    <w:multiLevelType w:val="hybridMultilevel"/>
    <w:tmpl w:val="9C702166"/>
    <w:lvl w:ilvl="0" w:tplc="A9BAEB8A">
      <w:numFmt w:val="bullet"/>
      <w:lvlText w:val="-"/>
      <w:lvlJc w:val="left"/>
      <w:pPr>
        <w:ind w:left="360" w:hanging="360"/>
      </w:pPr>
      <w:rPr>
        <w:rFonts w:hint="default" w:ascii="Times New Roman" w:hAnsi="Times New Roman"/>
      </w:rPr>
    </w:lvl>
    <w:lvl w:ilvl="1" w:tplc="BD669DF0">
      <w:start w:val="1"/>
      <w:numFmt w:val="bullet"/>
      <w:lvlText w:val="o"/>
      <w:lvlJc w:val="left"/>
      <w:pPr>
        <w:ind w:left="1080" w:hanging="360"/>
      </w:pPr>
      <w:rPr>
        <w:rFonts w:hint="default" w:ascii="Courier New" w:hAnsi="Courier New"/>
      </w:rPr>
    </w:lvl>
    <w:lvl w:ilvl="2" w:tplc="75908B66" w:tentative="1">
      <w:start w:val="1"/>
      <w:numFmt w:val="bullet"/>
      <w:lvlText w:val=""/>
      <w:lvlJc w:val="left"/>
      <w:pPr>
        <w:ind w:left="1800" w:hanging="360"/>
      </w:pPr>
      <w:rPr>
        <w:rFonts w:hint="default" w:ascii="Wingdings" w:hAnsi="Wingdings"/>
      </w:rPr>
    </w:lvl>
    <w:lvl w:ilvl="3" w:tplc="34CE4442" w:tentative="1">
      <w:start w:val="1"/>
      <w:numFmt w:val="bullet"/>
      <w:lvlText w:val=""/>
      <w:lvlJc w:val="left"/>
      <w:pPr>
        <w:ind w:left="2520" w:hanging="360"/>
      </w:pPr>
      <w:rPr>
        <w:rFonts w:hint="default" w:ascii="Symbol" w:hAnsi="Symbol"/>
      </w:rPr>
    </w:lvl>
    <w:lvl w:ilvl="4" w:tplc="0442A6DE" w:tentative="1">
      <w:start w:val="1"/>
      <w:numFmt w:val="bullet"/>
      <w:lvlText w:val="o"/>
      <w:lvlJc w:val="left"/>
      <w:pPr>
        <w:ind w:left="3240" w:hanging="360"/>
      </w:pPr>
      <w:rPr>
        <w:rFonts w:hint="default" w:ascii="Courier New" w:hAnsi="Courier New"/>
      </w:rPr>
    </w:lvl>
    <w:lvl w:ilvl="5" w:tplc="212C1AEA" w:tentative="1">
      <w:start w:val="1"/>
      <w:numFmt w:val="bullet"/>
      <w:lvlText w:val=""/>
      <w:lvlJc w:val="left"/>
      <w:pPr>
        <w:ind w:left="3960" w:hanging="360"/>
      </w:pPr>
      <w:rPr>
        <w:rFonts w:hint="default" w:ascii="Wingdings" w:hAnsi="Wingdings"/>
      </w:rPr>
    </w:lvl>
    <w:lvl w:ilvl="6" w:tplc="F01AC0F6" w:tentative="1">
      <w:start w:val="1"/>
      <w:numFmt w:val="bullet"/>
      <w:lvlText w:val=""/>
      <w:lvlJc w:val="left"/>
      <w:pPr>
        <w:ind w:left="4680" w:hanging="360"/>
      </w:pPr>
      <w:rPr>
        <w:rFonts w:hint="default" w:ascii="Symbol" w:hAnsi="Symbol"/>
      </w:rPr>
    </w:lvl>
    <w:lvl w:ilvl="7" w:tplc="2ECCB3EE" w:tentative="1">
      <w:start w:val="1"/>
      <w:numFmt w:val="bullet"/>
      <w:lvlText w:val="o"/>
      <w:lvlJc w:val="left"/>
      <w:pPr>
        <w:ind w:left="5400" w:hanging="360"/>
      </w:pPr>
      <w:rPr>
        <w:rFonts w:hint="default" w:ascii="Courier New" w:hAnsi="Courier New"/>
      </w:rPr>
    </w:lvl>
    <w:lvl w:ilvl="8" w:tplc="5C1ABB20" w:tentative="1">
      <w:start w:val="1"/>
      <w:numFmt w:val="bullet"/>
      <w:lvlText w:val=""/>
      <w:lvlJc w:val="left"/>
      <w:pPr>
        <w:ind w:left="6120" w:hanging="360"/>
      </w:pPr>
      <w:rPr>
        <w:rFonts w:hint="default" w:ascii="Wingdings" w:hAnsi="Wingdings"/>
      </w:rPr>
    </w:lvl>
  </w:abstractNum>
  <w:abstractNum w:abstractNumId="9" w15:restartNumberingAfterBreak="0">
    <w:nsid w:val="7F194B83"/>
    <w:multiLevelType w:val="multilevel"/>
    <w:tmpl w:val="FFFFFFFF"/>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30361172">
    <w:abstractNumId w:val="5"/>
  </w:num>
  <w:num w:numId="2" w16cid:durableId="469903396">
    <w:abstractNumId w:val="4"/>
  </w:num>
  <w:num w:numId="3" w16cid:durableId="1966424339">
    <w:abstractNumId w:val="1"/>
  </w:num>
  <w:num w:numId="4" w16cid:durableId="192229870">
    <w:abstractNumId w:val="8"/>
  </w:num>
  <w:num w:numId="5" w16cid:durableId="1059785492">
    <w:abstractNumId w:val="7"/>
  </w:num>
  <w:num w:numId="6" w16cid:durableId="1881043054">
    <w:abstractNumId w:val="6"/>
  </w:num>
  <w:num w:numId="7" w16cid:durableId="1136948920">
    <w:abstractNumId w:val="9"/>
  </w:num>
  <w:num w:numId="8" w16cid:durableId="1943342805">
    <w:abstractNumId w:val="3"/>
  </w:num>
  <w:num w:numId="9" w16cid:durableId="473378445">
    <w:abstractNumId w:val="2"/>
  </w:num>
  <w:num w:numId="10" w16cid:durableId="1291519350">
    <w:abstractNumId w:val="0"/>
  </w:num>
</w:numbering>
</file>

<file path=word/people.xml><?xml version="1.0" encoding="utf-8"?>
<w15:people xmlns:mc="http://schemas.openxmlformats.org/markup-compatibility/2006" xmlns:w15="http://schemas.microsoft.com/office/word/2012/wordml" mc:Ignorable="w15">
  <w15:person w15:author="De Long,Susan">
    <w15:presenceInfo w15:providerId="AD" w15:userId="S::skdelong@colostate.edu::1fca2598-dd3a-4e9f-9079-eb2a795da568"/>
  </w15:person>
  <w15:person w15:author="Koslovsky,Matt">
    <w15:presenceInfo w15:providerId="AD" w15:userId="S::mkoslovs@colostate.edu::0668845f-8e5c-4fed-a5fd-1ca10c881d1c"/>
  </w15:person>
  <w15:person w15:author="Janiszewski,Lara">
    <w15:presenceInfo w15:providerId="AD" w15:userId="S::laraj@colostate.edu::015823b4-551c-4078-9fe5-f4fb21000d9e"/>
  </w15:person>
  <w15:person w15:author="Prenni,Jessica">
    <w15:presenceInfo w15:providerId="AD" w15:userId="S::jprenni@colostate.edu::c2fbc89e-2211-4aa3-be3f-2d0d99cf1a62"/>
  </w15:person>
  <w15:person w15:author="Broeckling,Corey">
    <w15:presenceInfo w15:providerId="AD" w15:userId="S::cbroeckl@colostate.edu::93be0598-4531-4ca6-8771-822316d08a5b"/>
  </w15:person>
  <w15:person w15:author="Chaparro,Jacqueline">
    <w15:presenceInfo w15:providerId="AD" w15:userId="S::jmc378@colostate.edu::9d9559bc-fd46-499a-a2ff-cd999331c71a"/>
  </w15:person>
  <w15:person w15:author="Diaz,Gustavo">
    <w15:presenceInfo w15:providerId="AD" w15:userId="S::gustavod@colostate.edu::16a01787-9ee1-441d-a786-78711e7dbae7"/>
  </w15:person>
  <w15:person w15:author="Lara Janiszewski">
    <w15:presenceInfo w15:providerId="Windows Live" w15:userId="43dbdb4fe17f7666"/>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56"/>
  <w:trackRevisions w:val="tru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F00"/>
    <w:rsid w:val="00000FBD"/>
    <w:rsid w:val="00001BC1"/>
    <w:rsid w:val="00001C91"/>
    <w:rsid w:val="00002BE6"/>
    <w:rsid w:val="000034E1"/>
    <w:rsid w:val="00004886"/>
    <w:rsid w:val="000048AC"/>
    <w:rsid w:val="000050B7"/>
    <w:rsid w:val="000071EA"/>
    <w:rsid w:val="00007211"/>
    <w:rsid w:val="00007C76"/>
    <w:rsid w:val="00010A77"/>
    <w:rsid w:val="000110E1"/>
    <w:rsid w:val="000114A9"/>
    <w:rsid w:val="000119D6"/>
    <w:rsid w:val="00011D8C"/>
    <w:rsid w:val="00012273"/>
    <w:rsid w:val="0001249D"/>
    <w:rsid w:val="00012BF5"/>
    <w:rsid w:val="00012D23"/>
    <w:rsid w:val="00012FA0"/>
    <w:rsid w:val="00013C60"/>
    <w:rsid w:val="00014073"/>
    <w:rsid w:val="00014130"/>
    <w:rsid w:val="00014EF2"/>
    <w:rsid w:val="00015627"/>
    <w:rsid w:val="00017791"/>
    <w:rsid w:val="000201E5"/>
    <w:rsid w:val="000203CB"/>
    <w:rsid w:val="000203FB"/>
    <w:rsid w:val="00022B40"/>
    <w:rsid w:val="00022BA0"/>
    <w:rsid w:val="00022DAC"/>
    <w:rsid w:val="0002332E"/>
    <w:rsid w:val="00023FE1"/>
    <w:rsid w:val="000242C4"/>
    <w:rsid w:val="000245BE"/>
    <w:rsid w:val="0002563B"/>
    <w:rsid w:val="000271C0"/>
    <w:rsid w:val="00031243"/>
    <w:rsid w:val="000316FD"/>
    <w:rsid w:val="00031E91"/>
    <w:rsid w:val="00034F45"/>
    <w:rsid w:val="00034FC1"/>
    <w:rsid w:val="00035986"/>
    <w:rsid w:val="0003676D"/>
    <w:rsid w:val="00036E67"/>
    <w:rsid w:val="000403D8"/>
    <w:rsid w:val="0004260C"/>
    <w:rsid w:val="00043513"/>
    <w:rsid w:val="000457A9"/>
    <w:rsid w:val="00046243"/>
    <w:rsid w:val="00047D6F"/>
    <w:rsid w:val="000535AE"/>
    <w:rsid w:val="00053FA7"/>
    <w:rsid w:val="000546F2"/>
    <w:rsid w:val="0005529B"/>
    <w:rsid w:val="0005693E"/>
    <w:rsid w:val="00057282"/>
    <w:rsid w:val="00057907"/>
    <w:rsid w:val="000579D5"/>
    <w:rsid w:val="00057FCD"/>
    <w:rsid w:val="0006164A"/>
    <w:rsid w:val="00061ED3"/>
    <w:rsid w:val="0006552C"/>
    <w:rsid w:val="00065945"/>
    <w:rsid w:val="00065CB8"/>
    <w:rsid w:val="00065E39"/>
    <w:rsid w:val="00065FEC"/>
    <w:rsid w:val="0006705A"/>
    <w:rsid w:val="00067944"/>
    <w:rsid w:val="00067EFB"/>
    <w:rsid w:val="00067FC9"/>
    <w:rsid w:val="00068FF7"/>
    <w:rsid w:val="000702D0"/>
    <w:rsid w:val="00070F9C"/>
    <w:rsid w:val="0007173A"/>
    <w:rsid w:val="00072113"/>
    <w:rsid w:val="00072D32"/>
    <w:rsid w:val="000735D2"/>
    <w:rsid w:val="00073B26"/>
    <w:rsid w:val="000741B7"/>
    <w:rsid w:val="00075026"/>
    <w:rsid w:val="00076038"/>
    <w:rsid w:val="00076DCD"/>
    <w:rsid w:val="000774AC"/>
    <w:rsid w:val="000777E1"/>
    <w:rsid w:val="00081E91"/>
    <w:rsid w:val="00085A6B"/>
    <w:rsid w:val="000865BB"/>
    <w:rsid w:val="0008695C"/>
    <w:rsid w:val="00086E71"/>
    <w:rsid w:val="00087D29"/>
    <w:rsid w:val="0009026C"/>
    <w:rsid w:val="00091553"/>
    <w:rsid w:val="00091817"/>
    <w:rsid w:val="00093006"/>
    <w:rsid w:val="00093918"/>
    <w:rsid w:val="00094578"/>
    <w:rsid w:val="00094ED8"/>
    <w:rsid w:val="000954F7"/>
    <w:rsid w:val="000962A7"/>
    <w:rsid w:val="00096824"/>
    <w:rsid w:val="000969D5"/>
    <w:rsid w:val="00096D9A"/>
    <w:rsid w:val="00096E72"/>
    <w:rsid w:val="00097CE5"/>
    <w:rsid w:val="00097D46"/>
    <w:rsid w:val="000A0509"/>
    <w:rsid w:val="000A1ED3"/>
    <w:rsid w:val="000A4DAF"/>
    <w:rsid w:val="000A65B5"/>
    <w:rsid w:val="000A6EDB"/>
    <w:rsid w:val="000B2907"/>
    <w:rsid w:val="000B2DA4"/>
    <w:rsid w:val="000B3125"/>
    <w:rsid w:val="000B340C"/>
    <w:rsid w:val="000B3D29"/>
    <w:rsid w:val="000B4872"/>
    <w:rsid w:val="000B63B4"/>
    <w:rsid w:val="000B7C4C"/>
    <w:rsid w:val="000C03B9"/>
    <w:rsid w:val="000C0428"/>
    <w:rsid w:val="000C0C63"/>
    <w:rsid w:val="000C20CA"/>
    <w:rsid w:val="000C2424"/>
    <w:rsid w:val="000C26D6"/>
    <w:rsid w:val="000C3434"/>
    <w:rsid w:val="000C3AA0"/>
    <w:rsid w:val="000C4200"/>
    <w:rsid w:val="000C4D08"/>
    <w:rsid w:val="000C54D5"/>
    <w:rsid w:val="000C5687"/>
    <w:rsid w:val="000C6D8A"/>
    <w:rsid w:val="000C7A41"/>
    <w:rsid w:val="000C7B4B"/>
    <w:rsid w:val="000C7FCE"/>
    <w:rsid w:val="000D0B29"/>
    <w:rsid w:val="000D0C4D"/>
    <w:rsid w:val="000D12D9"/>
    <w:rsid w:val="000D3642"/>
    <w:rsid w:val="000D4411"/>
    <w:rsid w:val="000D4D19"/>
    <w:rsid w:val="000D4EA3"/>
    <w:rsid w:val="000D5292"/>
    <w:rsid w:val="000D6DE8"/>
    <w:rsid w:val="000E0688"/>
    <w:rsid w:val="000E0E5D"/>
    <w:rsid w:val="000E1D76"/>
    <w:rsid w:val="000E4791"/>
    <w:rsid w:val="000E547E"/>
    <w:rsid w:val="000F0094"/>
    <w:rsid w:val="000F2A15"/>
    <w:rsid w:val="000F3DBF"/>
    <w:rsid w:val="000F4845"/>
    <w:rsid w:val="000F5AD3"/>
    <w:rsid w:val="000F7238"/>
    <w:rsid w:val="000F7D93"/>
    <w:rsid w:val="00100D55"/>
    <w:rsid w:val="00103C0C"/>
    <w:rsid w:val="00103D89"/>
    <w:rsid w:val="00104416"/>
    <w:rsid w:val="001050EC"/>
    <w:rsid w:val="00105768"/>
    <w:rsid w:val="0010670D"/>
    <w:rsid w:val="001067F0"/>
    <w:rsid w:val="00107369"/>
    <w:rsid w:val="00107E0F"/>
    <w:rsid w:val="00111602"/>
    <w:rsid w:val="0011264D"/>
    <w:rsid w:val="0011424B"/>
    <w:rsid w:val="0011564E"/>
    <w:rsid w:val="001156FC"/>
    <w:rsid w:val="00115CA1"/>
    <w:rsid w:val="001161EA"/>
    <w:rsid w:val="00116EDC"/>
    <w:rsid w:val="00117127"/>
    <w:rsid w:val="00117503"/>
    <w:rsid w:val="00117AF9"/>
    <w:rsid w:val="00117F54"/>
    <w:rsid w:val="0012018A"/>
    <w:rsid w:val="001209ED"/>
    <w:rsid w:val="00121E34"/>
    <w:rsid w:val="0012341B"/>
    <w:rsid w:val="001237D9"/>
    <w:rsid w:val="00125E2E"/>
    <w:rsid w:val="00126245"/>
    <w:rsid w:val="00126DE4"/>
    <w:rsid w:val="00127AA2"/>
    <w:rsid w:val="0013044F"/>
    <w:rsid w:val="00130CE0"/>
    <w:rsid w:val="00130D1D"/>
    <w:rsid w:val="00130D70"/>
    <w:rsid w:val="00131C7C"/>
    <w:rsid w:val="00131DC6"/>
    <w:rsid w:val="00134DE8"/>
    <w:rsid w:val="001352C8"/>
    <w:rsid w:val="0013536C"/>
    <w:rsid w:val="00135523"/>
    <w:rsid w:val="00136798"/>
    <w:rsid w:val="0014064C"/>
    <w:rsid w:val="00140CBA"/>
    <w:rsid w:val="00140FCA"/>
    <w:rsid w:val="00141E97"/>
    <w:rsid w:val="00143A8F"/>
    <w:rsid w:val="0014521E"/>
    <w:rsid w:val="00147F6B"/>
    <w:rsid w:val="001510C3"/>
    <w:rsid w:val="00152775"/>
    <w:rsid w:val="001529B0"/>
    <w:rsid w:val="00152DF1"/>
    <w:rsid w:val="00153FF8"/>
    <w:rsid w:val="00154387"/>
    <w:rsid w:val="00155B3C"/>
    <w:rsid w:val="00156774"/>
    <w:rsid w:val="00156DFC"/>
    <w:rsid w:val="00157ED9"/>
    <w:rsid w:val="00160F27"/>
    <w:rsid w:val="001612F4"/>
    <w:rsid w:val="00161866"/>
    <w:rsid w:val="00162C2B"/>
    <w:rsid w:val="00162C7A"/>
    <w:rsid w:val="00163446"/>
    <w:rsid w:val="00163614"/>
    <w:rsid w:val="001644D6"/>
    <w:rsid w:val="00164586"/>
    <w:rsid w:val="00164C84"/>
    <w:rsid w:val="0016509A"/>
    <w:rsid w:val="001656EA"/>
    <w:rsid w:val="00165839"/>
    <w:rsid w:val="00165861"/>
    <w:rsid w:val="00165960"/>
    <w:rsid w:val="00165A8A"/>
    <w:rsid w:val="001661EF"/>
    <w:rsid w:val="00166C15"/>
    <w:rsid w:val="00166D11"/>
    <w:rsid w:val="0016719D"/>
    <w:rsid w:val="00167AE6"/>
    <w:rsid w:val="00167DB7"/>
    <w:rsid w:val="00170594"/>
    <w:rsid w:val="001705C1"/>
    <w:rsid w:val="00171178"/>
    <w:rsid w:val="00172191"/>
    <w:rsid w:val="001729A8"/>
    <w:rsid w:val="001732D0"/>
    <w:rsid w:val="001736EE"/>
    <w:rsid w:val="001745C3"/>
    <w:rsid w:val="00174A19"/>
    <w:rsid w:val="00174F05"/>
    <w:rsid w:val="00175CD6"/>
    <w:rsid w:val="00175EF7"/>
    <w:rsid w:val="00177E41"/>
    <w:rsid w:val="001807A7"/>
    <w:rsid w:val="00181011"/>
    <w:rsid w:val="00183878"/>
    <w:rsid w:val="00184392"/>
    <w:rsid w:val="00185400"/>
    <w:rsid w:val="00185C7F"/>
    <w:rsid w:val="00186873"/>
    <w:rsid w:val="00186D0F"/>
    <w:rsid w:val="00187899"/>
    <w:rsid w:val="0019136E"/>
    <w:rsid w:val="00193863"/>
    <w:rsid w:val="00193A15"/>
    <w:rsid w:val="00193CD1"/>
    <w:rsid w:val="00193D47"/>
    <w:rsid w:val="0019442C"/>
    <w:rsid w:val="00194A54"/>
    <w:rsid w:val="001956E3"/>
    <w:rsid w:val="00197580"/>
    <w:rsid w:val="00197B2A"/>
    <w:rsid w:val="001A020A"/>
    <w:rsid w:val="001A1876"/>
    <w:rsid w:val="001A2241"/>
    <w:rsid w:val="001A26A3"/>
    <w:rsid w:val="001A3982"/>
    <w:rsid w:val="001A407E"/>
    <w:rsid w:val="001A448C"/>
    <w:rsid w:val="001A7A2E"/>
    <w:rsid w:val="001ABA15"/>
    <w:rsid w:val="001B0885"/>
    <w:rsid w:val="001B09E1"/>
    <w:rsid w:val="001B0F54"/>
    <w:rsid w:val="001B1D33"/>
    <w:rsid w:val="001B2D88"/>
    <w:rsid w:val="001B3C09"/>
    <w:rsid w:val="001B3DC5"/>
    <w:rsid w:val="001B417D"/>
    <w:rsid w:val="001B4235"/>
    <w:rsid w:val="001B451F"/>
    <w:rsid w:val="001B59DE"/>
    <w:rsid w:val="001B5DBC"/>
    <w:rsid w:val="001B5F85"/>
    <w:rsid w:val="001B5FA6"/>
    <w:rsid w:val="001B6ACB"/>
    <w:rsid w:val="001B77FD"/>
    <w:rsid w:val="001C12A4"/>
    <w:rsid w:val="001C14D3"/>
    <w:rsid w:val="001C1C13"/>
    <w:rsid w:val="001C2436"/>
    <w:rsid w:val="001C28AB"/>
    <w:rsid w:val="001C2CB4"/>
    <w:rsid w:val="001C408D"/>
    <w:rsid w:val="001C4163"/>
    <w:rsid w:val="001C4671"/>
    <w:rsid w:val="001C5810"/>
    <w:rsid w:val="001C6277"/>
    <w:rsid w:val="001D02F4"/>
    <w:rsid w:val="001D054C"/>
    <w:rsid w:val="001D1428"/>
    <w:rsid w:val="001D15F2"/>
    <w:rsid w:val="001D1A60"/>
    <w:rsid w:val="001D2227"/>
    <w:rsid w:val="001D2998"/>
    <w:rsid w:val="001D29B6"/>
    <w:rsid w:val="001D2ED5"/>
    <w:rsid w:val="001D3CF2"/>
    <w:rsid w:val="001D4F7B"/>
    <w:rsid w:val="001D5EB0"/>
    <w:rsid w:val="001D6C4B"/>
    <w:rsid w:val="001D753A"/>
    <w:rsid w:val="001D796D"/>
    <w:rsid w:val="001D7E48"/>
    <w:rsid w:val="001DAB3C"/>
    <w:rsid w:val="001E2301"/>
    <w:rsid w:val="001E42FF"/>
    <w:rsid w:val="001E46C9"/>
    <w:rsid w:val="001E54BC"/>
    <w:rsid w:val="001E6119"/>
    <w:rsid w:val="001E6FC1"/>
    <w:rsid w:val="001F3AF1"/>
    <w:rsid w:val="001F3DB6"/>
    <w:rsid w:val="001F5AF2"/>
    <w:rsid w:val="001F5B84"/>
    <w:rsid w:val="001F60E8"/>
    <w:rsid w:val="001F751C"/>
    <w:rsid w:val="001F7764"/>
    <w:rsid w:val="002008B5"/>
    <w:rsid w:val="00202860"/>
    <w:rsid w:val="0020292B"/>
    <w:rsid w:val="00204448"/>
    <w:rsid w:val="00204494"/>
    <w:rsid w:val="002044AE"/>
    <w:rsid w:val="00205AB1"/>
    <w:rsid w:val="00205C77"/>
    <w:rsid w:val="002072C0"/>
    <w:rsid w:val="002073B4"/>
    <w:rsid w:val="00210858"/>
    <w:rsid w:val="00210C9E"/>
    <w:rsid w:val="0021170B"/>
    <w:rsid w:val="00212D16"/>
    <w:rsid w:val="00213503"/>
    <w:rsid w:val="002137DF"/>
    <w:rsid w:val="00213B19"/>
    <w:rsid w:val="0021424A"/>
    <w:rsid w:val="002142A3"/>
    <w:rsid w:val="00214599"/>
    <w:rsid w:val="0021485F"/>
    <w:rsid w:val="0021599A"/>
    <w:rsid w:val="00215DCD"/>
    <w:rsid w:val="00216A53"/>
    <w:rsid w:val="00217805"/>
    <w:rsid w:val="00217D94"/>
    <w:rsid w:val="0022021E"/>
    <w:rsid w:val="00220ABA"/>
    <w:rsid w:val="002213DD"/>
    <w:rsid w:val="002216AD"/>
    <w:rsid w:val="00221944"/>
    <w:rsid w:val="0022452E"/>
    <w:rsid w:val="00224F41"/>
    <w:rsid w:val="00225378"/>
    <w:rsid w:val="00226624"/>
    <w:rsid w:val="0023004F"/>
    <w:rsid w:val="002302F6"/>
    <w:rsid w:val="00230AD3"/>
    <w:rsid w:val="00232E32"/>
    <w:rsid w:val="0023340E"/>
    <w:rsid w:val="00233768"/>
    <w:rsid w:val="0023377B"/>
    <w:rsid w:val="00233DA7"/>
    <w:rsid w:val="00233E8E"/>
    <w:rsid w:val="00233FA0"/>
    <w:rsid w:val="00234E58"/>
    <w:rsid w:val="00236062"/>
    <w:rsid w:val="00240879"/>
    <w:rsid w:val="00242121"/>
    <w:rsid w:val="00243C2B"/>
    <w:rsid w:val="00243F48"/>
    <w:rsid w:val="00244307"/>
    <w:rsid w:val="00247543"/>
    <w:rsid w:val="00251614"/>
    <w:rsid w:val="00254E11"/>
    <w:rsid w:val="00254EFC"/>
    <w:rsid w:val="002565C9"/>
    <w:rsid w:val="0026013B"/>
    <w:rsid w:val="00260B6E"/>
    <w:rsid w:val="00260FFD"/>
    <w:rsid w:val="002616C5"/>
    <w:rsid w:val="002618BA"/>
    <w:rsid w:val="00261F4C"/>
    <w:rsid w:val="00263D92"/>
    <w:rsid w:val="00263EDF"/>
    <w:rsid w:val="002642BC"/>
    <w:rsid w:val="00264378"/>
    <w:rsid w:val="00265917"/>
    <w:rsid w:val="00266008"/>
    <w:rsid w:val="002662C1"/>
    <w:rsid w:val="00266E4C"/>
    <w:rsid w:val="0026751B"/>
    <w:rsid w:val="00267D90"/>
    <w:rsid w:val="0027071C"/>
    <w:rsid w:val="00270B62"/>
    <w:rsid w:val="002735B5"/>
    <w:rsid w:val="0027446E"/>
    <w:rsid w:val="0027680C"/>
    <w:rsid w:val="00276F89"/>
    <w:rsid w:val="00277005"/>
    <w:rsid w:val="00277CA2"/>
    <w:rsid w:val="00277DCB"/>
    <w:rsid w:val="00280D50"/>
    <w:rsid w:val="00283391"/>
    <w:rsid w:val="002833E2"/>
    <w:rsid w:val="00285963"/>
    <w:rsid w:val="00286303"/>
    <w:rsid w:val="00286424"/>
    <w:rsid w:val="00286F35"/>
    <w:rsid w:val="00287534"/>
    <w:rsid w:val="00290CEB"/>
    <w:rsid w:val="00291E87"/>
    <w:rsid w:val="002935EA"/>
    <w:rsid w:val="002947CA"/>
    <w:rsid w:val="00295F61"/>
    <w:rsid w:val="00296167"/>
    <w:rsid w:val="002A028F"/>
    <w:rsid w:val="002A0B85"/>
    <w:rsid w:val="002A29FA"/>
    <w:rsid w:val="002A3991"/>
    <w:rsid w:val="002A3EFF"/>
    <w:rsid w:val="002A5B6B"/>
    <w:rsid w:val="002A6482"/>
    <w:rsid w:val="002A67DC"/>
    <w:rsid w:val="002B183B"/>
    <w:rsid w:val="002B207A"/>
    <w:rsid w:val="002B3C33"/>
    <w:rsid w:val="002B435C"/>
    <w:rsid w:val="002B5122"/>
    <w:rsid w:val="002B6406"/>
    <w:rsid w:val="002B69E0"/>
    <w:rsid w:val="002B71C8"/>
    <w:rsid w:val="002B737E"/>
    <w:rsid w:val="002B7FA6"/>
    <w:rsid w:val="002C0335"/>
    <w:rsid w:val="002C3B65"/>
    <w:rsid w:val="002C4683"/>
    <w:rsid w:val="002C4E31"/>
    <w:rsid w:val="002C65E7"/>
    <w:rsid w:val="002C6F28"/>
    <w:rsid w:val="002C77BE"/>
    <w:rsid w:val="002C7985"/>
    <w:rsid w:val="002D0169"/>
    <w:rsid w:val="002D085C"/>
    <w:rsid w:val="002D0ADE"/>
    <w:rsid w:val="002D1A19"/>
    <w:rsid w:val="002D214F"/>
    <w:rsid w:val="002D28AA"/>
    <w:rsid w:val="002D3453"/>
    <w:rsid w:val="002D4CB0"/>
    <w:rsid w:val="002D60B2"/>
    <w:rsid w:val="002D636E"/>
    <w:rsid w:val="002D660A"/>
    <w:rsid w:val="002E08FE"/>
    <w:rsid w:val="002E1F42"/>
    <w:rsid w:val="002E1FED"/>
    <w:rsid w:val="002E2B41"/>
    <w:rsid w:val="002E303B"/>
    <w:rsid w:val="002E32B0"/>
    <w:rsid w:val="002E4C7F"/>
    <w:rsid w:val="002E5B0E"/>
    <w:rsid w:val="002E65C1"/>
    <w:rsid w:val="002E66E7"/>
    <w:rsid w:val="002E7631"/>
    <w:rsid w:val="002E779F"/>
    <w:rsid w:val="002F01BA"/>
    <w:rsid w:val="002F0BC4"/>
    <w:rsid w:val="002F1129"/>
    <w:rsid w:val="002F1144"/>
    <w:rsid w:val="002F1937"/>
    <w:rsid w:val="002F1CD3"/>
    <w:rsid w:val="002F3059"/>
    <w:rsid w:val="002F32C9"/>
    <w:rsid w:val="002F3CAD"/>
    <w:rsid w:val="002F4B2F"/>
    <w:rsid w:val="002F4FE1"/>
    <w:rsid w:val="002F503A"/>
    <w:rsid w:val="002F5B12"/>
    <w:rsid w:val="002F5B89"/>
    <w:rsid w:val="002F6639"/>
    <w:rsid w:val="002F6BA4"/>
    <w:rsid w:val="002F6D1B"/>
    <w:rsid w:val="002F70E8"/>
    <w:rsid w:val="002F7C64"/>
    <w:rsid w:val="00300674"/>
    <w:rsid w:val="00302540"/>
    <w:rsid w:val="0030284A"/>
    <w:rsid w:val="00304A2F"/>
    <w:rsid w:val="00304BD5"/>
    <w:rsid w:val="00306130"/>
    <w:rsid w:val="00306AA3"/>
    <w:rsid w:val="00306F8B"/>
    <w:rsid w:val="0030799F"/>
    <w:rsid w:val="00310537"/>
    <w:rsid w:val="0031114B"/>
    <w:rsid w:val="00311303"/>
    <w:rsid w:val="003122C4"/>
    <w:rsid w:val="003126CC"/>
    <w:rsid w:val="003128C9"/>
    <w:rsid w:val="00313B1A"/>
    <w:rsid w:val="00313D0B"/>
    <w:rsid w:val="0031406A"/>
    <w:rsid w:val="00314791"/>
    <w:rsid w:val="003149DB"/>
    <w:rsid w:val="003158A8"/>
    <w:rsid w:val="003171B2"/>
    <w:rsid w:val="00317212"/>
    <w:rsid w:val="0031764B"/>
    <w:rsid w:val="00317F00"/>
    <w:rsid w:val="003206A2"/>
    <w:rsid w:val="00320B9D"/>
    <w:rsid w:val="00320BD7"/>
    <w:rsid w:val="00320F4C"/>
    <w:rsid w:val="0032147D"/>
    <w:rsid w:val="00321BDC"/>
    <w:rsid w:val="00322161"/>
    <w:rsid w:val="00323DD2"/>
    <w:rsid w:val="0032402A"/>
    <w:rsid w:val="00325A78"/>
    <w:rsid w:val="00326736"/>
    <w:rsid w:val="00326E8B"/>
    <w:rsid w:val="003276F8"/>
    <w:rsid w:val="00327AC0"/>
    <w:rsid w:val="00330566"/>
    <w:rsid w:val="00330CDD"/>
    <w:rsid w:val="00331F3D"/>
    <w:rsid w:val="00332778"/>
    <w:rsid w:val="003334A7"/>
    <w:rsid w:val="00334209"/>
    <w:rsid w:val="00335C08"/>
    <w:rsid w:val="003368EA"/>
    <w:rsid w:val="003403BE"/>
    <w:rsid w:val="00341D4F"/>
    <w:rsid w:val="00342976"/>
    <w:rsid w:val="00343600"/>
    <w:rsid w:val="00343FAF"/>
    <w:rsid w:val="00346438"/>
    <w:rsid w:val="00346817"/>
    <w:rsid w:val="00346DF6"/>
    <w:rsid w:val="0034790B"/>
    <w:rsid w:val="00347B32"/>
    <w:rsid w:val="00347B5B"/>
    <w:rsid w:val="00350073"/>
    <w:rsid w:val="003515FE"/>
    <w:rsid w:val="00351F04"/>
    <w:rsid w:val="00353B8D"/>
    <w:rsid w:val="003550B1"/>
    <w:rsid w:val="0035664A"/>
    <w:rsid w:val="00356AE1"/>
    <w:rsid w:val="00356BC6"/>
    <w:rsid w:val="003570DF"/>
    <w:rsid w:val="003571F8"/>
    <w:rsid w:val="003574A5"/>
    <w:rsid w:val="003576CC"/>
    <w:rsid w:val="003577CB"/>
    <w:rsid w:val="003603AF"/>
    <w:rsid w:val="00360FDF"/>
    <w:rsid w:val="003627D8"/>
    <w:rsid w:val="00362DA1"/>
    <w:rsid w:val="00364D72"/>
    <w:rsid w:val="0037085A"/>
    <w:rsid w:val="0037113E"/>
    <w:rsid w:val="00372671"/>
    <w:rsid w:val="00373D02"/>
    <w:rsid w:val="0037531A"/>
    <w:rsid w:val="00377779"/>
    <w:rsid w:val="0038085F"/>
    <w:rsid w:val="00380E2A"/>
    <w:rsid w:val="00381DAB"/>
    <w:rsid w:val="00382101"/>
    <w:rsid w:val="003842FD"/>
    <w:rsid w:val="00384345"/>
    <w:rsid w:val="00384931"/>
    <w:rsid w:val="00384CEE"/>
    <w:rsid w:val="00390584"/>
    <w:rsid w:val="00391DBE"/>
    <w:rsid w:val="00392A8B"/>
    <w:rsid w:val="0039317E"/>
    <w:rsid w:val="003936F5"/>
    <w:rsid w:val="0039372C"/>
    <w:rsid w:val="00395B82"/>
    <w:rsid w:val="0039668C"/>
    <w:rsid w:val="00396AFD"/>
    <w:rsid w:val="003A0B81"/>
    <w:rsid w:val="003A121F"/>
    <w:rsid w:val="003A1916"/>
    <w:rsid w:val="003A235F"/>
    <w:rsid w:val="003A3199"/>
    <w:rsid w:val="003A3831"/>
    <w:rsid w:val="003A3915"/>
    <w:rsid w:val="003A4AF8"/>
    <w:rsid w:val="003A4BF3"/>
    <w:rsid w:val="003A5144"/>
    <w:rsid w:val="003A5595"/>
    <w:rsid w:val="003A66D8"/>
    <w:rsid w:val="003B0142"/>
    <w:rsid w:val="003B096C"/>
    <w:rsid w:val="003B0B92"/>
    <w:rsid w:val="003B1955"/>
    <w:rsid w:val="003B1AAC"/>
    <w:rsid w:val="003B2972"/>
    <w:rsid w:val="003B3186"/>
    <w:rsid w:val="003B3384"/>
    <w:rsid w:val="003B4996"/>
    <w:rsid w:val="003B73AE"/>
    <w:rsid w:val="003C2223"/>
    <w:rsid w:val="003C3384"/>
    <w:rsid w:val="003C418D"/>
    <w:rsid w:val="003C586D"/>
    <w:rsid w:val="003C5897"/>
    <w:rsid w:val="003C69B5"/>
    <w:rsid w:val="003C6C5F"/>
    <w:rsid w:val="003D243E"/>
    <w:rsid w:val="003D2BB9"/>
    <w:rsid w:val="003D3210"/>
    <w:rsid w:val="003D349E"/>
    <w:rsid w:val="003D381A"/>
    <w:rsid w:val="003D481B"/>
    <w:rsid w:val="003D66BA"/>
    <w:rsid w:val="003D69B8"/>
    <w:rsid w:val="003D7559"/>
    <w:rsid w:val="003D78E2"/>
    <w:rsid w:val="003E170A"/>
    <w:rsid w:val="003E1B72"/>
    <w:rsid w:val="003E234F"/>
    <w:rsid w:val="003E364A"/>
    <w:rsid w:val="003E39AE"/>
    <w:rsid w:val="003E3B45"/>
    <w:rsid w:val="003E49E3"/>
    <w:rsid w:val="003E51EE"/>
    <w:rsid w:val="003E59EC"/>
    <w:rsid w:val="003E7486"/>
    <w:rsid w:val="003F00E1"/>
    <w:rsid w:val="003F1931"/>
    <w:rsid w:val="003F30F9"/>
    <w:rsid w:val="003F3189"/>
    <w:rsid w:val="003F4317"/>
    <w:rsid w:val="003F4364"/>
    <w:rsid w:val="003F4402"/>
    <w:rsid w:val="003F4439"/>
    <w:rsid w:val="003F4E9E"/>
    <w:rsid w:val="003F5B35"/>
    <w:rsid w:val="003F6159"/>
    <w:rsid w:val="003F62EB"/>
    <w:rsid w:val="0040059B"/>
    <w:rsid w:val="004012CB"/>
    <w:rsid w:val="00401342"/>
    <w:rsid w:val="00401F8D"/>
    <w:rsid w:val="00401FB4"/>
    <w:rsid w:val="00402033"/>
    <w:rsid w:val="00402C22"/>
    <w:rsid w:val="00404E42"/>
    <w:rsid w:val="00404FC0"/>
    <w:rsid w:val="0040607E"/>
    <w:rsid w:val="004063A7"/>
    <w:rsid w:val="00406614"/>
    <w:rsid w:val="004067BD"/>
    <w:rsid w:val="00406FB4"/>
    <w:rsid w:val="00407AA0"/>
    <w:rsid w:val="00411AAE"/>
    <w:rsid w:val="00411B32"/>
    <w:rsid w:val="0041203E"/>
    <w:rsid w:val="00413B83"/>
    <w:rsid w:val="00413DD7"/>
    <w:rsid w:val="00413FDE"/>
    <w:rsid w:val="00415A78"/>
    <w:rsid w:val="004162B0"/>
    <w:rsid w:val="004164D0"/>
    <w:rsid w:val="004179BE"/>
    <w:rsid w:val="0042042B"/>
    <w:rsid w:val="00420BA1"/>
    <w:rsid w:val="00420D76"/>
    <w:rsid w:val="004214CE"/>
    <w:rsid w:val="004217A6"/>
    <w:rsid w:val="004228C7"/>
    <w:rsid w:val="00422D6E"/>
    <w:rsid w:val="004237F3"/>
    <w:rsid w:val="004249FC"/>
    <w:rsid w:val="00424BD3"/>
    <w:rsid w:val="00424E4C"/>
    <w:rsid w:val="0042514A"/>
    <w:rsid w:val="0042539C"/>
    <w:rsid w:val="00425411"/>
    <w:rsid w:val="004260B4"/>
    <w:rsid w:val="00427216"/>
    <w:rsid w:val="004276B2"/>
    <w:rsid w:val="00432048"/>
    <w:rsid w:val="0043232F"/>
    <w:rsid w:val="004323AF"/>
    <w:rsid w:val="004327FD"/>
    <w:rsid w:val="004328E4"/>
    <w:rsid w:val="00432915"/>
    <w:rsid w:val="004337F9"/>
    <w:rsid w:val="0043425C"/>
    <w:rsid w:val="00436503"/>
    <w:rsid w:val="00437471"/>
    <w:rsid w:val="00440189"/>
    <w:rsid w:val="00440BE8"/>
    <w:rsid w:val="004413C5"/>
    <w:rsid w:val="00442394"/>
    <w:rsid w:val="00443525"/>
    <w:rsid w:val="00445048"/>
    <w:rsid w:val="004471FD"/>
    <w:rsid w:val="00447D44"/>
    <w:rsid w:val="004502A4"/>
    <w:rsid w:val="00450D84"/>
    <w:rsid w:val="0045199D"/>
    <w:rsid w:val="00452B02"/>
    <w:rsid w:val="00453B5E"/>
    <w:rsid w:val="004543D6"/>
    <w:rsid w:val="0045512C"/>
    <w:rsid w:val="004553A7"/>
    <w:rsid w:val="0045779E"/>
    <w:rsid w:val="0045785B"/>
    <w:rsid w:val="00457FC4"/>
    <w:rsid w:val="00460907"/>
    <w:rsid w:val="004615FB"/>
    <w:rsid w:val="004618F8"/>
    <w:rsid w:val="00462668"/>
    <w:rsid w:val="00462E55"/>
    <w:rsid w:val="00463136"/>
    <w:rsid w:val="00463698"/>
    <w:rsid w:val="00465EF3"/>
    <w:rsid w:val="00467D42"/>
    <w:rsid w:val="0047081E"/>
    <w:rsid w:val="00471209"/>
    <w:rsid w:val="0047159C"/>
    <w:rsid w:val="004718A4"/>
    <w:rsid w:val="0047231D"/>
    <w:rsid w:val="004741C5"/>
    <w:rsid w:val="004747C8"/>
    <w:rsid w:val="004755AD"/>
    <w:rsid w:val="0047578E"/>
    <w:rsid w:val="00475829"/>
    <w:rsid w:val="004759D1"/>
    <w:rsid w:val="0047623A"/>
    <w:rsid w:val="00476BC2"/>
    <w:rsid w:val="00480695"/>
    <w:rsid w:val="00480892"/>
    <w:rsid w:val="00481151"/>
    <w:rsid w:val="004816D6"/>
    <w:rsid w:val="00481D42"/>
    <w:rsid w:val="00481D83"/>
    <w:rsid w:val="00483411"/>
    <w:rsid w:val="00483433"/>
    <w:rsid w:val="004837F7"/>
    <w:rsid w:val="00484A74"/>
    <w:rsid w:val="00486152"/>
    <w:rsid w:val="00486726"/>
    <w:rsid w:val="00486790"/>
    <w:rsid w:val="004871DF"/>
    <w:rsid w:val="00491148"/>
    <w:rsid w:val="0049195A"/>
    <w:rsid w:val="00492B46"/>
    <w:rsid w:val="004931A6"/>
    <w:rsid w:val="00493535"/>
    <w:rsid w:val="004947DC"/>
    <w:rsid w:val="004954E1"/>
    <w:rsid w:val="00497B85"/>
    <w:rsid w:val="00497C8E"/>
    <w:rsid w:val="004A02B5"/>
    <w:rsid w:val="004A0D1D"/>
    <w:rsid w:val="004A1024"/>
    <w:rsid w:val="004A4B33"/>
    <w:rsid w:val="004A5ECF"/>
    <w:rsid w:val="004A6473"/>
    <w:rsid w:val="004A6622"/>
    <w:rsid w:val="004A6EF7"/>
    <w:rsid w:val="004A6F76"/>
    <w:rsid w:val="004A70BD"/>
    <w:rsid w:val="004B004D"/>
    <w:rsid w:val="004B02D6"/>
    <w:rsid w:val="004B0664"/>
    <w:rsid w:val="004B0A18"/>
    <w:rsid w:val="004B144F"/>
    <w:rsid w:val="004B1774"/>
    <w:rsid w:val="004B2A1B"/>
    <w:rsid w:val="004B2A21"/>
    <w:rsid w:val="004B434A"/>
    <w:rsid w:val="004B52D1"/>
    <w:rsid w:val="004B5F68"/>
    <w:rsid w:val="004B778B"/>
    <w:rsid w:val="004B7964"/>
    <w:rsid w:val="004B7CC2"/>
    <w:rsid w:val="004C08E0"/>
    <w:rsid w:val="004C1600"/>
    <w:rsid w:val="004C1786"/>
    <w:rsid w:val="004C1FE1"/>
    <w:rsid w:val="004C26BC"/>
    <w:rsid w:val="004C2AAB"/>
    <w:rsid w:val="004C3408"/>
    <w:rsid w:val="004C3816"/>
    <w:rsid w:val="004C46A0"/>
    <w:rsid w:val="004C5004"/>
    <w:rsid w:val="004C559F"/>
    <w:rsid w:val="004C7C6C"/>
    <w:rsid w:val="004D0CED"/>
    <w:rsid w:val="004D1895"/>
    <w:rsid w:val="004D36E1"/>
    <w:rsid w:val="004D36FA"/>
    <w:rsid w:val="004D496D"/>
    <w:rsid w:val="004D4B79"/>
    <w:rsid w:val="004D4F4A"/>
    <w:rsid w:val="004D5425"/>
    <w:rsid w:val="004D5DF4"/>
    <w:rsid w:val="004D7D7D"/>
    <w:rsid w:val="004D7EDD"/>
    <w:rsid w:val="004D7F28"/>
    <w:rsid w:val="004D846D"/>
    <w:rsid w:val="004E003F"/>
    <w:rsid w:val="004E10F4"/>
    <w:rsid w:val="004E10FE"/>
    <w:rsid w:val="004E1492"/>
    <w:rsid w:val="004E16A3"/>
    <w:rsid w:val="004E2130"/>
    <w:rsid w:val="004E2761"/>
    <w:rsid w:val="004E4B80"/>
    <w:rsid w:val="004E5405"/>
    <w:rsid w:val="004E6361"/>
    <w:rsid w:val="004F07ED"/>
    <w:rsid w:val="004F11D5"/>
    <w:rsid w:val="004F1C09"/>
    <w:rsid w:val="004F26B6"/>
    <w:rsid w:val="004F28C0"/>
    <w:rsid w:val="004F5DA2"/>
    <w:rsid w:val="004F665E"/>
    <w:rsid w:val="004F7C61"/>
    <w:rsid w:val="00502ED9"/>
    <w:rsid w:val="00502EDA"/>
    <w:rsid w:val="005030BB"/>
    <w:rsid w:val="00503518"/>
    <w:rsid w:val="00505833"/>
    <w:rsid w:val="00505CE7"/>
    <w:rsid w:val="00506FD0"/>
    <w:rsid w:val="00507691"/>
    <w:rsid w:val="00507E26"/>
    <w:rsid w:val="005104E7"/>
    <w:rsid w:val="00510BB8"/>
    <w:rsid w:val="00510E16"/>
    <w:rsid w:val="00511CD4"/>
    <w:rsid w:val="00511CD5"/>
    <w:rsid w:val="0051347D"/>
    <w:rsid w:val="00515849"/>
    <w:rsid w:val="00515E03"/>
    <w:rsid w:val="005167F5"/>
    <w:rsid w:val="00516B0B"/>
    <w:rsid w:val="005179EF"/>
    <w:rsid w:val="00517CF7"/>
    <w:rsid w:val="00517F29"/>
    <w:rsid w:val="005207C5"/>
    <w:rsid w:val="00521F95"/>
    <w:rsid w:val="005220DB"/>
    <w:rsid w:val="00522301"/>
    <w:rsid w:val="005223C3"/>
    <w:rsid w:val="005224C5"/>
    <w:rsid w:val="005226EE"/>
    <w:rsid w:val="00523582"/>
    <w:rsid w:val="00523C65"/>
    <w:rsid w:val="00524378"/>
    <w:rsid w:val="00525A7C"/>
    <w:rsid w:val="005264DB"/>
    <w:rsid w:val="0052672F"/>
    <w:rsid w:val="00527000"/>
    <w:rsid w:val="005274DA"/>
    <w:rsid w:val="005275EF"/>
    <w:rsid w:val="00527EBE"/>
    <w:rsid w:val="005300DB"/>
    <w:rsid w:val="005315B5"/>
    <w:rsid w:val="0053195E"/>
    <w:rsid w:val="00543E5E"/>
    <w:rsid w:val="005440D1"/>
    <w:rsid w:val="00544E31"/>
    <w:rsid w:val="005464F4"/>
    <w:rsid w:val="00546748"/>
    <w:rsid w:val="00546BE5"/>
    <w:rsid w:val="005476F0"/>
    <w:rsid w:val="00550D15"/>
    <w:rsid w:val="00551DE5"/>
    <w:rsid w:val="00552C2F"/>
    <w:rsid w:val="00553ADC"/>
    <w:rsid w:val="0055421C"/>
    <w:rsid w:val="00554AC9"/>
    <w:rsid w:val="00555A06"/>
    <w:rsid w:val="00557258"/>
    <w:rsid w:val="0055741A"/>
    <w:rsid w:val="005577BE"/>
    <w:rsid w:val="00560529"/>
    <w:rsid w:val="00560D00"/>
    <w:rsid w:val="00561101"/>
    <w:rsid w:val="00562109"/>
    <w:rsid w:val="0056281D"/>
    <w:rsid w:val="00562E0C"/>
    <w:rsid w:val="005630D2"/>
    <w:rsid w:val="00563215"/>
    <w:rsid w:val="0056414A"/>
    <w:rsid w:val="005653CB"/>
    <w:rsid w:val="0056636E"/>
    <w:rsid w:val="00566D73"/>
    <w:rsid w:val="00567ADE"/>
    <w:rsid w:val="00567C30"/>
    <w:rsid w:val="005702E9"/>
    <w:rsid w:val="0057094F"/>
    <w:rsid w:val="00570CC5"/>
    <w:rsid w:val="005722D6"/>
    <w:rsid w:val="00572524"/>
    <w:rsid w:val="005725A4"/>
    <w:rsid w:val="00572AAE"/>
    <w:rsid w:val="00573734"/>
    <w:rsid w:val="00573B2B"/>
    <w:rsid w:val="00574A07"/>
    <w:rsid w:val="0057560C"/>
    <w:rsid w:val="0057597A"/>
    <w:rsid w:val="00576757"/>
    <w:rsid w:val="00576B93"/>
    <w:rsid w:val="005770E4"/>
    <w:rsid w:val="0057746E"/>
    <w:rsid w:val="00577AA6"/>
    <w:rsid w:val="00577F98"/>
    <w:rsid w:val="005801C1"/>
    <w:rsid w:val="005801C9"/>
    <w:rsid w:val="005804EA"/>
    <w:rsid w:val="00581980"/>
    <w:rsid w:val="0058230F"/>
    <w:rsid w:val="005827D1"/>
    <w:rsid w:val="005829D0"/>
    <w:rsid w:val="00582EEB"/>
    <w:rsid w:val="00584417"/>
    <w:rsid w:val="0058608E"/>
    <w:rsid w:val="00586448"/>
    <w:rsid w:val="0058674E"/>
    <w:rsid w:val="005876E4"/>
    <w:rsid w:val="00587762"/>
    <w:rsid w:val="0058799F"/>
    <w:rsid w:val="00590740"/>
    <w:rsid w:val="005909E3"/>
    <w:rsid w:val="00590E65"/>
    <w:rsid w:val="005915FB"/>
    <w:rsid w:val="00593DF4"/>
    <w:rsid w:val="00596D39"/>
    <w:rsid w:val="0059730E"/>
    <w:rsid w:val="00597508"/>
    <w:rsid w:val="005A18F0"/>
    <w:rsid w:val="005A2120"/>
    <w:rsid w:val="005A2C6B"/>
    <w:rsid w:val="005A2F8C"/>
    <w:rsid w:val="005A315C"/>
    <w:rsid w:val="005A3752"/>
    <w:rsid w:val="005A41AE"/>
    <w:rsid w:val="005A6259"/>
    <w:rsid w:val="005A659F"/>
    <w:rsid w:val="005A68DB"/>
    <w:rsid w:val="005A6F92"/>
    <w:rsid w:val="005A7393"/>
    <w:rsid w:val="005A7951"/>
    <w:rsid w:val="005A7A92"/>
    <w:rsid w:val="005A7CAE"/>
    <w:rsid w:val="005B265E"/>
    <w:rsid w:val="005B2CE6"/>
    <w:rsid w:val="005B34E8"/>
    <w:rsid w:val="005B4A20"/>
    <w:rsid w:val="005B5F09"/>
    <w:rsid w:val="005B69F6"/>
    <w:rsid w:val="005C12DD"/>
    <w:rsid w:val="005C23EB"/>
    <w:rsid w:val="005C247B"/>
    <w:rsid w:val="005C2A17"/>
    <w:rsid w:val="005C3653"/>
    <w:rsid w:val="005C408F"/>
    <w:rsid w:val="005C4342"/>
    <w:rsid w:val="005C546D"/>
    <w:rsid w:val="005C69BD"/>
    <w:rsid w:val="005C6CF8"/>
    <w:rsid w:val="005D0A95"/>
    <w:rsid w:val="005D1A8F"/>
    <w:rsid w:val="005D3805"/>
    <w:rsid w:val="005D3FCB"/>
    <w:rsid w:val="005D4D44"/>
    <w:rsid w:val="005D6DB8"/>
    <w:rsid w:val="005E0E9B"/>
    <w:rsid w:val="005E3657"/>
    <w:rsid w:val="005E3778"/>
    <w:rsid w:val="005E3D95"/>
    <w:rsid w:val="005E4556"/>
    <w:rsid w:val="005E49F8"/>
    <w:rsid w:val="005E5A57"/>
    <w:rsid w:val="005F12E4"/>
    <w:rsid w:val="005F24DA"/>
    <w:rsid w:val="005F254F"/>
    <w:rsid w:val="005F28B3"/>
    <w:rsid w:val="005F32D5"/>
    <w:rsid w:val="005F38E3"/>
    <w:rsid w:val="005F39F8"/>
    <w:rsid w:val="005F402F"/>
    <w:rsid w:val="005F4F19"/>
    <w:rsid w:val="005F780B"/>
    <w:rsid w:val="005F7F0C"/>
    <w:rsid w:val="006007D2"/>
    <w:rsid w:val="00601377"/>
    <w:rsid w:val="00601A92"/>
    <w:rsid w:val="00601ADC"/>
    <w:rsid w:val="00601CFE"/>
    <w:rsid w:val="00602132"/>
    <w:rsid w:val="00604B3D"/>
    <w:rsid w:val="00605888"/>
    <w:rsid w:val="00605F1D"/>
    <w:rsid w:val="00606467"/>
    <w:rsid w:val="006069B2"/>
    <w:rsid w:val="00610C23"/>
    <w:rsid w:val="0061181A"/>
    <w:rsid w:val="006122D1"/>
    <w:rsid w:val="006142E6"/>
    <w:rsid w:val="00614793"/>
    <w:rsid w:val="00614B67"/>
    <w:rsid w:val="006164EB"/>
    <w:rsid w:val="0061796A"/>
    <w:rsid w:val="00620A2A"/>
    <w:rsid w:val="006222E2"/>
    <w:rsid w:val="0062234E"/>
    <w:rsid w:val="006227AB"/>
    <w:rsid w:val="006229EE"/>
    <w:rsid w:val="00623F5C"/>
    <w:rsid w:val="006242DA"/>
    <w:rsid w:val="00624D8B"/>
    <w:rsid w:val="006250E8"/>
    <w:rsid w:val="00625924"/>
    <w:rsid w:val="00627C0F"/>
    <w:rsid w:val="00630281"/>
    <w:rsid w:val="006304B3"/>
    <w:rsid w:val="0063164A"/>
    <w:rsid w:val="0063180B"/>
    <w:rsid w:val="00632CDF"/>
    <w:rsid w:val="00632F16"/>
    <w:rsid w:val="00633B2D"/>
    <w:rsid w:val="0063447E"/>
    <w:rsid w:val="00634648"/>
    <w:rsid w:val="00635F15"/>
    <w:rsid w:val="0063637D"/>
    <w:rsid w:val="006377AB"/>
    <w:rsid w:val="00640210"/>
    <w:rsid w:val="00640239"/>
    <w:rsid w:val="00640453"/>
    <w:rsid w:val="00640681"/>
    <w:rsid w:val="006422B7"/>
    <w:rsid w:val="00644538"/>
    <w:rsid w:val="00644740"/>
    <w:rsid w:val="00644795"/>
    <w:rsid w:val="00644D2B"/>
    <w:rsid w:val="0064582D"/>
    <w:rsid w:val="0064623E"/>
    <w:rsid w:val="00650683"/>
    <w:rsid w:val="006506AE"/>
    <w:rsid w:val="006510E9"/>
    <w:rsid w:val="0065182B"/>
    <w:rsid w:val="00652A0F"/>
    <w:rsid w:val="00653275"/>
    <w:rsid w:val="00653E95"/>
    <w:rsid w:val="00654E27"/>
    <w:rsid w:val="0065516B"/>
    <w:rsid w:val="006556D5"/>
    <w:rsid w:val="006560BA"/>
    <w:rsid w:val="006562C3"/>
    <w:rsid w:val="006565A6"/>
    <w:rsid w:val="00656E01"/>
    <w:rsid w:val="0065762A"/>
    <w:rsid w:val="00660122"/>
    <w:rsid w:val="006605E0"/>
    <w:rsid w:val="00660A62"/>
    <w:rsid w:val="00660A97"/>
    <w:rsid w:val="00660B3C"/>
    <w:rsid w:val="006621F9"/>
    <w:rsid w:val="006624AB"/>
    <w:rsid w:val="00662529"/>
    <w:rsid w:val="00663CF8"/>
    <w:rsid w:val="00664BFA"/>
    <w:rsid w:val="00666ADA"/>
    <w:rsid w:val="00667BE5"/>
    <w:rsid w:val="0066D476"/>
    <w:rsid w:val="0067073E"/>
    <w:rsid w:val="006711CC"/>
    <w:rsid w:val="00672648"/>
    <w:rsid w:val="006740BF"/>
    <w:rsid w:val="006746D7"/>
    <w:rsid w:val="00674F20"/>
    <w:rsid w:val="0067506E"/>
    <w:rsid w:val="006757B7"/>
    <w:rsid w:val="00675FC5"/>
    <w:rsid w:val="006776D6"/>
    <w:rsid w:val="00677A75"/>
    <w:rsid w:val="00683DBD"/>
    <w:rsid w:val="006853D7"/>
    <w:rsid w:val="006862AD"/>
    <w:rsid w:val="0069018D"/>
    <w:rsid w:val="00690EC0"/>
    <w:rsid w:val="006913F8"/>
    <w:rsid w:val="00691B46"/>
    <w:rsid w:val="00691EBA"/>
    <w:rsid w:val="00692D31"/>
    <w:rsid w:val="00692DA3"/>
    <w:rsid w:val="00696ABE"/>
    <w:rsid w:val="00697A7A"/>
    <w:rsid w:val="00697A9C"/>
    <w:rsid w:val="006A063F"/>
    <w:rsid w:val="006A1010"/>
    <w:rsid w:val="006A1740"/>
    <w:rsid w:val="006A2673"/>
    <w:rsid w:val="006A29DD"/>
    <w:rsid w:val="006A3416"/>
    <w:rsid w:val="006A406F"/>
    <w:rsid w:val="006A492A"/>
    <w:rsid w:val="006A4DB3"/>
    <w:rsid w:val="006A5256"/>
    <w:rsid w:val="006A5682"/>
    <w:rsid w:val="006A666D"/>
    <w:rsid w:val="006A7F78"/>
    <w:rsid w:val="006B013F"/>
    <w:rsid w:val="006B127C"/>
    <w:rsid w:val="006B1C78"/>
    <w:rsid w:val="006B1E80"/>
    <w:rsid w:val="006B306E"/>
    <w:rsid w:val="006B4548"/>
    <w:rsid w:val="006B49AB"/>
    <w:rsid w:val="006B50F4"/>
    <w:rsid w:val="006B60BF"/>
    <w:rsid w:val="006B679A"/>
    <w:rsid w:val="006B6AF4"/>
    <w:rsid w:val="006B758B"/>
    <w:rsid w:val="006B7877"/>
    <w:rsid w:val="006C0609"/>
    <w:rsid w:val="006C073D"/>
    <w:rsid w:val="006C405E"/>
    <w:rsid w:val="006C40AF"/>
    <w:rsid w:val="006C4120"/>
    <w:rsid w:val="006C45D7"/>
    <w:rsid w:val="006C4C57"/>
    <w:rsid w:val="006C5D84"/>
    <w:rsid w:val="006C6485"/>
    <w:rsid w:val="006C7015"/>
    <w:rsid w:val="006C7229"/>
    <w:rsid w:val="006C747B"/>
    <w:rsid w:val="006C7755"/>
    <w:rsid w:val="006CE5E0"/>
    <w:rsid w:val="006D0472"/>
    <w:rsid w:val="006D33D2"/>
    <w:rsid w:val="006D3490"/>
    <w:rsid w:val="006D3B4A"/>
    <w:rsid w:val="006D4947"/>
    <w:rsid w:val="006D4E8A"/>
    <w:rsid w:val="006D510C"/>
    <w:rsid w:val="006D574B"/>
    <w:rsid w:val="006D58EE"/>
    <w:rsid w:val="006D6E17"/>
    <w:rsid w:val="006D7607"/>
    <w:rsid w:val="006E12C3"/>
    <w:rsid w:val="006E2C79"/>
    <w:rsid w:val="006E4222"/>
    <w:rsid w:val="006E4DF6"/>
    <w:rsid w:val="006E70CA"/>
    <w:rsid w:val="006E77CD"/>
    <w:rsid w:val="006E7FC1"/>
    <w:rsid w:val="006F0FCE"/>
    <w:rsid w:val="006F223E"/>
    <w:rsid w:val="006F24BD"/>
    <w:rsid w:val="006F29E3"/>
    <w:rsid w:val="006F2A39"/>
    <w:rsid w:val="006F2D00"/>
    <w:rsid w:val="006F30A1"/>
    <w:rsid w:val="006F5EF9"/>
    <w:rsid w:val="006F5F26"/>
    <w:rsid w:val="006F6D27"/>
    <w:rsid w:val="006F7B96"/>
    <w:rsid w:val="006F7E13"/>
    <w:rsid w:val="0070008A"/>
    <w:rsid w:val="00701F21"/>
    <w:rsid w:val="007021F9"/>
    <w:rsid w:val="00703023"/>
    <w:rsid w:val="0071003F"/>
    <w:rsid w:val="0071012D"/>
    <w:rsid w:val="007104D4"/>
    <w:rsid w:val="0071062A"/>
    <w:rsid w:val="00710CA5"/>
    <w:rsid w:val="0071134A"/>
    <w:rsid w:val="00712136"/>
    <w:rsid w:val="007134CB"/>
    <w:rsid w:val="0071408C"/>
    <w:rsid w:val="00714DB8"/>
    <w:rsid w:val="007154A8"/>
    <w:rsid w:val="007161EE"/>
    <w:rsid w:val="00716DA2"/>
    <w:rsid w:val="00721C71"/>
    <w:rsid w:val="00721D9A"/>
    <w:rsid w:val="0072208F"/>
    <w:rsid w:val="0072262B"/>
    <w:rsid w:val="00722AA6"/>
    <w:rsid w:val="00723641"/>
    <w:rsid w:val="0072437E"/>
    <w:rsid w:val="0072550B"/>
    <w:rsid w:val="00726D37"/>
    <w:rsid w:val="00726EC8"/>
    <w:rsid w:val="007270F4"/>
    <w:rsid w:val="00727323"/>
    <w:rsid w:val="00730312"/>
    <w:rsid w:val="007372C8"/>
    <w:rsid w:val="00737DEE"/>
    <w:rsid w:val="007405CF"/>
    <w:rsid w:val="007405DD"/>
    <w:rsid w:val="00741ADA"/>
    <w:rsid w:val="00741F59"/>
    <w:rsid w:val="00743FBE"/>
    <w:rsid w:val="007444DD"/>
    <w:rsid w:val="00747B51"/>
    <w:rsid w:val="0074C538"/>
    <w:rsid w:val="007505FF"/>
    <w:rsid w:val="0075067D"/>
    <w:rsid w:val="007507B5"/>
    <w:rsid w:val="007511C4"/>
    <w:rsid w:val="0075172E"/>
    <w:rsid w:val="00751D74"/>
    <w:rsid w:val="00751E2F"/>
    <w:rsid w:val="007530BB"/>
    <w:rsid w:val="00754002"/>
    <w:rsid w:val="007559B9"/>
    <w:rsid w:val="00756500"/>
    <w:rsid w:val="007573C3"/>
    <w:rsid w:val="0076051D"/>
    <w:rsid w:val="00760747"/>
    <w:rsid w:val="00760D6F"/>
    <w:rsid w:val="0076229B"/>
    <w:rsid w:val="007632D5"/>
    <w:rsid w:val="0076337E"/>
    <w:rsid w:val="00764168"/>
    <w:rsid w:val="007652FE"/>
    <w:rsid w:val="007656FD"/>
    <w:rsid w:val="00765C21"/>
    <w:rsid w:val="00766258"/>
    <w:rsid w:val="007663AC"/>
    <w:rsid w:val="00766FBD"/>
    <w:rsid w:val="007671BC"/>
    <w:rsid w:val="007675AE"/>
    <w:rsid w:val="00767BC5"/>
    <w:rsid w:val="00772CC2"/>
    <w:rsid w:val="00774D8B"/>
    <w:rsid w:val="00776B38"/>
    <w:rsid w:val="00780092"/>
    <w:rsid w:val="007809A7"/>
    <w:rsid w:val="0078175D"/>
    <w:rsid w:val="0078297E"/>
    <w:rsid w:val="00782B29"/>
    <w:rsid w:val="00782BD5"/>
    <w:rsid w:val="0078373C"/>
    <w:rsid w:val="00784BB1"/>
    <w:rsid w:val="00785581"/>
    <w:rsid w:val="00785C93"/>
    <w:rsid w:val="007861E1"/>
    <w:rsid w:val="00786A2F"/>
    <w:rsid w:val="00786C49"/>
    <w:rsid w:val="0078717E"/>
    <w:rsid w:val="00790589"/>
    <w:rsid w:val="00790CD6"/>
    <w:rsid w:val="00790FA3"/>
    <w:rsid w:val="0079183F"/>
    <w:rsid w:val="00791ED6"/>
    <w:rsid w:val="0079331B"/>
    <w:rsid w:val="00793AA6"/>
    <w:rsid w:val="00796B37"/>
    <w:rsid w:val="00796C85"/>
    <w:rsid w:val="007974E6"/>
    <w:rsid w:val="007A11FA"/>
    <w:rsid w:val="007A2081"/>
    <w:rsid w:val="007A286A"/>
    <w:rsid w:val="007A462B"/>
    <w:rsid w:val="007A6E04"/>
    <w:rsid w:val="007A7844"/>
    <w:rsid w:val="007A7A4D"/>
    <w:rsid w:val="007B00F2"/>
    <w:rsid w:val="007B0567"/>
    <w:rsid w:val="007B075C"/>
    <w:rsid w:val="007B0C11"/>
    <w:rsid w:val="007B24F8"/>
    <w:rsid w:val="007B2578"/>
    <w:rsid w:val="007B3133"/>
    <w:rsid w:val="007B3322"/>
    <w:rsid w:val="007B410B"/>
    <w:rsid w:val="007B4634"/>
    <w:rsid w:val="007B46B2"/>
    <w:rsid w:val="007B5297"/>
    <w:rsid w:val="007B714A"/>
    <w:rsid w:val="007B7367"/>
    <w:rsid w:val="007B7686"/>
    <w:rsid w:val="007C060B"/>
    <w:rsid w:val="007C06AF"/>
    <w:rsid w:val="007C070A"/>
    <w:rsid w:val="007C2071"/>
    <w:rsid w:val="007C3117"/>
    <w:rsid w:val="007C320D"/>
    <w:rsid w:val="007C3A50"/>
    <w:rsid w:val="007C4C93"/>
    <w:rsid w:val="007C4E74"/>
    <w:rsid w:val="007C4EF6"/>
    <w:rsid w:val="007C6F03"/>
    <w:rsid w:val="007D0240"/>
    <w:rsid w:val="007D05F8"/>
    <w:rsid w:val="007D2401"/>
    <w:rsid w:val="007D25DA"/>
    <w:rsid w:val="007D26A9"/>
    <w:rsid w:val="007D27EF"/>
    <w:rsid w:val="007D3F85"/>
    <w:rsid w:val="007D4630"/>
    <w:rsid w:val="007D6205"/>
    <w:rsid w:val="007D6958"/>
    <w:rsid w:val="007D6F74"/>
    <w:rsid w:val="007D7F2B"/>
    <w:rsid w:val="007E002A"/>
    <w:rsid w:val="007E21E3"/>
    <w:rsid w:val="007E3367"/>
    <w:rsid w:val="007E37CE"/>
    <w:rsid w:val="007E386B"/>
    <w:rsid w:val="007E49E2"/>
    <w:rsid w:val="007E7CDF"/>
    <w:rsid w:val="007E7F06"/>
    <w:rsid w:val="007F04A6"/>
    <w:rsid w:val="007F2F52"/>
    <w:rsid w:val="007F2FE5"/>
    <w:rsid w:val="007F462E"/>
    <w:rsid w:val="007F4DB1"/>
    <w:rsid w:val="007F54AF"/>
    <w:rsid w:val="007F72A5"/>
    <w:rsid w:val="007F74CC"/>
    <w:rsid w:val="007F78D9"/>
    <w:rsid w:val="00801F92"/>
    <w:rsid w:val="008039E5"/>
    <w:rsid w:val="00803CED"/>
    <w:rsid w:val="0080509D"/>
    <w:rsid w:val="00806810"/>
    <w:rsid w:val="008069D9"/>
    <w:rsid w:val="00807020"/>
    <w:rsid w:val="00810EAC"/>
    <w:rsid w:val="00810FF3"/>
    <w:rsid w:val="0081769E"/>
    <w:rsid w:val="00817DB3"/>
    <w:rsid w:val="00821714"/>
    <w:rsid w:val="00822999"/>
    <w:rsid w:val="00822EE0"/>
    <w:rsid w:val="008231FE"/>
    <w:rsid w:val="00823497"/>
    <w:rsid w:val="00823AF0"/>
    <w:rsid w:val="00824395"/>
    <w:rsid w:val="00824A99"/>
    <w:rsid w:val="00824BB2"/>
    <w:rsid w:val="00825949"/>
    <w:rsid w:val="00825981"/>
    <w:rsid w:val="00825B94"/>
    <w:rsid w:val="008265E0"/>
    <w:rsid w:val="00826A8D"/>
    <w:rsid w:val="00827786"/>
    <w:rsid w:val="0082B954"/>
    <w:rsid w:val="00830661"/>
    <w:rsid w:val="00830B40"/>
    <w:rsid w:val="00831368"/>
    <w:rsid w:val="00832215"/>
    <w:rsid w:val="008322EF"/>
    <w:rsid w:val="00832CEB"/>
    <w:rsid w:val="008330BC"/>
    <w:rsid w:val="00833353"/>
    <w:rsid w:val="00834399"/>
    <w:rsid w:val="00834D46"/>
    <w:rsid w:val="008351BA"/>
    <w:rsid w:val="0083591F"/>
    <w:rsid w:val="00837BCC"/>
    <w:rsid w:val="00837FD8"/>
    <w:rsid w:val="00840FC6"/>
    <w:rsid w:val="008410F2"/>
    <w:rsid w:val="0084284D"/>
    <w:rsid w:val="008428E6"/>
    <w:rsid w:val="00842904"/>
    <w:rsid w:val="00843122"/>
    <w:rsid w:val="00845797"/>
    <w:rsid w:val="00845C1C"/>
    <w:rsid w:val="00846104"/>
    <w:rsid w:val="008472EF"/>
    <w:rsid w:val="008475E9"/>
    <w:rsid w:val="0085257D"/>
    <w:rsid w:val="00852E39"/>
    <w:rsid w:val="00854342"/>
    <w:rsid w:val="00855B3F"/>
    <w:rsid w:val="0085CC7D"/>
    <w:rsid w:val="008602FB"/>
    <w:rsid w:val="00862578"/>
    <w:rsid w:val="00863D30"/>
    <w:rsid w:val="00867F18"/>
    <w:rsid w:val="00872102"/>
    <w:rsid w:val="008749E7"/>
    <w:rsid w:val="00874EF4"/>
    <w:rsid w:val="00875675"/>
    <w:rsid w:val="00875947"/>
    <w:rsid w:val="0087676F"/>
    <w:rsid w:val="00876926"/>
    <w:rsid w:val="00877B2E"/>
    <w:rsid w:val="0088044E"/>
    <w:rsid w:val="00881A93"/>
    <w:rsid w:val="00882CF2"/>
    <w:rsid w:val="008833DB"/>
    <w:rsid w:val="008844BB"/>
    <w:rsid w:val="00884B8D"/>
    <w:rsid w:val="00885154"/>
    <w:rsid w:val="00886C40"/>
    <w:rsid w:val="00887DB6"/>
    <w:rsid w:val="00890A43"/>
    <w:rsid w:val="00891232"/>
    <w:rsid w:val="00891763"/>
    <w:rsid w:val="00892886"/>
    <w:rsid w:val="008934DE"/>
    <w:rsid w:val="00895087"/>
    <w:rsid w:val="00895FBA"/>
    <w:rsid w:val="008964DA"/>
    <w:rsid w:val="0089694A"/>
    <w:rsid w:val="008970F9"/>
    <w:rsid w:val="0089762D"/>
    <w:rsid w:val="0089789D"/>
    <w:rsid w:val="00897D81"/>
    <w:rsid w:val="008A2111"/>
    <w:rsid w:val="008A2D55"/>
    <w:rsid w:val="008A4008"/>
    <w:rsid w:val="008A74D9"/>
    <w:rsid w:val="008A7C5F"/>
    <w:rsid w:val="008B1C93"/>
    <w:rsid w:val="008B2137"/>
    <w:rsid w:val="008B2BD3"/>
    <w:rsid w:val="008B4432"/>
    <w:rsid w:val="008B4A47"/>
    <w:rsid w:val="008B5ECE"/>
    <w:rsid w:val="008B6D3F"/>
    <w:rsid w:val="008B71D7"/>
    <w:rsid w:val="008C0609"/>
    <w:rsid w:val="008C0FE6"/>
    <w:rsid w:val="008C2C6E"/>
    <w:rsid w:val="008C66B3"/>
    <w:rsid w:val="008C6982"/>
    <w:rsid w:val="008C6E87"/>
    <w:rsid w:val="008C6F27"/>
    <w:rsid w:val="008C7C2E"/>
    <w:rsid w:val="008D0AE9"/>
    <w:rsid w:val="008D0E56"/>
    <w:rsid w:val="008D1724"/>
    <w:rsid w:val="008D2187"/>
    <w:rsid w:val="008D26EB"/>
    <w:rsid w:val="008D2D36"/>
    <w:rsid w:val="008D4867"/>
    <w:rsid w:val="008D5128"/>
    <w:rsid w:val="008D5C35"/>
    <w:rsid w:val="008E0FF2"/>
    <w:rsid w:val="008E1358"/>
    <w:rsid w:val="008E25C8"/>
    <w:rsid w:val="008E2E03"/>
    <w:rsid w:val="008E5772"/>
    <w:rsid w:val="008E6B61"/>
    <w:rsid w:val="008E7261"/>
    <w:rsid w:val="008E792D"/>
    <w:rsid w:val="008E7D3C"/>
    <w:rsid w:val="008F040F"/>
    <w:rsid w:val="008F0FC3"/>
    <w:rsid w:val="008F119F"/>
    <w:rsid w:val="008F1D60"/>
    <w:rsid w:val="008F2352"/>
    <w:rsid w:val="008F705E"/>
    <w:rsid w:val="008F7501"/>
    <w:rsid w:val="008F79C1"/>
    <w:rsid w:val="008F7BFB"/>
    <w:rsid w:val="008F7F52"/>
    <w:rsid w:val="00901DDF"/>
    <w:rsid w:val="0090267B"/>
    <w:rsid w:val="00904436"/>
    <w:rsid w:val="009059F6"/>
    <w:rsid w:val="00905FA7"/>
    <w:rsid w:val="00907493"/>
    <w:rsid w:val="00910B79"/>
    <w:rsid w:val="009114E1"/>
    <w:rsid w:val="009129C2"/>
    <w:rsid w:val="0091396E"/>
    <w:rsid w:val="00917065"/>
    <w:rsid w:val="0091736B"/>
    <w:rsid w:val="00920ED4"/>
    <w:rsid w:val="0092123A"/>
    <w:rsid w:val="00921723"/>
    <w:rsid w:val="0092173B"/>
    <w:rsid w:val="00923313"/>
    <w:rsid w:val="00923558"/>
    <w:rsid w:val="009238C2"/>
    <w:rsid w:val="00924D23"/>
    <w:rsid w:val="00925FE6"/>
    <w:rsid w:val="0092786B"/>
    <w:rsid w:val="00927B57"/>
    <w:rsid w:val="00927D63"/>
    <w:rsid w:val="009303DF"/>
    <w:rsid w:val="00932248"/>
    <w:rsid w:val="009359A7"/>
    <w:rsid w:val="00935B61"/>
    <w:rsid w:val="00935F5F"/>
    <w:rsid w:val="00936CEA"/>
    <w:rsid w:val="00936FA3"/>
    <w:rsid w:val="009370BD"/>
    <w:rsid w:val="0093746C"/>
    <w:rsid w:val="009374AD"/>
    <w:rsid w:val="00940086"/>
    <w:rsid w:val="0094090F"/>
    <w:rsid w:val="0094124E"/>
    <w:rsid w:val="0094197C"/>
    <w:rsid w:val="00941DF7"/>
    <w:rsid w:val="0094248F"/>
    <w:rsid w:val="009424B8"/>
    <w:rsid w:val="009437E0"/>
    <w:rsid w:val="00943A2B"/>
    <w:rsid w:val="00943B10"/>
    <w:rsid w:val="00943B62"/>
    <w:rsid w:val="00943F7F"/>
    <w:rsid w:val="009454E4"/>
    <w:rsid w:val="009455B5"/>
    <w:rsid w:val="0094687B"/>
    <w:rsid w:val="009474DC"/>
    <w:rsid w:val="009477A2"/>
    <w:rsid w:val="00950094"/>
    <w:rsid w:val="00950AFB"/>
    <w:rsid w:val="0095133B"/>
    <w:rsid w:val="00952739"/>
    <w:rsid w:val="00952FD2"/>
    <w:rsid w:val="00953129"/>
    <w:rsid w:val="0095472A"/>
    <w:rsid w:val="009552AE"/>
    <w:rsid w:val="00956789"/>
    <w:rsid w:val="00960726"/>
    <w:rsid w:val="009609D1"/>
    <w:rsid w:val="00962B40"/>
    <w:rsid w:val="00964631"/>
    <w:rsid w:val="009651F2"/>
    <w:rsid w:val="009653B0"/>
    <w:rsid w:val="009655D0"/>
    <w:rsid w:val="00967040"/>
    <w:rsid w:val="00971E14"/>
    <w:rsid w:val="00980681"/>
    <w:rsid w:val="009806FA"/>
    <w:rsid w:val="00980CCE"/>
    <w:rsid w:val="0098110B"/>
    <w:rsid w:val="0098120E"/>
    <w:rsid w:val="00982018"/>
    <w:rsid w:val="009820D4"/>
    <w:rsid w:val="00982E82"/>
    <w:rsid w:val="0098447B"/>
    <w:rsid w:val="009848C7"/>
    <w:rsid w:val="00984D5D"/>
    <w:rsid w:val="00985447"/>
    <w:rsid w:val="00986527"/>
    <w:rsid w:val="00986F50"/>
    <w:rsid w:val="0098735F"/>
    <w:rsid w:val="00987681"/>
    <w:rsid w:val="009876F2"/>
    <w:rsid w:val="009876F9"/>
    <w:rsid w:val="00987798"/>
    <w:rsid w:val="00987C8A"/>
    <w:rsid w:val="00987F9E"/>
    <w:rsid w:val="0098A4F1"/>
    <w:rsid w:val="009909C3"/>
    <w:rsid w:val="00991498"/>
    <w:rsid w:val="00991625"/>
    <w:rsid w:val="00993303"/>
    <w:rsid w:val="0099399B"/>
    <w:rsid w:val="00994972"/>
    <w:rsid w:val="00995080"/>
    <w:rsid w:val="0099750F"/>
    <w:rsid w:val="0099786E"/>
    <w:rsid w:val="009A08D6"/>
    <w:rsid w:val="009A0C6B"/>
    <w:rsid w:val="009A3134"/>
    <w:rsid w:val="009A3CC0"/>
    <w:rsid w:val="009A5880"/>
    <w:rsid w:val="009A5DF5"/>
    <w:rsid w:val="009A6358"/>
    <w:rsid w:val="009A6361"/>
    <w:rsid w:val="009B01D9"/>
    <w:rsid w:val="009B08D2"/>
    <w:rsid w:val="009B0972"/>
    <w:rsid w:val="009B0F7B"/>
    <w:rsid w:val="009B17A0"/>
    <w:rsid w:val="009B180D"/>
    <w:rsid w:val="009B444D"/>
    <w:rsid w:val="009B48C0"/>
    <w:rsid w:val="009B4D65"/>
    <w:rsid w:val="009B4EEA"/>
    <w:rsid w:val="009B5A2A"/>
    <w:rsid w:val="009B6886"/>
    <w:rsid w:val="009B69B8"/>
    <w:rsid w:val="009C09BD"/>
    <w:rsid w:val="009C2991"/>
    <w:rsid w:val="009C3CB2"/>
    <w:rsid w:val="009C417C"/>
    <w:rsid w:val="009C4664"/>
    <w:rsid w:val="009C56B0"/>
    <w:rsid w:val="009C58A1"/>
    <w:rsid w:val="009C5B8B"/>
    <w:rsid w:val="009C5D47"/>
    <w:rsid w:val="009C5FAC"/>
    <w:rsid w:val="009C63F5"/>
    <w:rsid w:val="009D2EB9"/>
    <w:rsid w:val="009D3FAB"/>
    <w:rsid w:val="009D58A5"/>
    <w:rsid w:val="009D5C86"/>
    <w:rsid w:val="009D6267"/>
    <w:rsid w:val="009D6AA8"/>
    <w:rsid w:val="009E116F"/>
    <w:rsid w:val="009E39E3"/>
    <w:rsid w:val="009E7186"/>
    <w:rsid w:val="009F06ED"/>
    <w:rsid w:val="009F1F0C"/>
    <w:rsid w:val="009F277F"/>
    <w:rsid w:val="009F3A7E"/>
    <w:rsid w:val="009F4143"/>
    <w:rsid w:val="009F42B9"/>
    <w:rsid w:val="009F482E"/>
    <w:rsid w:val="009F5021"/>
    <w:rsid w:val="009F571D"/>
    <w:rsid w:val="009F6916"/>
    <w:rsid w:val="009F6AEB"/>
    <w:rsid w:val="009F723A"/>
    <w:rsid w:val="00A00B9E"/>
    <w:rsid w:val="00A01ACF"/>
    <w:rsid w:val="00A01FCF"/>
    <w:rsid w:val="00A04C2B"/>
    <w:rsid w:val="00A05D30"/>
    <w:rsid w:val="00A07220"/>
    <w:rsid w:val="00A07325"/>
    <w:rsid w:val="00A07EDE"/>
    <w:rsid w:val="00A10A17"/>
    <w:rsid w:val="00A10D5A"/>
    <w:rsid w:val="00A1165D"/>
    <w:rsid w:val="00A11700"/>
    <w:rsid w:val="00A118EA"/>
    <w:rsid w:val="00A12C24"/>
    <w:rsid w:val="00A1369B"/>
    <w:rsid w:val="00A13CB4"/>
    <w:rsid w:val="00A14913"/>
    <w:rsid w:val="00A15EF0"/>
    <w:rsid w:val="00A17648"/>
    <w:rsid w:val="00A2285F"/>
    <w:rsid w:val="00A23A56"/>
    <w:rsid w:val="00A24100"/>
    <w:rsid w:val="00A24271"/>
    <w:rsid w:val="00A2708C"/>
    <w:rsid w:val="00A308CE"/>
    <w:rsid w:val="00A30922"/>
    <w:rsid w:val="00A30EE7"/>
    <w:rsid w:val="00A3147D"/>
    <w:rsid w:val="00A32697"/>
    <w:rsid w:val="00A34ED3"/>
    <w:rsid w:val="00A35BB3"/>
    <w:rsid w:val="00A37AE0"/>
    <w:rsid w:val="00A41BB3"/>
    <w:rsid w:val="00A41BBC"/>
    <w:rsid w:val="00A42D86"/>
    <w:rsid w:val="00A42EC8"/>
    <w:rsid w:val="00A43946"/>
    <w:rsid w:val="00A43D17"/>
    <w:rsid w:val="00A456FE"/>
    <w:rsid w:val="00A4626F"/>
    <w:rsid w:val="00A46D44"/>
    <w:rsid w:val="00A472C1"/>
    <w:rsid w:val="00A47630"/>
    <w:rsid w:val="00A476BD"/>
    <w:rsid w:val="00A477B3"/>
    <w:rsid w:val="00A53571"/>
    <w:rsid w:val="00A55A04"/>
    <w:rsid w:val="00A56D89"/>
    <w:rsid w:val="00A56E21"/>
    <w:rsid w:val="00A5713D"/>
    <w:rsid w:val="00A573B4"/>
    <w:rsid w:val="00A57873"/>
    <w:rsid w:val="00A6071E"/>
    <w:rsid w:val="00A6126E"/>
    <w:rsid w:val="00A6140D"/>
    <w:rsid w:val="00A619E1"/>
    <w:rsid w:val="00A61B49"/>
    <w:rsid w:val="00A6389E"/>
    <w:rsid w:val="00A63CC4"/>
    <w:rsid w:val="00A63F7B"/>
    <w:rsid w:val="00A63F9D"/>
    <w:rsid w:val="00A65856"/>
    <w:rsid w:val="00A65BE9"/>
    <w:rsid w:val="00A664F0"/>
    <w:rsid w:val="00A66CF2"/>
    <w:rsid w:val="00A6724D"/>
    <w:rsid w:val="00A70A92"/>
    <w:rsid w:val="00A71905"/>
    <w:rsid w:val="00A71D16"/>
    <w:rsid w:val="00A72883"/>
    <w:rsid w:val="00A741EC"/>
    <w:rsid w:val="00A75667"/>
    <w:rsid w:val="00A7626F"/>
    <w:rsid w:val="00A77937"/>
    <w:rsid w:val="00A80099"/>
    <w:rsid w:val="00A8027E"/>
    <w:rsid w:val="00A81472"/>
    <w:rsid w:val="00A81781"/>
    <w:rsid w:val="00A81B5F"/>
    <w:rsid w:val="00A847CF"/>
    <w:rsid w:val="00A84A87"/>
    <w:rsid w:val="00A8554A"/>
    <w:rsid w:val="00A85613"/>
    <w:rsid w:val="00A8651F"/>
    <w:rsid w:val="00A87127"/>
    <w:rsid w:val="00A8949E"/>
    <w:rsid w:val="00A90066"/>
    <w:rsid w:val="00A90819"/>
    <w:rsid w:val="00A90A85"/>
    <w:rsid w:val="00A915C6"/>
    <w:rsid w:val="00A916C3"/>
    <w:rsid w:val="00A92C10"/>
    <w:rsid w:val="00A931AC"/>
    <w:rsid w:val="00A97B24"/>
    <w:rsid w:val="00AA0F04"/>
    <w:rsid w:val="00AA20B1"/>
    <w:rsid w:val="00AA263C"/>
    <w:rsid w:val="00AA3154"/>
    <w:rsid w:val="00AA3327"/>
    <w:rsid w:val="00AA3827"/>
    <w:rsid w:val="00AA6A2C"/>
    <w:rsid w:val="00AA6BDB"/>
    <w:rsid w:val="00AA6CB5"/>
    <w:rsid w:val="00AA7780"/>
    <w:rsid w:val="00AB0513"/>
    <w:rsid w:val="00AB1D1D"/>
    <w:rsid w:val="00AB1D50"/>
    <w:rsid w:val="00AB2110"/>
    <w:rsid w:val="00AB23DD"/>
    <w:rsid w:val="00AB2F36"/>
    <w:rsid w:val="00AB5A75"/>
    <w:rsid w:val="00AB6F72"/>
    <w:rsid w:val="00AB7C3A"/>
    <w:rsid w:val="00AB7D7A"/>
    <w:rsid w:val="00AC005F"/>
    <w:rsid w:val="00AC0936"/>
    <w:rsid w:val="00AC0970"/>
    <w:rsid w:val="00AC1CF3"/>
    <w:rsid w:val="00AC2079"/>
    <w:rsid w:val="00AC3BDA"/>
    <w:rsid w:val="00AC4BED"/>
    <w:rsid w:val="00AC56E4"/>
    <w:rsid w:val="00AC5D78"/>
    <w:rsid w:val="00AC6755"/>
    <w:rsid w:val="00AC7143"/>
    <w:rsid w:val="00AC79D4"/>
    <w:rsid w:val="00AD0798"/>
    <w:rsid w:val="00AD0EFE"/>
    <w:rsid w:val="00AD116C"/>
    <w:rsid w:val="00AD1640"/>
    <w:rsid w:val="00AD186C"/>
    <w:rsid w:val="00AD2921"/>
    <w:rsid w:val="00AD2B4D"/>
    <w:rsid w:val="00AD2E0E"/>
    <w:rsid w:val="00AD38DD"/>
    <w:rsid w:val="00AD39C1"/>
    <w:rsid w:val="00AD405D"/>
    <w:rsid w:val="00AD54EB"/>
    <w:rsid w:val="00AD57EE"/>
    <w:rsid w:val="00AD5915"/>
    <w:rsid w:val="00AD5941"/>
    <w:rsid w:val="00AD598E"/>
    <w:rsid w:val="00AD5D46"/>
    <w:rsid w:val="00AD6CC3"/>
    <w:rsid w:val="00AD6E9B"/>
    <w:rsid w:val="00AD7018"/>
    <w:rsid w:val="00AD783F"/>
    <w:rsid w:val="00AE0A24"/>
    <w:rsid w:val="00AE0E2C"/>
    <w:rsid w:val="00AE0F1F"/>
    <w:rsid w:val="00AE1951"/>
    <w:rsid w:val="00AE297F"/>
    <w:rsid w:val="00AE2C60"/>
    <w:rsid w:val="00AE3923"/>
    <w:rsid w:val="00AE4204"/>
    <w:rsid w:val="00AE5973"/>
    <w:rsid w:val="00AE639E"/>
    <w:rsid w:val="00AE646A"/>
    <w:rsid w:val="00AE70D3"/>
    <w:rsid w:val="00AF02D0"/>
    <w:rsid w:val="00AF2554"/>
    <w:rsid w:val="00AF2BB2"/>
    <w:rsid w:val="00AF2DEE"/>
    <w:rsid w:val="00AF2FC2"/>
    <w:rsid w:val="00AF3168"/>
    <w:rsid w:val="00AF3931"/>
    <w:rsid w:val="00AF468C"/>
    <w:rsid w:val="00AF69FE"/>
    <w:rsid w:val="00AF7614"/>
    <w:rsid w:val="00B0087A"/>
    <w:rsid w:val="00B00DF5"/>
    <w:rsid w:val="00B00F95"/>
    <w:rsid w:val="00B010E7"/>
    <w:rsid w:val="00B0338C"/>
    <w:rsid w:val="00B0351A"/>
    <w:rsid w:val="00B05995"/>
    <w:rsid w:val="00B065DA"/>
    <w:rsid w:val="00B070B2"/>
    <w:rsid w:val="00B076F3"/>
    <w:rsid w:val="00B077EB"/>
    <w:rsid w:val="00B07D82"/>
    <w:rsid w:val="00B10610"/>
    <w:rsid w:val="00B109FE"/>
    <w:rsid w:val="00B13389"/>
    <w:rsid w:val="00B14B2C"/>
    <w:rsid w:val="00B15109"/>
    <w:rsid w:val="00B17EC8"/>
    <w:rsid w:val="00B209EE"/>
    <w:rsid w:val="00B20F01"/>
    <w:rsid w:val="00B21627"/>
    <w:rsid w:val="00B233F6"/>
    <w:rsid w:val="00B25E52"/>
    <w:rsid w:val="00B26777"/>
    <w:rsid w:val="00B3031F"/>
    <w:rsid w:val="00B309F8"/>
    <w:rsid w:val="00B32A5B"/>
    <w:rsid w:val="00B330F5"/>
    <w:rsid w:val="00B34CEA"/>
    <w:rsid w:val="00B36F27"/>
    <w:rsid w:val="00B37795"/>
    <w:rsid w:val="00B40817"/>
    <w:rsid w:val="00B41933"/>
    <w:rsid w:val="00B41B3E"/>
    <w:rsid w:val="00B41BFF"/>
    <w:rsid w:val="00B4253F"/>
    <w:rsid w:val="00B42E54"/>
    <w:rsid w:val="00B432BF"/>
    <w:rsid w:val="00B4354C"/>
    <w:rsid w:val="00B4477A"/>
    <w:rsid w:val="00B453F1"/>
    <w:rsid w:val="00B455A9"/>
    <w:rsid w:val="00B464E5"/>
    <w:rsid w:val="00B4751D"/>
    <w:rsid w:val="00B479D0"/>
    <w:rsid w:val="00B524B4"/>
    <w:rsid w:val="00B528A1"/>
    <w:rsid w:val="00B53607"/>
    <w:rsid w:val="00B5382D"/>
    <w:rsid w:val="00B544CD"/>
    <w:rsid w:val="00B549CA"/>
    <w:rsid w:val="00B54CEE"/>
    <w:rsid w:val="00B55A39"/>
    <w:rsid w:val="00B55E00"/>
    <w:rsid w:val="00B56062"/>
    <w:rsid w:val="00B56313"/>
    <w:rsid w:val="00B5662B"/>
    <w:rsid w:val="00B578D7"/>
    <w:rsid w:val="00B57937"/>
    <w:rsid w:val="00B602D2"/>
    <w:rsid w:val="00B603AD"/>
    <w:rsid w:val="00B6112C"/>
    <w:rsid w:val="00B61A80"/>
    <w:rsid w:val="00B634E8"/>
    <w:rsid w:val="00B64BFD"/>
    <w:rsid w:val="00B6506D"/>
    <w:rsid w:val="00B651B4"/>
    <w:rsid w:val="00B656C1"/>
    <w:rsid w:val="00B65B44"/>
    <w:rsid w:val="00B65EEA"/>
    <w:rsid w:val="00B66B50"/>
    <w:rsid w:val="00B67FF7"/>
    <w:rsid w:val="00B70553"/>
    <w:rsid w:val="00B723B4"/>
    <w:rsid w:val="00B7310C"/>
    <w:rsid w:val="00B74C8C"/>
    <w:rsid w:val="00B7510A"/>
    <w:rsid w:val="00B75B68"/>
    <w:rsid w:val="00B75C6E"/>
    <w:rsid w:val="00B75E7D"/>
    <w:rsid w:val="00B763C2"/>
    <w:rsid w:val="00B76A50"/>
    <w:rsid w:val="00B77AFC"/>
    <w:rsid w:val="00B80474"/>
    <w:rsid w:val="00B80A3C"/>
    <w:rsid w:val="00B815C7"/>
    <w:rsid w:val="00B81B33"/>
    <w:rsid w:val="00B82C01"/>
    <w:rsid w:val="00B833C4"/>
    <w:rsid w:val="00B83843"/>
    <w:rsid w:val="00B856D0"/>
    <w:rsid w:val="00B85C11"/>
    <w:rsid w:val="00B8674C"/>
    <w:rsid w:val="00B87547"/>
    <w:rsid w:val="00B908AF"/>
    <w:rsid w:val="00B91654"/>
    <w:rsid w:val="00B91E7D"/>
    <w:rsid w:val="00B931E7"/>
    <w:rsid w:val="00B94F6D"/>
    <w:rsid w:val="00B94F71"/>
    <w:rsid w:val="00B95680"/>
    <w:rsid w:val="00B96123"/>
    <w:rsid w:val="00B96F5B"/>
    <w:rsid w:val="00B97473"/>
    <w:rsid w:val="00B97C09"/>
    <w:rsid w:val="00BA086B"/>
    <w:rsid w:val="00BA0CEE"/>
    <w:rsid w:val="00BA12F1"/>
    <w:rsid w:val="00BA18F5"/>
    <w:rsid w:val="00BA26DC"/>
    <w:rsid w:val="00BA3655"/>
    <w:rsid w:val="00BA41DC"/>
    <w:rsid w:val="00BA499F"/>
    <w:rsid w:val="00BA6BC1"/>
    <w:rsid w:val="00BA6D20"/>
    <w:rsid w:val="00BA715A"/>
    <w:rsid w:val="00BA7559"/>
    <w:rsid w:val="00BA7CDA"/>
    <w:rsid w:val="00BB03CA"/>
    <w:rsid w:val="00BB0EF4"/>
    <w:rsid w:val="00BB1088"/>
    <w:rsid w:val="00BB12EE"/>
    <w:rsid w:val="00BB27C3"/>
    <w:rsid w:val="00BB4329"/>
    <w:rsid w:val="00BB67ED"/>
    <w:rsid w:val="00BB71F6"/>
    <w:rsid w:val="00BB770A"/>
    <w:rsid w:val="00BB7996"/>
    <w:rsid w:val="00BC0925"/>
    <w:rsid w:val="00BC0EF7"/>
    <w:rsid w:val="00BC0F61"/>
    <w:rsid w:val="00BC17A1"/>
    <w:rsid w:val="00BC1904"/>
    <w:rsid w:val="00BC2024"/>
    <w:rsid w:val="00BC3088"/>
    <w:rsid w:val="00BC432E"/>
    <w:rsid w:val="00BC44BB"/>
    <w:rsid w:val="00BC4BD6"/>
    <w:rsid w:val="00BC57D4"/>
    <w:rsid w:val="00BC5E32"/>
    <w:rsid w:val="00BC5FEE"/>
    <w:rsid w:val="00BC6017"/>
    <w:rsid w:val="00BC6307"/>
    <w:rsid w:val="00BC71B7"/>
    <w:rsid w:val="00BC7F71"/>
    <w:rsid w:val="00BD0529"/>
    <w:rsid w:val="00BD121D"/>
    <w:rsid w:val="00BD27C9"/>
    <w:rsid w:val="00BD5874"/>
    <w:rsid w:val="00BD7B07"/>
    <w:rsid w:val="00BE1382"/>
    <w:rsid w:val="00BE2BE3"/>
    <w:rsid w:val="00BE32BB"/>
    <w:rsid w:val="00BE431E"/>
    <w:rsid w:val="00BE485F"/>
    <w:rsid w:val="00BE62CC"/>
    <w:rsid w:val="00BE6FD9"/>
    <w:rsid w:val="00BE70CA"/>
    <w:rsid w:val="00BE7A89"/>
    <w:rsid w:val="00BE7F54"/>
    <w:rsid w:val="00BF0166"/>
    <w:rsid w:val="00BF01CF"/>
    <w:rsid w:val="00BF061D"/>
    <w:rsid w:val="00BF0A25"/>
    <w:rsid w:val="00BF0D1C"/>
    <w:rsid w:val="00BF11F0"/>
    <w:rsid w:val="00BF1D08"/>
    <w:rsid w:val="00BF22B9"/>
    <w:rsid w:val="00BF2C6B"/>
    <w:rsid w:val="00BF31FC"/>
    <w:rsid w:val="00BF43EB"/>
    <w:rsid w:val="00BF60FF"/>
    <w:rsid w:val="00BF6305"/>
    <w:rsid w:val="00BF6D45"/>
    <w:rsid w:val="00BF7F46"/>
    <w:rsid w:val="00C02839"/>
    <w:rsid w:val="00C02CD9"/>
    <w:rsid w:val="00C035E9"/>
    <w:rsid w:val="00C03A39"/>
    <w:rsid w:val="00C05476"/>
    <w:rsid w:val="00C07EF4"/>
    <w:rsid w:val="00C102EA"/>
    <w:rsid w:val="00C103A3"/>
    <w:rsid w:val="00C109DD"/>
    <w:rsid w:val="00C10D98"/>
    <w:rsid w:val="00C1303E"/>
    <w:rsid w:val="00C15317"/>
    <w:rsid w:val="00C15706"/>
    <w:rsid w:val="00C20150"/>
    <w:rsid w:val="00C215CF"/>
    <w:rsid w:val="00C21C24"/>
    <w:rsid w:val="00C22008"/>
    <w:rsid w:val="00C2217C"/>
    <w:rsid w:val="00C22C1C"/>
    <w:rsid w:val="00C22E9F"/>
    <w:rsid w:val="00C23B5E"/>
    <w:rsid w:val="00C24BF0"/>
    <w:rsid w:val="00C24F9B"/>
    <w:rsid w:val="00C270A1"/>
    <w:rsid w:val="00C300FF"/>
    <w:rsid w:val="00C309D0"/>
    <w:rsid w:val="00C30D24"/>
    <w:rsid w:val="00C3203F"/>
    <w:rsid w:val="00C32E39"/>
    <w:rsid w:val="00C33756"/>
    <w:rsid w:val="00C343F9"/>
    <w:rsid w:val="00C347F3"/>
    <w:rsid w:val="00C35818"/>
    <w:rsid w:val="00C367C7"/>
    <w:rsid w:val="00C37F8C"/>
    <w:rsid w:val="00C40084"/>
    <w:rsid w:val="00C40F83"/>
    <w:rsid w:val="00C41038"/>
    <w:rsid w:val="00C4258A"/>
    <w:rsid w:val="00C425CD"/>
    <w:rsid w:val="00C42F09"/>
    <w:rsid w:val="00C441AC"/>
    <w:rsid w:val="00C4450C"/>
    <w:rsid w:val="00C476C0"/>
    <w:rsid w:val="00C47894"/>
    <w:rsid w:val="00C503C1"/>
    <w:rsid w:val="00C507AE"/>
    <w:rsid w:val="00C51F93"/>
    <w:rsid w:val="00C53505"/>
    <w:rsid w:val="00C54487"/>
    <w:rsid w:val="00C550A1"/>
    <w:rsid w:val="00C553C0"/>
    <w:rsid w:val="00C55F23"/>
    <w:rsid w:val="00C57882"/>
    <w:rsid w:val="00C619BF"/>
    <w:rsid w:val="00C62D86"/>
    <w:rsid w:val="00C6322F"/>
    <w:rsid w:val="00C63311"/>
    <w:rsid w:val="00C639CF"/>
    <w:rsid w:val="00C659D4"/>
    <w:rsid w:val="00C65F30"/>
    <w:rsid w:val="00C66774"/>
    <w:rsid w:val="00C669B3"/>
    <w:rsid w:val="00C6742F"/>
    <w:rsid w:val="00C67D5A"/>
    <w:rsid w:val="00C72606"/>
    <w:rsid w:val="00C72B2C"/>
    <w:rsid w:val="00C74286"/>
    <w:rsid w:val="00C76011"/>
    <w:rsid w:val="00C760DF"/>
    <w:rsid w:val="00C76395"/>
    <w:rsid w:val="00C76724"/>
    <w:rsid w:val="00C76F4E"/>
    <w:rsid w:val="00C77DA4"/>
    <w:rsid w:val="00C77DCE"/>
    <w:rsid w:val="00C80F3C"/>
    <w:rsid w:val="00C8101E"/>
    <w:rsid w:val="00C814BF"/>
    <w:rsid w:val="00C81CC9"/>
    <w:rsid w:val="00C823AC"/>
    <w:rsid w:val="00C83D4A"/>
    <w:rsid w:val="00C873D9"/>
    <w:rsid w:val="00C9053C"/>
    <w:rsid w:val="00C90FAB"/>
    <w:rsid w:val="00C9133F"/>
    <w:rsid w:val="00C93C68"/>
    <w:rsid w:val="00C93DAB"/>
    <w:rsid w:val="00C94BCC"/>
    <w:rsid w:val="00C94F94"/>
    <w:rsid w:val="00C95260"/>
    <w:rsid w:val="00C9567B"/>
    <w:rsid w:val="00C9605B"/>
    <w:rsid w:val="00C9628E"/>
    <w:rsid w:val="00C9646C"/>
    <w:rsid w:val="00C965BF"/>
    <w:rsid w:val="00C967CE"/>
    <w:rsid w:val="00CA0670"/>
    <w:rsid w:val="00CA06F1"/>
    <w:rsid w:val="00CA0B52"/>
    <w:rsid w:val="00CA0FA5"/>
    <w:rsid w:val="00CA2158"/>
    <w:rsid w:val="00CA21A6"/>
    <w:rsid w:val="00CA263D"/>
    <w:rsid w:val="00CA4662"/>
    <w:rsid w:val="00CA50A0"/>
    <w:rsid w:val="00CA5294"/>
    <w:rsid w:val="00CA56BE"/>
    <w:rsid w:val="00CA5FDC"/>
    <w:rsid w:val="00CA637A"/>
    <w:rsid w:val="00CA753B"/>
    <w:rsid w:val="00CA761E"/>
    <w:rsid w:val="00CB134B"/>
    <w:rsid w:val="00CB2187"/>
    <w:rsid w:val="00CB2381"/>
    <w:rsid w:val="00CB251A"/>
    <w:rsid w:val="00CB31A7"/>
    <w:rsid w:val="00CB5D44"/>
    <w:rsid w:val="00CB6D50"/>
    <w:rsid w:val="00CB7BD3"/>
    <w:rsid w:val="00CC0410"/>
    <w:rsid w:val="00CC15ED"/>
    <w:rsid w:val="00CC1897"/>
    <w:rsid w:val="00CC2E6C"/>
    <w:rsid w:val="00CC3404"/>
    <w:rsid w:val="00CC3972"/>
    <w:rsid w:val="00CC65D6"/>
    <w:rsid w:val="00CC7B0F"/>
    <w:rsid w:val="00CD01D6"/>
    <w:rsid w:val="00CD0986"/>
    <w:rsid w:val="00CD0BD2"/>
    <w:rsid w:val="00CD192E"/>
    <w:rsid w:val="00CD345C"/>
    <w:rsid w:val="00CD35B4"/>
    <w:rsid w:val="00CD35D1"/>
    <w:rsid w:val="00CD3607"/>
    <w:rsid w:val="00CD4DEF"/>
    <w:rsid w:val="00CD7198"/>
    <w:rsid w:val="00CD7BF8"/>
    <w:rsid w:val="00CD7E03"/>
    <w:rsid w:val="00CE01B5"/>
    <w:rsid w:val="00CE0CE9"/>
    <w:rsid w:val="00CE0DBC"/>
    <w:rsid w:val="00CE1269"/>
    <w:rsid w:val="00CE135F"/>
    <w:rsid w:val="00CE199C"/>
    <w:rsid w:val="00CE1B05"/>
    <w:rsid w:val="00CE1FCB"/>
    <w:rsid w:val="00CE3500"/>
    <w:rsid w:val="00CE579D"/>
    <w:rsid w:val="00CE6C9C"/>
    <w:rsid w:val="00CF0141"/>
    <w:rsid w:val="00CF088E"/>
    <w:rsid w:val="00CF0F2E"/>
    <w:rsid w:val="00CF124E"/>
    <w:rsid w:val="00CF3466"/>
    <w:rsid w:val="00CF3685"/>
    <w:rsid w:val="00CF526B"/>
    <w:rsid w:val="00CF5370"/>
    <w:rsid w:val="00CF6638"/>
    <w:rsid w:val="00CF6864"/>
    <w:rsid w:val="00CF6FFF"/>
    <w:rsid w:val="00CF7D0D"/>
    <w:rsid w:val="00D00F89"/>
    <w:rsid w:val="00D01B71"/>
    <w:rsid w:val="00D02DA2"/>
    <w:rsid w:val="00D03F2B"/>
    <w:rsid w:val="00D040A0"/>
    <w:rsid w:val="00D0430D"/>
    <w:rsid w:val="00D04AB1"/>
    <w:rsid w:val="00D04DF2"/>
    <w:rsid w:val="00D0606F"/>
    <w:rsid w:val="00D06288"/>
    <w:rsid w:val="00D074F8"/>
    <w:rsid w:val="00D1012F"/>
    <w:rsid w:val="00D1093B"/>
    <w:rsid w:val="00D109D2"/>
    <w:rsid w:val="00D10D1E"/>
    <w:rsid w:val="00D158A3"/>
    <w:rsid w:val="00D15A4A"/>
    <w:rsid w:val="00D16960"/>
    <w:rsid w:val="00D16964"/>
    <w:rsid w:val="00D1724B"/>
    <w:rsid w:val="00D176FD"/>
    <w:rsid w:val="00D177FB"/>
    <w:rsid w:val="00D17A62"/>
    <w:rsid w:val="00D200C9"/>
    <w:rsid w:val="00D2083A"/>
    <w:rsid w:val="00D212D4"/>
    <w:rsid w:val="00D21781"/>
    <w:rsid w:val="00D22096"/>
    <w:rsid w:val="00D220AD"/>
    <w:rsid w:val="00D23F25"/>
    <w:rsid w:val="00D251FA"/>
    <w:rsid w:val="00D26612"/>
    <w:rsid w:val="00D300CF"/>
    <w:rsid w:val="00D32671"/>
    <w:rsid w:val="00D33C9B"/>
    <w:rsid w:val="00D344E1"/>
    <w:rsid w:val="00D37FEC"/>
    <w:rsid w:val="00D4007E"/>
    <w:rsid w:val="00D40152"/>
    <w:rsid w:val="00D40EDB"/>
    <w:rsid w:val="00D4151E"/>
    <w:rsid w:val="00D417DD"/>
    <w:rsid w:val="00D4264D"/>
    <w:rsid w:val="00D43C89"/>
    <w:rsid w:val="00D443EF"/>
    <w:rsid w:val="00D46DD4"/>
    <w:rsid w:val="00D50A82"/>
    <w:rsid w:val="00D50B41"/>
    <w:rsid w:val="00D50B98"/>
    <w:rsid w:val="00D51343"/>
    <w:rsid w:val="00D5232A"/>
    <w:rsid w:val="00D52BFF"/>
    <w:rsid w:val="00D53613"/>
    <w:rsid w:val="00D53733"/>
    <w:rsid w:val="00D54859"/>
    <w:rsid w:val="00D54C49"/>
    <w:rsid w:val="00D54EDF"/>
    <w:rsid w:val="00D5516E"/>
    <w:rsid w:val="00D55B07"/>
    <w:rsid w:val="00D56D35"/>
    <w:rsid w:val="00D61E61"/>
    <w:rsid w:val="00D63F07"/>
    <w:rsid w:val="00D64B61"/>
    <w:rsid w:val="00D65C58"/>
    <w:rsid w:val="00D675FC"/>
    <w:rsid w:val="00D67F7D"/>
    <w:rsid w:val="00D701E1"/>
    <w:rsid w:val="00D70CC7"/>
    <w:rsid w:val="00D714CE"/>
    <w:rsid w:val="00D715B6"/>
    <w:rsid w:val="00D7215B"/>
    <w:rsid w:val="00D74043"/>
    <w:rsid w:val="00D746F4"/>
    <w:rsid w:val="00D74B2A"/>
    <w:rsid w:val="00D7510B"/>
    <w:rsid w:val="00D758FF"/>
    <w:rsid w:val="00D759DC"/>
    <w:rsid w:val="00D7684B"/>
    <w:rsid w:val="00D8087F"/>
    <w:rsid w:val="00D80F74"/>
    <w:rsid w:val="00D81196"/>
    <w:rsid w:val="00D81440"/>
    <w:rsid w:val="00D818CB"/>
    <w:rsid w:val="00D81CF4"/>
    <w:rsid w:val="00D81FA1"/>
    <w:rsid w:val="00D821E4"/>
    <w:rsid w:val="00D82727"/>
    <w:rsid w:val="00D834BF"/>
    <w:rsid w:val="00D83991"/>
    <w:rsid w:val="00D840AF"/>
    <w:rsid w:val="00D847C6"/>
    <w:rsid w:val="00D8548A"/>
    <w:rsid w:val="00D85C41"/>
    <w:rsid w:val="00D85F8D"/>
    <w:rsid w:val="00D87582"/>
    <w:rsid w:val="00D90002"/>
    <w:rsid w:val="00D91B24"/>
    <w:rsid w:val="00D91B93"/>
    <w:rsid w:val="00D91C17"/>
    <w:rsid w:val="00D92D14"/>
    <w:rsid w:val="00D9353F"/>
    <w:rsid w:val="00D94074"/>
    <w:rsid w:val="00DA008D"/>
    <w:rsid w:val="00DA026C"/>
    <w:rsid w:val="00DA088E"/>
    <w:rsid w:val="00DA147A"/>
    <w:rsid w:val="00DA14F0"/>
    <w:rsid w:val="00DA1B0D"/>
    <w:rsid w:val="00DA1CB6"/>
    <w:rsid w:val="00DA2459"/>
    <w:rsid w:val="00DA24BF"/>
    <w:rsid w:val="00DA252F"/>
    <w:rsid w:val="00DA2E5A"/>
    <w:rsid w:val="00DA35F0"/>
    <w:rsid w:val="00DA3D5A"/>
    <w:rsid w:val="00DA427F"/>
    <w:rsid w:val="00DA44F0"/>
    <w:rsid w:val="00DA562D"/>
    <w:rsid w:val="00DA5AAF"/>
    <w:rsid w:val="00DA6078"/>
    <w:rsid w:val="00DA77B1"/>
    <w:rsid w:val="00DB04FB"/>
    <w:rsid w:val="00DB1432"/>
    <w:rsid w:val="00DB14DB"/>
    <w:rsid w:val="00DB296F"/>
    <w:rsid w:val="00DB29AA"/>
    <w:rsid w:val="00DB76A2"/>
    <w:rsid w:val="00DB7A21"/>
    <w:rsid w:val="00DB7BAA"/>
    <w:rsid w:val="00DC07C5"/>
    <w:rsid w:val="00DC103D"/>
    <w:rsid w:val="00DC157B"/>
    <w:rsid w:val="00DC1EC1"/>
    <w:rsid w:val="00DC2043"/>
    <w:rsid w:val="00DC214E"/>
    <w:rsid w:val="00DC3C09"/>
    <w:rsid w:val="00DC4AA8"/>
    <w:rsid w:val="00DC545C"/>
    <w:rsid w:val="00DD1692"/>
    <w:rsid w:val="00DD21B9"/>
    <w:rsid w:val="00DD232A"/>
    <w:rsid w:val="00DD2E28"/>
    <w:rsid w:val="00DD4244"/>
    <w:rsid w:val="00DD4B15"/>
    <w:rsid w:val="00DD5E83"/>
    <w:rsid w:val="00DD643F"/>
    <w:rsid w:val="00DD7EDF"/>
    <w:rsid w:val="00DD7F06"/>
    <w:rsid w:val="00DE06EC"/>
    <w:rsid w:val="00DE1601"/>
    <w:rsid w:val="00DE2388"/>
    <w:rsid w:val="00DE2699"/>
    <w:rsid w:val="00DE3686"/>
    <w:rsid w:val="00DE3F36"/>
    <w:rsid w:val="00DE4695"/>
    <w:rsid w:val="00DE55DC"/>
    <w:rsid w:val="00DE735C"/>
    <w:rsid w:val="00DE79AC"/>
    <w:rsid w:val="00DF00FB"/>
    <w:rsid w:val="00DF168F"/>
    <w:rsid w:val="00DF1FE1"/>
    <w:rsid w:val="00DF2DD1"/>
    <w:rsid w:val="00DF320D"/>
    <w:rsid w:val="00DF3358"/>
    <w:rsid w:val="00DF375B"/>
    <w:rsid w:val="00DF3F71"/>
    <w:rsid w:val="00DF63BD"/>
    <w:rsid w:val="00DF7112"/>
    <w:rsid w:val="00DF7CFA"/>
    <w:rsid w:val="00DF88C8"/>
    <w:rsid w:val="00E00980"/>
    <w:rsid w:val="00E0260B"/>
    <w:rsid w:val="00E055B9"/>
    <w:rsid w:val="00E05885"/>
    <w:rsid w:val="00E05E4D"/>
    <w:rsid w:val="00E062D4"/>
    <w:rsid w:val="00E07290"/>
    <w:rsid w:val="00E101EF"/>
    <w:rsid w:val="00E105ED"/>
    <w:rsid w:val="00E11D16"/>
    <w:rsid w:val="00E12F79"/>
    <w:rsid w:val="00E13DA8"/>
    <w:rsid w:val="00E13DD6"/>
    <w:rsid w:val="00E147D9"/>
    <w:rsid w:val="00E15E62"/>
    <w:rsid w:val="00E16E06"/>
    <w:rsid w:val="00E16F03"/>
    <w:rsid w:val="00E20515"/>
    <w:rsid w:val="00E20C94"/>
    <w:rsid w:val="00E221AD"/>
    <w:rsid w:val="00E23BF8"/>
    <w:rsid w:val="00E25E13"/>
    <w:rsid w:val="00E26283"/>
    <w:rsid w:val="00E27042"/>
    <w:rsid w:val="00E27625"/>
    <w:rsid w:val="00E27A88"/>
    <w:rsid w:val="00E3006E"/>
    <w:rsid w:val="00E304FA"/>
    <w:rsid w:val="00E308CE"/>
    <w:rsid w:val="00E321AE"/>
    <w:rsid w:val="00E32506"/>
    <w:rsid w:val="00E32A92"/>
    <w:rsid w:val="00E32C71"/>
    <w:rsid w:val="00E32EFA"/>
    <w:rsid w:val="00E330BB"/>
    <w:rsid w:val="00E337C2"/>
    <w:rsid w:val="00E33E2A"/>
    <w:rsid w:val="00E40574"/>
    <w:rsid w:val="00E4070E"/>
    <w:rsid w:val="00E40E19"/>
    <w:rsid w:val="00E4108C"/>
    <w:rsid w:val="00E41B30"/>
    <w:rsid w:val="00E46279"/>
    <w:rsid w:val="00E46C57"/>
    <w:rsid w:val="00E50098"/>
    <w:rsid w:val="00E5059A"/>
    <w:rsid w:val="00E50C7C"/>
    <w:rsid w:val="00E5148D"/>
    <w:rsid w:val="00E51B6E"/>
    <w:rsid w:val="00E526B0"/>
    <w:rsid w:val="00E5404F"/>
    <w:rsid w:val="00E54BEB"/>
    <w:rsid w:val="00E552AE"/>
    <w:rsid w:val="00E56099"/>
    <w:rsid w:val="00E566C8"/>
    <w:rsid w:val="00E56B3A"/>
    <w:rsid w:val="00E56D7F"/>
    <w:rsid w:val="00E60489"/>
    <w:rsid w:val="00E60600"/>
    <w:rsid w:val="00E635D5"/>
    <w:rsid w:val="00E63F82"/>
    <w:rsid w:val="00E6625F"/>
    <w:rsid w:val="00E676E2"/>
    <w:rsid w:val="00E7054B"/>
    <w:rsid w:val="00E711FA"/>
    <w:rsid w:val="00E72124"/>
    <w:rsid w:val="00E7239D"/>
    <w:rsid w:val="00E72F2D"/>
    <w:rsid w:val="00E749BF"/>
    <w:rsid w:val="00E74B57"/>
    <w:rsid w:val="00E75152"/>
    <w:rsid w:val="00E75B42"/>
    <w:rsid w:val="00E76D9C"/>
    <w:rsid w:val="00E77123"/>
    <w:rsid w:val="00E77592"/>
    <w:rsid w:val="00E77733"/>
    <w:rsid w:val="00E816F9"/>
    <w:rsid w:val="00E82126"/>
    <w:rsid w:val="00E842D4"/>
    <w:rsid w:val="00E85C43"/>
    <w:rsid w:val="00E861DD"/>
    <w:rsid w:val="00E864BB"/>
    <w:rsid w:val="00E911F6"/>
    <w:rsid w:val="00E91ADA"/>
    <w:rsid w:val="00E9249A"/>
    <w:rsid w:val="00E93A58"/>
    <w:rsid w:val="00E950F4"/>
    <w:rsid w:val="00E95271"/>
    <w:rsid w:val="00E95389"/>
    <w:rsid w:val="00E957C2"/>
    <w:rsid w:val="00E95AB6"/>
    <w:rsid w:val="00E96478"/>
    <w:rsid w:val="00E96B33"/>
    <w:rsid w:val="00E96E29"/>
    <w:rsid w:val="00E975BF"/>
    <w:rsid w:val="00EA031C"/>
    <w:rsid w:val="00EA0713"/>
    <w:rsid w:val="00EA1265"/>
    <w:rsid w:val="00EA3CF8"/>
    <w:rsid w:val="00EA42E1"/>
    <w:rsid w:val="00EA4C40"/>
    <w:rsid w:val="00EA53D4"/>
    <w:rsid w:val="00EA55D4"/>
    <w:rsid w:val="00EA7EFE"/>
    <w:rsid w:val="00EB0785"/>
    <w:rsid w:val="00EB09A5"/>
    <w:rsid w:val="00EB1989"/>
    <w:rsid w:val="00EB3592"/>
    <w:rsid w:val="00EB3724"/>
    <w:rsid w:val="00EB3B9B"/>
    <w:rsid w:val="00EB3EB7"/>
    <w:rsid w:val="00EB69AD"/>
    <w:rsid w:val="00EB771B"/>
    <w:rsid w:val="00EC02F4"/>
    <w:rsid w:val="00EC0BC3"/>
    <w:rsid w:val="00EC0C2C"/>
    <w:rsid w:val="00EC2741"/>
    <w:rsid w:val="00EC3DAD"/>
    <w:rsid w:val="00EC4D64"/>
    <w:rsid w:val="00EC5610"/>
    <w:rsid w:val="00EC584D"/>
    <w:rsid w:val="00EC5A9E"/>
    <w:rsid w:val="00EC6C96"/>
    <w:rsid w:val="00EC715C"/>
    <w:rsid w:val="00EC7469"/>
    <w:rsid w:val="00EC752D"/>
    <w:rsid w:val="00ED034F"/>
    <w:rsid w:val="00ED0A5A"/>
    <w:rsid w:val="00ED25B5"/>
    <w:rsid w:val="00ED2855"/>
    <w:rsid w:val="00ED2DC6"/>
    <w:rsid w:val="00ED4928"/>
    <w:rsid w:val="00ED540C"/>
    <w:rsid w:val="00ED6119"/>
    <w:rsid w:val="00ED67EA"/>
    <w:rsid w:val="00ED695A"/>
    <w:rsid w:val="00ED7495"/>
    <w:rsid w:val="00EE08EA"/>
    <w:rsid w:val="00EE22DD"/>
    <w:rsid w:val="00EE24FD"/>
    <w:rsid w:val="00EE3560"/>
    <w:rsid w:val="00EE377B"/>
    <w:rsid w:val="00EE393C"/>
    <w:rsid w:val="00EE3992"/>
    <w:rsid w:val="00EE3E82"/>
    <w:rsid w:val="00EE45CA"/>
    <w:rsid w:val="00EE52CE"/>
    <w:rsid w:val="00EE6830"/>
    <w:rsid w:val="00EE7BAA"/>
    <w:rsid w:val="00EEFC75"/>
    <w:rsid w:val="00EF0148"/>
    <w:rsid w:val="00EF50BB"/>
    <w:rsid w:val="00EF74FD"/>
    <w:rsid w:val="00EF7CE6"/>
    <w:rsid w:val="00EF7EF9"/>
    <w:rsid w:val="00F01F76"/>
    <w:rsid w:val="00F02169"/>
    <w:rsid w:val="00F02175"/>
    <w:rsid w:val="00F02746"/>
    <w:rsid w:val="00F03976"/>
    <w:rsid w:val="00F0431D"/>
    <w:rsid w:val="00F04C03"/>
    <w:rsid w:val="00F056F6"/>
    <w:rsid w:val="00F06E01"/>
    <w:rsid w:val="00F13754"/>
    <w:rsid w:val="00F137BA"/>
    <w:rsid w:val="00F143C1"/>
    <w:rsid w:val="00F14863"/>
    <w:rsid w:val="00F149A7"/>
    <w:rsid w:val="00F14B1D"/>
    <w:rsid w:val="00F15021"/>
    <w:rsid w:val="00F20863"/>
    <w:rsid w:val="00F21C80"/>
    <w:rsid w:val="00F21CCE"/>
    <w:rsid w:val="00F21EBC"/>
    <w:rsid w:val="00F21FD6"/>
    <w:rsid w:val="00F23073"/>
    <w:rsid w:val="00F23FF0"/>
    <w:rsid w:val="00F2518F"/>
    <w:rsid w:val="00F2703A"/>
    <w:rsid w:val="00F27192"/>
    <w:rsid w:val="00F27BD7"/>
    <w:rsid w:val="00F30297"/>
    <w:rsid w:val="00F318CB"/>
    <w:rsid w:val="00F32C1B"/>
    <w:rsid w:val="00F32F87"/>
    <w:rsid w:val="00F33969"/>
    <w:rsid w:val="00F34930"/>
    <w:rsid w:val="00F37147"/>
    <w:rsid w:val="00F373F8"/>
    <w:rsid w:val="00F37899"/>
    <w:rsid w:val="00F407D7"/>
    <w:rsid w:val="00F40F4D"/>
    <w:rsid w:val="00F40FDE"/>
    <w:rsid w:val="00F42701"/>
    <w:rsid w:val="00F43942"/>
    <w:rsid w:val="00F445B0"/>
    <w:rsid w:val="00F45653"/>
    <w:rsid w:val="00F4605A"/>
    <w:rsid w:val="00F46522"/>
    <w:rsid w:val="00F46A34"/>
    <w:rsid w:val="00F46C5B"/>
    <w:rsid w:val="00F47140"/>
    <w:rsid w:val="00F475D7"/>
    <w:rsid w:val="00F501A9"/>
    <w:rsid w:val="00F517AC"/>
    <w:rsid w:val="00F5222B"/>
    <w:rsid w:val="00F52655"/>
    <w:rsid w:val="00F5354D"/>
    <w:rsid w:val="00F5442F"/>
    <w:rsid w:val="00F5715E"/>
    <w:rsid w:val="00F57CDD"/>
    <w:rsid w:val="00F610FD"/>
    <w:rsid w:val="00F6276E"/>
    <w:rsid w:val="00F630E1"/>
    <w:rsid w:val="00F63C1F"/>
    <w:rsid w:val="00F63F19"/>
    <w:rsid w:val="00F64362"/>
    <w:rsid w:val="00F64B58"/>
    <w:rsid w:val="00F654D1"/>
    <w:rsid w:val="00F658B1"/>
    <w:rsid w:val="00F65F13"/>
    <w:rsid w:val="00F673E4"/>
    <w:rsid w:val="00F67541"/>
    <w:rsid w:val="00F67C5C"/>
    <w:rsid w:val="00F67E97"/>
    <w:rsid w:val="00F71EDA"/>
    <w:rsid w:val="00F72395"/>
    <w:rsid w:val="00F73BA9"/>
    <w:rsid w:val="00F75216"/>
    <w:rsid w:val="00F7523A"/>
    <w:rsid w:val="00F75F79"/>
    <w:rsid w:val="00F76933"/>
    <w:rsid w:val="00F77A09"/>
    <w:rsid w:val="00F77CDA"/>
    <w:rsid w:val="00F812AB"/>
    <w:rsid w:val="00F81D1E"/>
    <w:rsid w:val="00F82215"/>
    <w:rsid w:val="00F82365"/>
    <w:rsid w:val="00F8258F"/>
    <w:rsid w:val="00F82AB8"/>
    <w:rsid w:val="00F84159"/>
    <w:rsid w:val="00F8482A"/>
    <w:rsid w:val="00F84EF2"/>
    <w:rsid w:val="00F8529C"/>
    <w:rsid w:val="00F8611B"/>
    <w:rsid w:val="00F86926"/>
    <w:rsid w:val="00F869BC"/>
    <w:rsid w:val="00F87161"/>
    <w:rsid w:val="00F872B8"/>
    <w:rsid w:val="00F875EE"/>
    <w:rsid w:val="00F879F3"/>
    <w:rsid w:val="00F90DD4"/>
    <w:rsid w:val="00F91F2D"/>
    <w:rsid w:val="00F92513"/>
    <w:rsid w:val="00F93272"/>
    <w:rsid w:val="00F93827"/>
    <w:rsid w:val="00F94338"/>
    <w:rsid w:val="00F97DE2"/>
    <w:rsid w:val="00FA23F5"/>
    <w:rsid w:val="00FA385A"/>
    <w:rsid w:val="00FA4FE4"/>
    <w:rsid w:val="00FA5819"/>
    <w:rsid w:val="00FA5EC7"/>
    <w:rsid w:val="00FA6240"/>
    <w:rsid w:val="00FA7AB0"/>
    <w:rsid w:val="00FB0255"/>
    <w:rsid w:val="00FB0C4D"/>
    <w:rsid w:val="00FB232B"/>
    <w:rsid w:val="00FB290B"/>
    <w:rsid w:val="00FB4692"/>
    <w:rsid w:val="00FB5B62"/>
    <w:rsid w:val="00FB7647"/>
    <w:rsid w:val="00FB79D6"/>
    <w:rsid w:val="00FB7A38"/>
    <w:rsid w:val="00FB7D2E"/>
    <w:rsid w:val="00FC223B"/>
    <w:rsid w:val="00FC25D8"/>
    <w:rsid w:val="00FC26A7"/>
    <w:rsid w:val="00FC3744"/>
    <w:rsid w:val="00FC3CD5"/>
    <w:rsid w:val="00FC3F32"/>
    <w:rsid w:val="00FC5533"/>
    <w:rsid w:val="00FC6359"/>
    <w:rsid w:val="00FC637F"/>
    <w:rsid w:val="00FC6416"/>
    <w:rsid w:val="00FC772C"/>
    <w:rsid w:val="00FC794F"/>
    <w:rsid w:val="00FC798E"/>
    <w:rsid w:val="00FD01C6"/>
    <w:rsid w:val="00FD07E5"/>
    <w:rsid w:val="00FD0DD5"/>
    <w:rsid w:val="00FD1032"/>
    <w:rsid w:val="00FD1413"/>
    <w:rsid w:val="00FD1E25"/>
    <w:rsid w:val="00FD2350"/>
    <w:rsid w:val="00FD3038"/>
    <w:rsid w:val="00FD3F43"/>
    <w:rsid w:val="00FD58AA"/>
    <w:rsid w:val="00FD5FCA"/>
    <w:rsid w:val="00FE0FC7"/>
    <w:rsid w:val="00FE0FFE"/>
    <w:rsid w:val="00FE151C"/>
    <w:rsid w:val="00FE17F9"/>
    <w:rsid w:val="00FE2A78"/>
    <w:rsid w:val="00FE3302"/>
    <w:rsid w:val="00FE36CF"/>
    <w:rsid w:val="00FE3E4D"/>
    <w:rsid w:val="00FE4759"/>
    <w:rsid w:val="00FE561E"/>
    <w:rsid w:val="00FE5DC1"/>
    <w:rsid w:val="00FE7208"/>
    <w:rsid w:val="00FE7D4D"/>
    <w:rsid w:val="00FF0239"/>
    <w:rsid w:val="00FF0AAF"/>
    <w:rsid w:val="00FF0B13"/>
    <w:rsid w:val="00FF11BC"/>
    <w:rsid w:val="00FF20F1"/>
    <w:rsid w:val="00FF2560"/>
    <w:rsid w:val="00FF3796"/>
    <w:rsid w:val="00FF3866"/>
    <w:rsid w:val="00FF3CFC"/>
    <w:rsid w:val="00FF5344"/>
    <w:rsid w:val="00FF57E0"/>
    <w:rsid w:val="010FD292"/>
    <w:rsid w:val="0119EDF8"/>
    <w:rsid w:val="0127DCE5"/>
    <w:rsid w:val="0130DA7B"/>
    <w:rsid w:val="0134382C"/>
    <w:rsid w:val="01356230"/>
    <w:rsid w:val="0145EBD2"/>
    <w:rsid w:val="01475D73"/>
    <w:rsid w:val="0147FC06"/>
    <w:rsid w:val="014E5193"/>
    <w:rsid w:val="01904246"/>
    <w:rsid w:val="01A86EB4"/>
    <w:rsid w:val="01AA4802"/>
    <w:rsid w:val="01AC32D4"/>
    <w:rsid w:val="01B2D589"/>
    <w:rsid w:val="01BD6A12"/>
    <w:rsid w:val="01C93ADE"/>
    <w:rsid w:val="01DCE0A1"/>
    <w:rsid w:val="01EAEED7"/>
    <w:rsid w:val="022027CB"/>
    <w:rsid w:val="02238B1D"/>
    <w:rsid w:val="02277A81"/>
    <w:rsid w:val="022F93A8"/>
    <w:rsid w:val="025FC994"/>
    <w:rsid w:val="0267E9AC"/>
    <w:rsid w:val="0269F405"/>
    <w:rsid w:val="02707CE0"/>
    <w:rsid w:val="02810F29"/>
    <w:rsid w:val="02A3555F"/>
    <w:rsid w:val="02AC26BD"/>
    <w:rsid w:val="02ACAC53"/>
    <w:rsid w:val="02C91162"/>
    <w:rsid w:val="030FB902"/>
    <w:rsid w:val="03458E93"/>
    <w:rsid w:val="034BC4AD"/>
    <w:rsid w:val="035044C6"/>
    <w:rsid w:val="035C662E"/>
    <w:rsid w:val="03603085"/>
    <w:rsid w:val="03770DBD"/>
    <w:rsid w:val="0398F33E"/>
    <w:rsid w:val="03A1233C"/>
    <w:rsid w:val="03A7055F"/>
    <w:rsid w:val="03AD7864"/>
    <w:rsid w:val="03D212F1"/>
    <w:rsid w:val="03DBD093"/>
    <w:rsid w:val="03DDF7C3"/>
    <w:rsid w:val="0428BE89"/>
    <w:rsid w:val="042D9E93"/>
    <w:rsid w:val="042DEE7E"/>
    <w:rsid w:val="04325E7F"/>
    <w:rsid w:val="043646FC"/>
    <w:rsid w:val="044269FD"/>
    <w:rsid w:val="04673933"/>
    <w:rsid w:val="0479BF2C"/>
    <w:rsid w:val="047C3F6E"/>
    <w:rsid w:val="048596AA"/>
    <w:rsid w:val="048BD22E"/>
    <w:rsid w:val="0493AAC8"/>
    <w:rsid w:val="04D4DDA7"/>
    <w:rsid w:val="04E09DE6"/>
    <w:rsid w:val="04E7C9C2"/>
    <w:rsid w:val="04ED2EDE"/>
    <w:rsid w:val="051123A8"/>
    <w:rsid w:val="05184A82"/>
    <w:rsid w:val="051C985B"/>
    <w:rsid w:val="05377F02"/>
    <w:rsid w:val="0554DC78"/>
    <w:rsid w:val="056FB22D"/>
    <w:rsid w:val="05786C52"/>
    <w:rsid w:val="0595AE56"/>
    <w:rsid w:val="05A580E7"/>
    <w:rsid w:val="05B699A1"/>
    <w:rsid w:val="05C0E35E"/>
    <w:rsid w:val="05C4A4C7"/>
    <w:rsid w:val="05D6F3C3"/>
    <w:rsid w:val="05E040C7"/>
    <w:rsid w:val="05F66FBB"/>
    <w:rsid w:val="05FF46E1"/>
    <w:rsid w:val="0613BB10"/>
    <w:rsid w:val="06160F81"/>
    <w:rsid w:val="0623C646"/>
    <w:rsid w:val="064F07A8"/>
    <w:rsid w:val="065869A9"/>
    <w:rsid w:val="0666CD4F"/>
    <w:rsid w:val="06747613"/>
    <w:rsid w:val="06813A26"/>
    <w:rsid w:val="0687C889"/>
    <w:rsid w:val="069888F9"/>
    <w:rsid w:val="069A7CCD"/>
    <w:rsid w:val="06C0B221"/>
    <w:rsid w:val="06C4A33A"/>
    <w:rsid w:val="06CC7339"/>
    <w:rsid w:val="06D3A338"/>
    <w:rsid w:val="06E57D89"/>
    <w:rsid w:val="06EC51F9"/>
    <w:rsid w:val="06FDD5BC"/>
    <w:rsid w:val="0708593B"/>
    <w:rsid w:val="071B4D38"/>
    <w:rsid w:val="071D9384"/>
    <w:rsid w:val="072E60CB"/>
    <w:rsid w:val="0730F195"/>
    <w:rsid w:val="0746FF85"/>
    <w:rsid w:val="0748B017"/>
    <w:rsid w:val="074B701C"/>
    <w:rsid w:val="074BAD33"/>
    <w:rsid w:val="074DD5CF"/>
    <w:rsid w:val="076E4C2B"/>
    <w:rsid w:val="076E792B"/>
    <w:rsid w:val="07787332"/>
    <w:rsid w:val="07799A98"/>
    <w:rsid w:val="077F1CD1"/>
    <w:rsid w:val="07879FFE"/>
    <w:rsid w:val="078A61DA"/>
    <w:rsid w:val="079E32A5"/>
    <w:rsid w:val="07A2DEF9"/>
    <w:rsid w:val="07ADC2DB"/>
    <w:rsid w:val="07AE38C2"/>
    <w:rsid w:val="07B74202"/>
    <w:rsid w:val="07BE9A3E"/>
    <w:rsid w:val="07C01D33"/>
    <w:rsid w:val="07C3F0CD"/>
    <w:rsid w:val="07D65143"/>
    <w:rsid w:val="07EC132E"/>
    <w:rsid w:val="07F554EF"/>
    <w:rsid w:val="07FC962C"/>
    <w:rsid w:val="0801D3C4"/>
    <w:rsid w:val="0814E12B"/>
    <w:rsid w:val="08258156"/>
    <w:rsid w:val="082CB3BB"/>
    <w:rsid w:val="08355C8D"/>
    <w:rsid w:val="08591F04"/>
    <w:rsid w:val="0867638A"/>
    <w:rsid w:val="0877D78D"/>
    <w:rsid w:val="0890FE7E"/>
    <w:rsid w:val="08B791FD"/>
    <w:rsid w:val="08B82627"/>
    <w:rsid w:val="08D0822E"/>
    <w:rsid w:val="08DCC98C"/>
    <w:rsid w:val="08E2C8CB"/>
    <w:rsid w:val="08EB112F"/>
    <w:rsid w:val="092BA77E"/>
    <w:rsid w:val="09346A7C"/>
    <w:rsid w:val="093F561F"/>
    <w:rsid w:val="0954E8E5"/>
    <w:rsid w:val="095D5C8E"/>
    <w:rsid w:val="09743E05"/>
    <w:rsid w:val="0978C6DE"/>
    <w:rsid w:val="09890610"/>
    <w:rsid w:val="0997437E"/>
    <w:rsid w:val="099AF4A3"/>
    <w:rsid w:val="09BB999C"/>
    <w:rsid w:val="09CDE330"/>
    <w:rsid w:val="09CE4CAE"/>
    <w:rsid w:val="09D57304"/>
    <w:rsid w:val="09D75285"/>
    <w:rsid w:val="09EB13BE"/>
    <w:rsid w:val="09ED0FAC"/>
    <w:rsid w:val="09F6543A"/>
    <w:rsid w:val="09F98EF2"/>
    <w:rsid w:val="09FF5349"/>
    <w:rsid w:val="0A07F88E"/>
    <w:rsid w:val="0A330470"/>
    <w:rsid w:val="0A378A40"/>
    <w:rsid w:val="0A3FE49E"/>
    <w:rsid w:val="0A410D25"/>
    <w:rsid w:val="0A4200DE"/>
    <w:rsid w:val="0A59CD38"/>
    <w:rsid w:val="0A6FB75A"/>
    <w:rsid w:val="0A78C7B2"/>
    <w:rsid w:val="0A7E5113"/>
    <w:rsid w:val="0A82A0AF"/>
    <w:rsid w:val="0A877766"/>
    <w:rsid w:val="0A9CAA42"/>
    <w:rsid w:val="0A9ECBE8"/>
    <w:rsid w:val="0AB51005"/>
    <w:rsid w:val="0AC0FE20"/>
    <w:rsid w:val="0AD29041"/>
    <w:rsid w:val="0AE444D4"/>
    <w:rsid w:val="0AE9760F"/>
    <w:rsid w:val="0AEC2987"/>
    <w:rsid w:val="0AF05D10"/>
    <w:rsid w:val="0B16029A"/>
    <w:rsid w:val="0B187EAB"/>
    <w:rsid w:val="0B269E23"/>
    <w:rsid w:val="0B3FF91B"/>
    <w:rsid w:val="0B47F46B"/>
    <w:rsid w:val="0B488B31"/>
    <w:rsid w:val="0B4A9D3E"/>
    <w:rsid w:val="0B57EC16"/>
    <w:rsid w:val="0B63FADA"/>
    <w:rsid w:val="0B6B3AD6"/>
    <w:rsid w:val="0B6F574F"/>
    <w:rsid w:val="0B862CB3"/>
    <w:rsid w:val="0B875815"/>
    <w:rsid w:val="0B885C17"/>
    <w:rsid w:val="0B8E67EC"/>
    <w:rsid w:val="0B913C87"/>
    <w:rsid w:val="0BA2D43B"/>
    <w:rsid w:val="0BAFCE22"/>
    <w:rsid w:val="0BB2E308"/>
    <w:rsid w:val="0BCB31E2"/>
    <w:rsid w:val="0BE1C8E1"/>
    <w:rsid w:val="0BEB3578"/>
    <w:rsid w:val="0BF92FF7"/>
    <w:rsid w:val="0C0A41B4"/>
    <w:rsid w:val="0C0E98A5"/>
    <w:rsid w:val="0C12AB6D"/>
    <w:rsid w:val="0C17C640"/>
    <w:rsid w:val="0C2A8690"/>
    <w:rsid w:val="0C2E9FF6"/>
    <w:rsid w:val="0C33668C"/>
    <w:rsid w:val="0C46E395"/>
    <w:rsid w:val="0C4F0B7E"/>
    <w:rsid w:val="0C578813"/>
    <w:rsid w:val="0C58FF51"/>
    <w:rsid w:val="0C5C1507"/>
    <w:rsid w:val="0C5FCF9F"/>
    <w:rsid w:val="0C6B9F34"/>
    <w:rsid w:val="0C92A9FF"/>
    <w:rsid w:val="0C93E05C"/>
    <w:rsid w:val="0C961E73"/>
    <w:rsid w:val="0CAD0C4C"/>
    <w:rsid w:val="0CB120B4"/>
    <w:rsid w:val="0CC0B4A1"/>
    <w:rsid w:val="0CCCEE61"/>
    <w:rsid w:val="0CD8578E"/>
    <w:rsid w:val="0CE5F02D"/>
    <w:rsid w:val="0D0AF03C"/>
    <w:rsid w:val="0D1DF6D2"/>
    <w:rsid w:val="0D2C7E4D"/>
    <w:rsid w:val="0D31B892"/>
    <w:rsid w:val="0D464C02"/>
    <w:rsid w:val="0D4F0ED9"/>
    <w:rsid w:val="0D5894D3"/>
    <w:rsid w:val="0D665AAD"/>
    <w:rsid w:val="0D6A07DE"/>
    <w:rsid w:val="0D7D2DB5"/>
    <w:rsid w:val="0DD4D626"/>
    <w:rsid w:val="0DDAFCA0"/>
    <w:rsid w:val="0DE303DC"/>
    <w:rsid w:val="0E08C105"/>
    <w:rsid w:val="0E0C9B0F"/>
    <w:rsid w:val="0E14BF34"/>
    <w:rsid w:val="0E210969"/>
    <w:rsid w:val="0E216D7C"/>
    <w:rsid w:val="0E6482A3"/>
    <w:rsid w:val="0E67588C"/>
    <w:rsid w:val="0E74B4F9"/>
    <w:rsid w:val="0E80E714"/>
    <w:rsid w:val="0EAC1E39"/>
    <w:rsid w:val="0EADD163"/>
    <w:rsid w:val="0EB786DD"/>
    <w:rsid w:val="0EB84E4C"/>
    <w:rsid w:val="0EB8A808"/>
    <w:rsid w:val="0EC88D9E"/>
    <w:rsid w:val="0EE27DC1"/>
    <w:rsid w:val="0EEBEE09"/>
    <w:rsid w:val="0EF958F5"/>
    <w:rsid w:val="0EFAB3D8"/>
    <w:rsid w:val="0F0E38A3"/>
    <w:rsid w:val="0F14BFB0"/>
    <w:rsid w:val="0F2F8AA4"/>
    <w:rsid w:val="0F356CC9"/>
    <w:rsid w:val="0F3EAC69"/>
    <w:rsid w:val="0F46B650"/>
    <w:rsid w:val="0F540B98"/>
    <w:rsid w:val="0F5E9421"/>
    <w:rsid w:val="0F6196FA"/>
    <w:rsid w:val="0F7D5B93"/>
    <w:rsid w:val="0FA35455"/>
    <w:rsid w:val="0FA4581F"/>
    <w:rsid w:val="0FE20EF4"/>
    <w:rsid w:val="0FED6401"/>
    <w:rsid w:val="100677D1"/>
    <w:rsid w:val="1008BB61"/>
    <w:rsid w:val="100AD116"/>
    <w:rsid w:val="1016DB70"/>
    <w:rsid w:val="101BEBE6"/>
    <w:rsid w:val="1038318D"/>
    <w:rsid w:val="103C9BCA"/>
    <w:rsid w:val="103DF4B0"/>
    <w:rsid w:val="1044E6E6"/>
    <w:rsid w:val="1045A19C"/>
    <w:rsid w:val="105EE1C3"/>
    <w:rsid w:val="10638089"/>
    <w:rsid w:val="1063AF17"/>
    <w:rsid w:val="1080B22B"/>
    <w:rsid w:val="10845844"/>
    <w:rsid w:val="108AA90F"/>
    <w:rsid w:val="10A33668"/>
    <w:rsid w:val="10AB84EE"/>
    <w:rsid w:val="10CC4D1B"/>
    <w:rsid w:val="10D83EA3"/>
    <w:rsid w:val="10E93FE5"/>
    <w:rsid w:val="10EE9CC1"/>
    <w:rsid w:val="10F2ECC7"/>
    <w:rsid w:val="1105B877"/>
    <w:rsid w:val="110C97E0"/>
    <w:rsid w:val="1112D182"/>
    <w:rsid w:val="11167D79"/>
    <w:rsid w:val="112967E3"/>
    <w:rsid w:val="113CF210"/>
    <w:rsid w:val="114DBF21"/>
    <w:rsid w:val="114E5811"/>
    <w:rsid w:val="1156DFED"/>
    <w:rsid w:val="115BE415"/>
    <w:rsid w:val="11737B88"/>
    <w:rsid w:val="1185C33C"/>
    <w:rsid w:val="118E107E"/>
    <w:rsid w:val="11B64423"/>
    <w:rsid w:val="11BEC7EC"/>
    <w:rsid w:val="11C56359"/>
    <w:rsid w:val="11C9A0ED"/>
    <w:rsid w:val="11D41DCE"/>
    <w:rsid w:val="11D9BC5C"/>
    <w:rsid w:val="11E3ED63"/>
    <w:rsid w:val="120DA673"/>
    <w:rsid w:val="1218865B"/>
    <w:rsid w:val="121F95CF"/>
    <w:rsid w:val="121FEF85"/>
    <w:rsid w:val="12419E4A"/>
    <w:rsid w:val="1244B80D"/>
    <w:rsid w:val="126432C7"/>
    <w:rsid w:val="1275616C"/>
    <w:rsid w:val="127BB5A6"/>
    <w:rsid w:val="1288558B"/>
    <w:rsid w:val="129B7A2A"/>
    <w:rsid w:val="12A21570"/>
    <w:rsid w:val="12A22C8D"/>
    <w:rsid w:val="12C1DA33"/>
    <w:rsid w:val="12C8DD49"/>
    <w:rsid w:val="12CA22B7"/>
    <w:rsid w:val="12D37E89"/>
    <w:rsid w:val="12E83615"/>
    <w:rsid w:val="12F1D9B5"/>
    <w:rsid w:val="131158C8"/>
    <w:rsid w:val="131ACF0A"/>
    <w:rsid w:val="1321C7A7"/>
    <w:rsid w:val="13290BAB"/>
    <w:rsid w:val="132C0028"/>
    <w:rsid w:val="132C41A8"/>
    <w:rsid w:val="134CD758"/>
    <w:rsid w:val="13639D90"/>
    <w:rsid w:val="13766BA9"/>
    <w:rsid w:val="1380FD0D"/>
    <w:rsid w:val="138232B1"/>
    <w:rsid w:val="1385D8D3"/>
    <w:rsid w:val="1387ABFF"/>
    <w:rsid w:val="13A08EEB"/>
    <w:rsid w:val="13A3E9E0"/>
    <w:rsid w:val="13ACEB8C"/>
    <w:rsid w:val="13B9C654"/>
    <w:rsid w:val="13D1A254"/>
    <w:rsid w:val="13DA8856"/>
    <w:rsid w:val="13DDE70E"/>
    <w:rsid w:val="1402E513"/>
    <w:rsid w:val="141344B6"/>
    <w:rsid w:val="141B4C0D"/>
    <w:rsid w:val="142F1D37"/>
    <w:rsid w:val="14410942"/>
    <w:rsid w:val="14457B8F"/>
    <w:rsid w:val="1455DF5E"/>
    <w:rsid w:val="14578747"/>
    <w:rsid w:val="14587B09"/>
    <w:rsid w:val="145BA865"/>
    <w:rsid w:val="145C1361"/>
    <w:rsid w:val="1467C3EB"/>
    <w:rsid w:val="14798691"/>
    <w:rsid w:val="14846DE2"/>
    <w:rsid w:val="148683DB"/>
    <w:rsid w:val="1498ACA6"/>
    <w:rsid w:val="1499D22F"/>
    <w:rsid w:val="149C657C"/>
    <w:rsid w:val="149F261A"/>
    <w:rsid w:val="149FF999"/>
    <w:rsid w:val="14B438EF"/>
    <w:rsid w:val="14B85750"/>
    <w:rsid w:val="14C5A7E1"/>
    <w:rsid w:val="14E8283C"/>
    <w:rsid w:val="14F74338"/>
    <w:rsid w:val="150084CA"/>
    <w:rsid w:val="1504EC7D"/>
    <w:rsid w:val="150B52C1"/>
    <w:rsid w:val="150ED0FD"/>
    <w:rsid w:val="151BD2FC"/>
    <w:rsid w:val="1529A365"/>
    <w:rsid w:val="152C5326"/>
    <w:rsid w:val="152D22BE"/>
    <w:rsid w:val="153718FA"/>
    <w:rsid w:val="154FE025"/>
    <w:rsid w:val="1553AC7F"/>
    <w:rsid w:val="156306CF"/>
    <w:rsid w:val="1576E325"/>
    <w:rsid w:val="158DB458"/>
    <w:rsid w:val="159C3618"/>
    <w:rsid w:val="159D55AF"/>
    <w:rsid w:val="15A086F8"/>
    <w:rsid w:val="15A65CFD"/>
    <w:rsid w:val="15AD50F6"/>
    <w:rsid w:val="15B9A340"/>
    <w:rsid w:val="15CC9433"/>
    <w:rsid w:val="15D3B508"/>
    <w:rsid w:val="15ED6C2C"/>
    <w:rsid w:val="15FE7378"/>
    <w:rsid w:val="16005F8C"/>
    <w:rsid w:val="161DA0DE"/>
    <w:rsid w:val="1623768C"/>
    <w:rsid w:val="16315998"/>
    <w:rsid w:val="1643143B"/>
    <w:rsid w:val="164C24AE"/>
    <w:rsid w:val="16590AF2"/>
    <w:rsid w:val="16844402"/>
    <w:rsid w:val="16882492"/>
    <w:rsid w:val="16980C29"/>
    <w:rsid w:val="16A669CC"/>
    <w:rsid w:val="16AA201E"/>
    <w:rsid w:val="16B0A24E"/>
    <w:rsid w:val="16B4AE02"/>
    <w:rsid w:val="16DC34D3"/>
    <w:rsid w:val="16F3ECF9"/>
    <w:rsid w:val="16F4F63E"/>
    <w:rsid w:val="16FACA9C"/>
    <w:rsid w:val="1713BC66"/>
    <w:rsid w:val="171439AC"/>
    <w:rsid w:val="1741E90B"/>
    <w:rsid w:val="17440832"/>
    <w:rsid w:val="174C98DF"/>
    <w:rsid w:val="178D5221"/>
    <w:rsid w:val="17A5E73A"/>
    <w:rsid w:val="17AC3F41"/>
    <w:rsid w:val="17B64C9F"/>
    <w:rsid w:val="17B9A9C8"/>
    <w:rsid w:val="17E33824"/>
    <w:rsid w:val="17EE098A"/>
    <w:rsid w:val="17EF4929"/>
    <w:rsid w:val="17FA3DA3"/>
    <w:rsid w:val="18064AD1"/>
    <w:rsid w:val="181FE03D"/>
    <w:rsid w:val="18323CFF"/>
    <w:rsid w:val="1833845C"/>
    <w:rsid w:val="18476E48"/>
    <w:rsid w:val="185231A2"/>
    <w:rsid w:val="1853DC96"/>
    <w:rsid w:val="18789113"/>
    <w:rsid w:val="188CB2CD"/>
    <w:rsid w:val="18A51580"/>
    <w:rsid w:val="18AC8A5E"/>
    <w:rsid w:val="18C3B706"/>
    <w:rsid w:val="18D3D0AD"/>
    <w:rsid w:val="18E8C490"/>
    <w:rsid w:val="18F6DA99"/>
    <w:rsid w:val="19004A88"/>
    <w:rsid w:val="19246A1A"/>
    <w:rsid w:val="19357312"/>
    <w:rsid w:val="193883AA"/>
    <w:rsid w:val="194396ED"/>
    <w:rsid w:val="1948856F"/>
    <w:rsid w:val="1953245A"/>
    <w:rsid w:val="195436F0"/>
    <w:rsid w:val="196207E2"/>
    <w:rsid w:val="19639FD9"/>
    <w:rsid w:val="19646664"/>
    <w:rsid w:val="1984BDDE"/>
    <w:rsid w:val="199C937C"/>
    <w:rsid w:val="19BC1188"/>
    <w:rsid w:val="19C22103"/>
    <w:rsid w:val="19CE19DA"/>
    <w:rsid w:val="19E530BE"/>
    <w:rsid w:val="19EB52A5"/>
    <w:rsid w:val="19F44F89"/>
    <w:rsid w:val="19F775B0"/>
    <w:rsid w:val="1A1C1419"/>
    <w:rsid w:val="1A32CF7F"/>
    <w:rsid w:val="1A371056"/>
    <w:rsid w:val="1A49F298"/>
    <w:rsid w:val="1A4E81AB"/>
    <w:rsid w:val="1A68199B"/>
    <w:rsid w:val="1A7E462D"/>
    <w:rsid w:val="1A868965"/>
    <w:rsid w:val="1AA61CFE"/>
    <w:rsid w:val="1ACBF765"/>
    <w:rsid w:val="1ACF54A7"/>
    <w:rsid w:val="1AD921F1"/>
    <w:rsid w:val="1AEBE090"/>
    <w:rsid w:val="1B065163"/>
    <w:rsid w:val="1B0BF2D5"/>
    <w:rsid w:val="1B135F62"/>
    <w:rsid w:val="1B1DED50"/>
    <w:rsid w:val="1B1E2522"/>
    <w:rsid w:val="1B1FD1D1"/>
    <w:rsid w:val="1B2F6A16"/>
    <w:rsid w:val="1B3187FA"/>
    <w:rsid w:val="1B36D5A5"/>
    <w:rsid w:val="1B464834"/>
    <w:rsid w:val="1B4C70C8"/>
    <w:rsid w:val="1B7FD886"/>
    <w:rsid w:val="1B810B41"/>
    <w:rsid w:val="1B848F1E"/>
    <w:rsid w:val="1B9E1899"/>
    <w:rsid w:val="1B9FEC5E"/>
    <w:rsid w:val="1BAF910B"/>
    <w:rsid w:val="1BB43C42"/>
    <w:rsid w:val="1BBB10A7"/>
    <w:rsid w:val="1BC01AC6"/>
    <w:rsid w:val="1BC297D6"/>
    <w:rsid w:val="1BC6126A"/>
    <w:rsid w:val="1BD545E3"/>
    <w:rsid w:val="1BEC768D"/>
    <w:rsid w:val="1BED452E"/>
    <w:rsid w:val="1BF1A658"/>
    <w:rsid w:val="1BF90DF5"/>
    <w:rsid w:val="1C012A86"/>
    <w:rsid w:val="1C07C6D1"/>
    <w:rsid w:val="1C16CE1D"/>
    <w:rsid w:val="1C1FFC22"/>
    <w:rsid w:val="1C20BDB9"/>
    <w:rsid w:val="1C37ECE5"/>
    <w:rsid w:val="1C3C1183"/>
    <w:rsid w:val="1C64D14F"/>
    <w:rsid w:val="1C71982C"/>
    <w:rsid w:val="1C8C5104"/>
    <w:rsid w:val="1C928A3B"/>
    <w:rsid w:val="1C95EC9A"/>
    <w:rsid w:val="1CAF35E7"/>
    <w:rsid w:val="1CCF776C"/>
    <w:rsid w:val="1CD46756"/>
    <w:rsid w:val="1D1346F6"/>
    <w:rsid w:val="1D1825FA"/>
    <w:rsid w:val="1D203683"/>
    <w:rsid w:val="1D229426"/>
    <w:rsid w:val="1D2D6635"/>
    <w:rsid w:val="1D2D7F0E"/>
    <w:rsid w:val="1D316DB3"/>
    <w:rsid w:val="1D3D0F26"/>
    <w:rsid w:val="1D5EA92C"/>
    <w:rsid w:val="1D5FFF84"/>
    <w:rsid w:val="1D7B8AC3"/>
    <w:rsid w:val="1D911447"/>
    <w:rsid w:val="1D91E826"/>
    <w:rsid w:val="1DA13BA0"/>
    <w:rsid w:val="1DAF16F3"/>
    <w:rsid w:val="1DBD5A10"/>
    <w:rsid w:val="1DC0E84E"/>
    <w:rsid w:val="1DD6A02B"/>
    <w:rsid w:val="1DE5A71B"/>
    <w:rsid w:val="1DECFAC8"/>
    <w:rsid w:val="1DFBDF3B"/>
    <w:rsid w:val="1E0AEFD3"/>
    <w:rsid w:val="1E0DAF2A"/>
    <w:rsid w:val="1E114A53"/>
    <w:rsid w:val="1E23087E"/>
    <w:rsid w:val="1E2DDC24"/>
    <w:rsid w:val="1E326939"/>
    <w:rsid w:val="1E36FF30"/>
    <w:rsid w:val="1E37BE12"/>
    <w:rsid w:val="1E3B6403"/>
    <w:rsid w:val="1E52E45B"/>
    <w:rsid w:val="1E569F73"/>
    <w:rsid w:val="1E66B9AF"/>
    <w:rsid w:val="1E7D7E95"/>
    <w:rsid w:val="1E8D8CED"/>
    <w:rsid w:val="1E96066C"/>
    <w:rsid w:val="1E9750A2"/>
    <w:rsid w:val="1EC1090C"/>
    <w:rsid w:val="1EC35793"/>
    <w:rsid w:val="1EDA29F2"/>
    <w:rsid w:val="1EE26496"/>
    <w:rsid w:val="1EEA37A2"/>
    <w:rsid w:val="1F011BBF"/>
    <w:rsid w:val="1F07B80B"/>
    <w:rsid w:val="1F24E80C"/>
    <w:rsid w:val="1F33D0CE"/>
    <w:rsid w:val="1F3507D5"/>
    <w:rsid w:val="1F3659CF"/>
    <w:rsid w:val="1F384C62"/>
    <w:rsid w:val="1F473898"/>
    <w:rsid w:val="1F7259A2"/>
    <w:rsid w:val="1F8F52CF"/>
    <w:rsid w:val="1F9253B3"/>
    <w:rsid w:val="1F9E4FDB"/>
    <w:rsid w:val="1FA74FCA"/>
    <w:rsid w:val="1FAB786E"/>
    <w:rsid w:val="1FB5A632"/>
    <w:rsid w:val="1FBB94E2"/>
    <w:rsid w:val="1FBE5AB1"/>
    <w:rsid w:val="1FC0786C"/>
    <w:rsid w:val="1FD19BF1"/>
    <w:rsid w:val="1FD41597"/>
    <w:rsid w:val="1FFEAE4F"/>
    <w:rsid w:val="201E1F36"/>
    <w:rsid w:val="202471A6"/>
    <w:rsid w:val="202C4A00"/>
    <w:rsid w:val="202E8A36"/>
    <w:rsid w:val="204E2DA9"/>
    <w:rsid w:val="205C6EFE"/>
    <w:rsid w:val="20698D61"/>
    <w:rsid w:val="20931BD3"/>
    <w:rsid w:val="20AFCF52"/>
    <w:rsid w:val="20BCA0BC"/>
    <w:rsid w:val="20BD1667"/>
    <w:rsid w:val="20C09854"/>
    <w:rsid w:val="20C2F98E"/>
    <w:rsid w:val="20CF0F20"/>
    <w:rsid w:val="20DD9D14"/>
    <w:rsid w:val="20E1A3B8"/>
    <w:rsid w:val="20E53268"/>
    <w:rsid w:val="20ED4E16"/>
    <w:rsid w:val="20F63083"/>
    <w:rsid w:val="20FBA9D2"/>
    <w:rsid w:val="21097B96"/>
    <w:rsid w:val="210CDCDD"/>
    <w:rsid w:val="210FD187"/>
    <w:rsid w:val="21298FEE"/>
    <w:rsid w:val="212A3B1C"/>
    <w:rsid w:val="212C5398"/>
    <w:rsid w:val="21313695"/>
    <w:rsid w:val="21315823"/>
    <w:rsid w:val="21336129"/>
    <w:rsid w:val="2150B557"/>
    <w:rsid w:val="215D47CB"/>
    <w:rsid w:val="216F97C2"/>
    <w:rsid w:val="21704EF6"/>
    <w:rsid w:val="2174585C"/>
    <w:rsid w:val="2179B816"/>
    <w:rsid w:val="21811D82"/>
    <w:rsid w:val="218F9F77"/>
    <w:rsid w:val="21D6C905"/>
    <w:rsid w:val="21D84DB1"/>
    <w:rsid w:val="21DA81F6"/>
    <w:rsid w:val="21DEE2E9"/>
    <w:rsid w:val="21E7F94D"/>
    <w:rsid w:val="21E9F269"/>
    <w:rsid w:val="21F1C30E"/>
    <w:rsid w:val="21F988BA"/>
    <w:rsid w:val="21FA242F"/>
    <w:rsid w:val="221B0426"/>
    <w:rsid w:val="2221362B"/>
    <w:rsid w:val="22388C34"/>
    <w:rsid w:val="22511332"/>
    <w:rsid w:val="227482D5"/>
    <w:rsid w:val="227E4CE7"/>
    <w:rsid w:val="227F0CF7"/>
    <w:rsid w:val="22B5171C"/>
    <w:rsid w:val="22C39BB0"/>
    <w:rsid w:val="22CB11AC"/>
    <w:rsid w:val="22E75B5A"/>
    <w:rsid w:val="230227B6"/>
    <w:rsid w:val="2306790E"/>
    <w:rsid w:val="23139848"/>
    <w:rsid w:val="231BF255"/>
    <w:rsid w:val="23291488"/>
    <w:rsid w:val="233B8112"/>
    <w:rsid w:val="233E5D7C"/>
    <w:rsid w:val="2345456C"/>
    <w:rsid w:val="23467027"/>
    <w:rsid w:val="23479B02"/>
    <w:rsid w:val="234944F3"/>
    <w:rsid w:val="2351B773"/>
    <w:rsid w:val="235FE479"/>
    <w:rsid w:val="2367FF8B"/>
    <w:rsid w:val="236DA96A"/>
    <w:rsid w:val="23775A4A"/>
    <w:rsid w:val="238A63A1"/>
    <w:rsid w:val="238BD2B9"/>
    <w:rsid w:val="23B20783"/>
    <w:rsid w:val="23BDAD26"/>
    <w:rsid w:val="23C3260F"/>
    <w:rsid w:val="23D99B76"/>
    <w:rsid w:val="23E9E82F"/>
    <w:rsid w:val="23F49AF7"/>
    <w:rsid w:val="2404E06F"/>
    <w:rsid w:val="240D3E01"/>
    <w:rsid w:val="24112757"/>
    <w:rsid w:val="2411A265"/>
    <w:rsid w:val="2417479F"/>
    <w:rsid w:val="241A36F9"/>
    <w:rsid w:val="241C30BF"/>
    <w:rsid w:val="241F0FDB"/>
    <w:rsid w:val="241F7B56"/>
    <w:rsid w:val="24264C4B"/>
    <w:rsid w:val="242EDA0F"/>
    <w:rsid w:val="2430AEB1"/>
    <w:rsid w:val="24370A7D"/>
    <w:rsid w:val="243CDD58"/>
    <w:rsid w:val="244CE715"/>
    <w:rsid w:val="244D8C94"/>
    <w:rsid w:val="24581E37"/>
    <w:rsid w:val="245964D3"/>
    <w:rsid w:val="245A3B27"/>
    <w:rsid w:val="2499544F"/>
    <w:rsid w:val="24BE353A"/>
    <w:rsid w:val="24ED8CAB"/>
    <w:rsid w:val="2506784E"/>
    <w:rsid w:val="250744D6"/>
    <w:rsid w:val="2509A760"/>
    <w:rsid w:val="25104DEA"/>
    <w:rsid w:val="252F630E"/>
    <w:rsid w:val="25331F4E"/>
    <w:rsid w:val="2538742C"/>
    <w:rsid w:val="25445BE2"/>
    <w:rsid w:val="254A1341"/>
    <w:rsid w:val="25575B66"/>
    <w:rsid w:val="25577AF5"/>
    <w:rsid w:val="256AF8AA"/>
    <w:rsid w:val="2571DF62"/>
    <w:rsid w:val="257BF8B6"/>
    <w:rsid w:val="257C7776"/>
    <w:rsid w:val="25935A68"/>
    <w:rsid w:val="25A2984D"/>
    <w:rsid w:val="25A42AC6"/>
    <w:rsid w:val="25B75B8C"/>
    <w:rsid w:val="25B875FE"/>
    <w:rsid w:val="25BA04F5"/>
    <w:rsid w:val="25CC8623"/>
    <w:rsid w:val="25F16915"/>
    <w:rsid w:val="25FCB963"/>
    <w:rsid w:val="260D47F7"/>
    <w:rsid w:val="261E3991"/>
    <w:rsid w:val="261F052F"/>
    <w:rsid w:val="2620A0E7"/>
    <w:rsid w:val="264386EB"/>
    <w:rsid w:val="2651482E"/>
    <w:rsid w:val="2658FC89"/>
    <w:rsid w:val="265F54F6"/>
    <w:rsid w:val="26741E29"/>
    <w:rsid w:val="26797E3D"/>
    <w:rsid w:val="26956059"/>
    <w:rsid w:val="26989DE2"/>
    <w:rsid w:val="26A764D4"/>
    <w:rsid w:val="26A7BA2B"/>
    <w:rsid w:val="26CF1819"/>
    <w:rsid w:val="26DF68A8"/>
    <w:rsid w:val="26F61405"/>
    <w:rsid w:val="270708E6"/>
    <w:rsid w:val="270E9A17"/>
    <w:rsid w:val="271EE01A"/>
    <w:rsid w:val="27250FA7"/>
    <w:rsid w:val="272828E9"/>
    <w:rsid w:val="27287913"/>
    <w:rsid w:val="273A1054"/>
    <w:rsid w:val="27421BE2"/>
    <w:rsid w:val="2752A326"/>
    <w:rsid w:val="275F64BA"/>
    <w:rsid w:val="276741F4"/>
    <w:rsid w:val="276BD192"/>
    <w:rsid w:val="27797017"/>
    <w:rsid w:val="277BB033"/>
    <w:rsid w:val="27864666"/>
    <w:rsid w:val="278A8094"/>
    <w:rsid w:val="2790EE11"/>
    <w:rsid w:val="27933E03"/>
    <w:rsid w:val="27A2040F"/>
    <w:rsid w:val="27A45A46"/>
    <w:rsid w:val="27AF9C3E"/>
    <w:rsid w:val="27C30255"/>
    <w:rsid w:val="27D6DE80"/>
    <w:rsid w:val="27E137D1"/>
    <w:rsid w:val="27ED143D"/>
    <w:rsid w:val="27EF0DE7"/>
    <w:rsid w:val="27EF998A"/>
    <w:rsid w:val="28061908"/>
    <w:rsid w:val="28088005"/>
    <w:rsid w:val="2862ECD9"/>
    <w:rsid w:val="28634878"/>
    <w:rsid w:val="28706387"/>
    <w:rsid w:val="2895C367"/>
    <w:rsid w:val="28A8B3CE"/>
    <w:rsid w:val="28AF2CAF"/>
    <w:rsid w:val="28B54714"/>
    <w:rsid w:val="28BA1E21"/>
    <w:rsid w:val="28BE634F"/>
    <w:rsid w:val="28C53BC0"/>
    <w:rsid w:val="28CB6ACC"/>
    <w:rsid w:val="28D1B58E"/>
    <w:rsid w:val="28D7914F"/>
    <w:rsid w:val="28E33D7C"/>
    <w:rsid w:val="28E60568"/>
    <w:rsid w:val="28E749EF"/>
    <w:rsid w:val="28ECC64A"/>
    <w:rsid w:val="28FF90DB"/>
    <w:rsid w:val="29084F05"/>
    <w:rsid w:val="290EDB97"/>
    <w:rsid w:val="2917C684"/>
    <w:rsid w:val="291B8BE4"/>
    <w:rsid w:val="292F1705"/>
    <w:rsid w:val="293F9E6A"/>
    <w:rsid w:val="294E43F1"/>
    <w:rsid w:val="2950271F"/>
    <w:rsid w:val="295B0B91"/>
    <w:rsid w:val="2977475E"/>
    <w:rsid w:val="297AB1DB"/>
    <w:rsid w:val="2991BCE1"/>
    <w:rsid w:val="2999FC24"/>
    <w:rsid w:val="299D3C76"/>
    <w:rsid w:val="29B9EEA0"/>
    <w:rsid w:val="29BAA6B0"/>
    <w:rsid w:val="29BD458E"/>
    <w:rsid w:val="29C7F5F5"/>
    <w:rsid w:val="29D212C1"/>
    <w:rsid w:val="29D4B74C"/>
    <w:rsid w:val="29F06121"/>
    <w:rsid w:val="2A0424D3"/>
    <w:rsid w:val="2A0C45DC"/>
    <w:rsid w:val="2A2D553C"/>
    <w:rsid w:val="2A4005A6"/>
    <w:rsid w:val="2A502135"/>
    <w:rsid w:val="2A580360"/>
    <w:rsid w:val="2A5942AC"/>
    <w:rsid w:val="2A59510A"/>
    <w:rsid w:val="2A5F4148"/>
    <w:rsid w:val="2A67E158"/>
    <w:rsid w:val="2A6843C5"/>
    <w:rsid w:val="2A6E05D4"/>
    <w:rsid w:val="2A8AE9A5"/>
    <w:rsid w:val="2A9D90A1"/>
    <w:rsid w:val="2A9EA66C"/>
    <w:rsid w:val="2AE6D1F0"/>
    <w:rsid w:val="2AF5AC15"/>
    <w:rsid w:val="2AF8AA35"/>
    <w:rsid w:val="2B00C7D7"/>
    <w:rsid w:val="2B03763E"/>
    <w:rsid w:val="2B29381E"/>
    <w:rsid w:val="2B463475"/>
    <w:rsid w:val="2B467DD1"/>
    <w:rsid w:val="2B4E741E"/>
    <w:rsid w:val="2B50DF85"/>
    <w:rsid w:val="2B67C1A1"/>
    <w:rsid w:val="2B698144"/>
    <w:rsid w:val="2B702211"/>
    <w:rsid w:val="2B8CCB63"/>
    <w:rsid w:val="2B8F8F26"/>
    <w:rsid w:val="2B9461CB"/>
    <w:rsid w:val="2B953FCD"/>
    <w:rsid w:val="2BABA40A"/>
    <w:rsid w:val="2BB85E2C"/>
    <w:rsid w:val="2BBFC6BE"/>
    <w:rsid w:val="2BCD3E27"/>
    <w:rsid w:val="2BD16E79"/>
    <w:rsid w:val="2BD1D490"/>
    <w:rsid w:val="2BE9031C"/>
    <w:rsid w:val="2BEC59B0"/>
    <w:rsid w:val="2BF2DC84"/>
    <w:rsid w:val="2C0F779D"/>
    <w:rsid w:val="2C19B5A0"/>
    <w:rsid w:val="2C22A939"/>
    <w:rsid w:val="2C24C417"/>
    <w:rsid w:val="2C29C0E4"/>
    <w:rsid w:val="2C316B0E"/>
    <w:rsid w:val="2C3327E1"/>
    <w:rsid w:val="2C44A58A"/>
    <w:rsid w:val="2C4B52E6"/>
    <w:rsid w:val="2C652CA7"/>
    <w:rsid w:val="2C6987E8"/>
    <w:rsid w:val="2C7E7EEA"/>
    <w:rsid w:val="2C92E073"/>
    <w:rsid w:val="2C951D29"/>
    <w:rsid w:val="2CA37D06"/>
    <w:rsid w:val="2CA47318"/>
    <w:rsid w:val="2CAD1FAE"/>
    <w:rsid w:val="2CB9D33C"/>
    <w:rsid w:val="2CBACFFE"/>
    <w:rsid w:val="2CC1B5A1"/>
    <w:rsid w:val="2CE9A735"/>
    <w:rsid w:val="2CF32C84"/>
    <w:rsid w:val="2D1585C5"/>
    <w:rsid w:val="2D2989D8"/>
    <w:rsid w:val="2D3BB89C"/>
    <w:rsid w:val="2D3DC3C8"/>
    <w:rsid w:val="2D437945"/>
    <w:rsid w:val="2D44F222"/>
    <w:rsid w:val="2D4E0A1E"/>
    <w:rsid w:val="2D556992"/>
    <w:rsid w:val="2D5F49A9"/>
    <w:rsid w:val="2D7B325D"/>
    <w:rsid w:val="2DA7F7FF"/>
    <w:rsid w:val="2DB3291F"/>
    <w:rsid w:val="2DBA8681"/>
    <w:rsid w:val="2DBCED82"/>
    <w:rsid w:val="2DC35DCB"/>
    <w:rsid w:val="2DC7025D"/>
    <w:rsid w:val="2DD5AA51"/>
    <w:rsid w:val="2DDD8956"/>
    <w:rsid w:val="2DE977C9"/>
    <w:rsid w:val="2DEAED04"/>
    <w:rsid w:val="2DED3F56"/>
    <w:rsid w:val="2E07634C"/>
    <w:rsid w:val="2E0B1B64"/>
    <w:rsid w:val="2E466850"/>
    <w:rsid w:val="2E46772C"/>
    <w:rsid w:val="2E614C8B"/>
    <w:rsid w:val="2E64BC61"/>
    <w:rsid w:val="2E68C93A"/>
    <w:rsid w:val="2E6B5C0A"/>
    <w:rsid w:val="2E72FA69"/>
    <w:rsid w:val="2E811934"/>
    <w:rsid w:val="2E856200"/>
    <w:rsid w:val="2E8ED389"/>
    <w:rsid w:val="2EA7244B"/>
    <w:rsid w:val="2EACACCD"/>
    <w:rsid w:val="2ED093C5"/>
    <w:rsid w:val="2EDC83FD"/>
    <w:rsid w:val="2EE83D06"/>
    <w:rsid w:val="2F00A7FA"/>
    <w:rsid w:val="2F297FC8"/>
    <w:rsid w:val="2F44E418"/>
    <w:rsid w:val="2F470A47"/>
    <w:rsid w:val="2F4B6EA8"/>
    <w:rsid w:val="2F512D3C"/>
    <w:rsid w:val="2F554C4B"/>
    <w:rsid w:val="2F56A648"/>
    <w:rsid w:val="2F638879"/>
    <w:rsid w:val="2F690C0E"/>
    <w:rsid w:val="2F79F497"/>
    <w:rsid w:val="2F7DEC79"/>
    <w:rsid w:val="2F7E98D0"/>
    <w:rsid w:val="2F98CD92"/>
    <w:rsid w:val="2FA99713"/>
    <w:rsid w:val="2FAB8D83"/>
    <w:rsid w:val="2FB6344B"/>
    <w:rsid w:val="2FB8FA06"/>
    <w:rsid w:val="2FC64D00"/>
    <w:rsid w:val="2FDA2649"/>
    <w:rsid w:val="2FDE8554"/>
    <w:rsid w:val="2FEE4818"/>
    <w:rsid w:val="30025787"/>
    <w:rsid w:val="300BF293"/>
    <w:rsid w:val="300E0C7B"/>
    <w:rsid w:val="300EFD79"/>
    <w:rsid w:val="3016022C"/>
    <w:rsid w:val="30219BAF"/>
    <w:rsid w:val="3024C289"/>
    <w:rsid w:val="302AA712"/>
    <w:rsid w:val="302E89F0"/>
    <w:rsid w:val="30350CF6"/>
    <w:rsid w:val="3042AED8"/>
    <w:rsid w:val="304388A8"/>
    <w:rsid w:val="30486848"/>
    <w:rsid w:val="304AD29F"/>
    <w:rsid w:val="30513C16"/>
    <w:rsid w:val="3051E1CC"/>
    <w:rsid w:val="305AF1BF"/>
    <w:rsid w:val="3066AD30"/>
    <w:rsid w:val="3086D2F2"/>
    <w:rsid w:val="308AC688"/>
    <w:rsid w:val="30A45CA5"/>
    <w:rsid w:val="30A998E9"/>
    <w:rsid w:val="30C96CDD"/>
    <w:rsid w:val="30CCA791"/>
    <w:rsid w:val="30CEBB31"/>
    <w:rsid w:val="30D01231"/>
    <w:rsid w:val="30DD1219"/>
    <w:rsid w:val="3119687C"/>
    <w:rsid w:val="31227E99"/>
    <w:rsid w:val="312E4F19"/>
    <w:rsid w:val="314668AB"/>
    <w:rsid w:val="31503599"/>
    <w:rsid w:val="31612D34"/>
    <w:rsid w:val="3164FF87"/>
    <w:rsid w:val="318231CA"/>
    <w:rsid w:val="318AB9A5"/>
    <w:rsid w:val="3198D559"/>
    <w:rsid w:val="319D627D"/>
    <w:rsid w:val="31A3DFF7"/>
    <w:rsid w:val="31B2CC5A"/>
    <w:rsid w:val="31B6218E"/>
    <w:rsid w:val="31ED3FB5"/>
    <w:rsid w:val="31F4D74E"/>
    <w:rsid w:val="32154A68"/>
    <w:rsid w:val="3219F29A"/>
    <w:rsid w:val="3226F136"/>
    <w:rsid w:val="3231A26F"/>
    <w:rsid w:val="32388FFA"/>
    <w:rsid w:val="325365B9"/>
    <w:rsid w:val="325502BA"/>
    <w:rsid w:val="325B6840"/>
    <w:rsid w:val="32613337"/>
    <w:rsid w:val="32652B80"/>
    <w:rsid w:val="3266CD6F"/>
    <w:rsid w:val="32718093"/>
    <w:rsid w:val="32718B48"/>
    <w:rsid w:val="327548EA"/>
    <w:rsid w:val="3284EDD3"/>
    <w:rsid w:val="328B73AC"/>
    <w:rsid w:val="32903B5E"/>
    <w:rsid w:val="32A06994"/>
    <w:rsid w:val="32A3A1D8"/>
    <w:rsid w:val="32B3406D"/>
    <w:rsid w:val="32E1E0B7"/>
    <w:rsid w:val="32E1E0D7"/>
    <w:rsid w:val="32F756CB"/>
    <w:rsid w:val="330106B3"/>
    <w:rsid w:val="33031358"/>
    <w:rsid w:val="3316D375"/>
    <w:rsid w:val="331AF74E"/>
    <w:rsid w:val="333C50D1"/>
    <w:rsid w:val="333FF2AD"/>
    <w:rsid w:val="3382F4A2"/>
    <w:rsid w:val="338F03F6"/>
    <w:rsid w:val="338F5C4D"/>
    <w:rsid w:val="3392B42E"/>
    <w:rsid w:val="339DB4B8"/>
    <w:rsid w:val="33AF53CE"/>
    <w:rsid w:val="33C8D87C"/>
    <w:rsid w:val="33C9FE53"/>
    <w:rsid w:val="33CB18AB"/>
    <w:rsid w:val="33CBCD2D"/>
    <w:rsid w:val="33D18F03"/>
    <w:rsid w:val="33D7D78B"/>
    <w:rsid w:val="33D85A53"/>
    <w:rsid w:val="33EC2C43"/>
    <w:rsid w:val="33EE1D4D"/>
    <w:rsid w:val="3404AF5F"/>
    <w:rsid w:val="3410C819"/>
    <w:rsid w:val="341E9550"/>
    <w:rsid w:val="34313088"/>
    <w:rsid w:val="34458DB9"/>
    <w:rsid w:val="3452322B"/>
    <w:rsid w:val="3470641B"/>
    <w:rsid w:val="347EFC79"/>
    <w:rsid w:val="34943756"/>
    <w:rsid w:val="3497B499"/>
    <w:rsid w:val="349801D0"/>
    <w:rsid w:val="349CF668"/>
    <w:rsid w:val="349D3F12"/>
    <w:rsid w:val="349F2F72"/>
    <w:rsid w:val="34A17E6B"/>
    <w:rsid w:val="34A7947C"/>
    <w:rsid w:val="34AEAB24"/>
    <w:rsid w:val="34C4D303"/>
    <w:rsid w:val="34CC5CE8"/>
    <w:rsid w:val="34CD34BD"/>
    <w:rsid w:val="34DE2AD5"/>
    <w:rsid w:val="34E68EC5"/>
    <w:rsid w:val="34F993EC"/>
    <w:rsid w:val="3508752A"/>
    <w:rsid w:val="350CF438"/>
    <w:rsid w:val="351AE796"/>
    <w:rsid w:val="35481E8C"/>
    <w:rsid w:val="354832DF"/>
    <w:rsid w:val="354B9989"/>
    <w:rsid w:val="354E526C"/>
    <w:rsid w:val="35568AB9"/>
    <w:rsid w:val="355C8FE7"/>
    <w:rsid w:val="357376D6"/>
    <w:rsid w:val="357FE8F8"/>
    <w:rsid w:val="35949A79"/>
    <w:rsid w:val="35B04EC5"/>
    <w:rsid w:val="35BD4C25"/>
    <w:rsid w:val="35BE3E78"/>
    <w:rsid w:val="35D4177A"/>
    <w:rsid w:val="35D5CC24"/>
    <w:rsid w:val="35E04FE5"/>
    <w:rsid w:val="35E962EC"/>
    <w:rsid w:val="35EE5798"/>
    <w:rsid w:val="35FFB241"/>
    <w:rsid w:val="36009BB4"/>
    <w:rsid w:val="3607E8E6"/>
    <w:rsid w:val="361615C0"/>
    <w:rsid w:val="36190F51"/>
    <w:rsid w:val="3644F010"/>
    <w:rsid w:val="364ACC31"/>
    <w:rsid w:val="365BCD92"/>
    <w:rsid w:val="366B9209"/>
    <w:rsid w:val="3676AEB5"/>
    <w:rsid w:val="3677ACB7"/>
    <w:rsid w:val="368F6DC6"/>
    <w:rsid w:val="36ADE557"/>
    <w:rsid w:val="36B0D14B"/>
    <w:rsid w:val="36C0EA34"/>
    <w:rsid w:val="36CE0FC4"/>
    <w:rsid w:val="36DF3E62"/>
    <w:rsid w:val="36E2E7A3"/>
    <w:rsid w:val="36F28EDC"/>
    <w:rsid w:val="36F47468"/>
    <w:rsid w:val="36FB328B"/>
    <w:rsid w:val="37252250"/>
    <w:rsid w:val="372F73DF"/>
    <w:rsid w:val="3730E68B"/>
    <w:rsid w:val="373CF9B9"/>
    <w:rsid w:val="374A6659"/>
    <w:rsid w:val="374B02B8"/>
    <w:rsid w:val="37628DA9"/>
    <w:rsid w:val="376900CC"/>
    <w:rsid w:val="37723A7C"/>
    <w:rsid w:val="378EF07D"/>
    <w:rsid w:val="37DD5BB2"/>
    <w:rsid w:val="37F65B31"/>
    <w:rsid w:val="38148C17"/>
    <w:rsid w:val="381CAC3D"/>
    <w:rsid w:val="382A6AAF"/>
    <w:rsid w:val="38315F9B"/>
    <w:rsid w:val="3856EAF1"/>
    <w:rsid w:val="385B81FF"/>
    <w:rsid w:val="385D8301"/>
    <w:rsid w:val="385DB53B"/>
    <w:rsid w:val="3863EFE8"/>
    <w:rsid w:val="386722A0"/>
    <w:rsid w:val="38880A8A"/>
    <w:rsid w:val="388A3C17"/>
    <w:rsid w:val="38CAE20D"/>
    <w:rsid w:val="38DAEEA8"/>
    <w:rsid w:val="38E11B37"/>
    <w:rsid w:val="38E32EAC"/>
    <w:rsid w:val="38E47AFA"/>
    <w:rsid w:val="38ECFA36"/>
    <w:rsid w:val="38F15F72"/>
    <w:rsid w:val="3902042F"/>
    <w:rsid w:val="3903AB54"/>
    <w:rsid w:val="390CD7F8"/>
    <w:rsid w:val="3927B377"/>
    <w:rsid w:val="393F99F8"/>
    <w:rsid w:val="3946A41B"/>
    <w:rsid w:val="3946C560"/>
    <w:rsid w:val="394895D1"/>
    <w:rsid w:val="394DC676"/>
    <w:rsid w:val="395092D2"/>
    <w:rsid w:val="396992DA"/>
    <w:rsid w:val="397EED6C"/>
    <w:rsid w:val="398AF38B"/>
    <w:rsid w:val="3992B4E2"/>
    <w:rsid w:val="3992D16F"/>
    <w:rsid w:val="399AC67E"/>
    <w:rsid w:val="39B5CAF7"/>
    <w:rsid w:val="39B84AD6"/>
    <w:rsid w:val="39C2D55F"/>
    <w:rsid w:val="39C8DF9D"/>
    <w:rsid w:val="39D05A2A"/>
    <w:rsid w:val="39D1FBA3"/>
    <w:rsid w:val="39D897CD"/>
    <w:rsid w:val="39DEF81B"/>
    <w:rsid w:val="3A01132A"/>
    <w:rsid w:val="3A07895E"/>
    <w:rsid w:val="3A22118B"/>
    <w:rsid w:val="3A225215"/>
    <w:rsid w:val="3A28457C"/>
    <w:rsid w:val="3A2FEA36"/>
    <w:rsid w:val="3A36505F"/>
    <w:rsid w:val="3A38AEFA"/>
    <w:rsid w:val="3A498DF9"/>
    <w:rsid w:val="3A5CA8FE"/>
    <w:rsid w:val="3A60D120"/>
    <w:rsid w:val="3A7B3D16"/>
    <w:rsid w:val="3A7FC6B4"/>
    <w:rsid w:val="3A80467A"/>
    <w:rsid w:val="3A8639C8"/>
    <w:rsid w:val="3A8A4034"/>
    <w:rsid w:val="3A923956"/>
    <w:rsid w:val="3A9CA20D"/>
    <w:rsid w:val="3AB52358"/>
    <w:rsid w:val="3ACA0DCC"/>
    <w:rsid w:val="3ACE5024"/>
    <w:rsid w:val="3AD80716"/>
    <w:rsid w:val="3AD85018"/>
    <w:rsid w:val="3ADA3810"/>
    <w:rsid w:val="3ADEEBCC"/>
    <w:rsid w:val="3AF1872B"/>
    <w:rsid w:val="3B0B699F"/>
    <w:rsid w:val="3B2717FC"/>
    <w:rsid w:val="3B3D8C4E"/>
    <w:rsid w:val="3B3EFD05"/>
    <w:rsid w:val="3B3F189A"/>
    <w:rsid w:val="3B46ACC2"/>
    <w:rsid w:val="3B496889"/>
    <w:rsid w:val="3B6967E9"/>
    <w:rsid w:val="3B6A67BF"/>
    <w:rsid w:val="3B7D0DF9"/>
    <w:rsid w:val="3B925204"/>
    <w:rsid w:val="3B9F43D1"/>
    <w:rsid w:val="3BB1F3DD"/>
    <w:rsid w:val="3BC99F3B"/>
    <w:rsid w:val="3BFDE408"/>
    <w:rsid w:val="3C05B161"/>
    <w:rsid w:val="3C15C0DF"/>
    <w:rsid w:val="3C206406"/>
    <w:rsid w:val="3C3951D7"/>
    <w:rsid w:val="3C4C63C4"/>
    <w:rsid w:val="3C6B199C"/>
    <w:rsid w:val="3C85D119"/>
    <w:rsid w:val="3C9C2A8C"/>
    <w:rsid w:val="3C9C65C9"/>
    <w:rsid w:val="3CA3849D"/>
    <w:rsid w:val="3CAD32F1"/>
    <w:rsid w:val="3CB0B542"/>
    <w:rsid w:val="3CB2AEB3"/>
    <w:rsid w:val="3CB7787F"/>
    <w:rsid w:val="3CBD07F7"/>
    <w:rsid w:val="3CE55DA9"/>
    <w:rsid w:val="3CE59589"/>
    <w:rsid w:val="3CFBCC7B"/>
    <w:rsid w:val="3D00FD1A"/>
    <w:rsid w:val="3D19850E"/>
    <w:rsid w:val="3D23EF70"/>
    <w:rsid w:val="3D28BCD5"/>
    <w:rsid w:val="3D2E419A"/>
    <w:rsid w:val="3D4A2E61"/>
    <w:rsid w:val="3D545385"/>
    <w:rsid w:val="3D5A6152"/>
    <w:rsid w:val="3D5B8BA1"/>
    <w:rsid w:val="3D655C35"/>
    <w:rsid w:val="3D7BA588"/>
    <w:rsid w:val="3D82079F"/>
    <w:rsid w:val="3D87C123"/>
    <w:rsid w:val="3D938E0D"/>
    <w:rsid w:val="3D9786DD"/>
    <w:rsid w:val="3D9A7ED9"/>
    <w:rsid w:val="3DB0D8C2"/>
    <w:rsid w:val="3DB42EB9"/>
    <w:rsid w:val="3DC30F90"/>
    <w:rsid w:val="3DDBA3E6"/>
    <w:rsid w:val="3DE1FC69"/>
    <w:rsid w:val="3DE72536"/>
    <w:rsid w:val="3E0B2B2D"/>
    <w:rsid w:val="3E144CA5"/>
    <w:rsid w:val="3E20811E"/>
    <w:rsid w:val="3E23261E"/>
    <w:rsid w:val="3E2A6700"/>
    <w:rsid w:val="3E37407D"/>
    <w:rsid w:val="3E4F5073"/>
    <w:rsid w:val="3E6ACFC3"/>
    <w:rsid w:val="3E6EA6B1"/>
    <w:rsid w:val="3E855756"/>
    <w:rsid w:val="3E880263"/>
    <w:rsid w:val="3E8D9A13"/>
    <w:rsid w:val="3E9B8D8A"/>
    <w:rsid w:val="3EA0D157"/>
    <w:rsid w:val="3EB47D63"/>
    <w:rsid w:val="3EBA0134"/>
    <w:rsid w:val="3EBF7837"/>
    <w:rsid w:val="3ED469B2"/>
    <w:rsid w:val="3ED49C3C"/>
    <w:rsid w:val="3EF9EF2D"/>
    <w:rsid w:val="3EFEFC8A"/>
    <w:rsid w:val="3F20A9A0"/>
    <w:rsid w:val="3F244B16"/>
    <w:rsid w:val="3F318FE8"/>
    <w:rsid w:val="3F377241"/>
    <w:rsid w:val="3F4078CB"/>
    <w:rsid w:val="3F44BFB2"/>
    <w:rsid w:val="3F5EF162"/>
    <w:rsid w:val="3F61F539"/>
    <w:rsid w:val="3F651FEE"/>
    <w:rsid w:val="3F699508"/>
    <w:rsid w:val="3F717C09"/>
    <w:rsid w:val="3F81872F"/>
    <w:rsid w:val="3F8B1D2E"/>
    <w:rsid w:val="3F8DDC38"/>
    <w:rsid w:val="3F9B6AFA"/>
    <w:rsid w:val="3FB67CD0"/>
    <w:rsid w:val="3FCFE60F"/>
    <w:rsid w:val="3FEC3B05"/>
    <w:rsid w:val="4002E072"/>
    <w:rsid w:val="4011593B"/>
    <w:rsid w:val="40140338"/>
    <w:rsid w:val="401523DB"/>
    <w:rsid w:val="402B1F83"/>
    <w:rsid w:val="4037604E"/>
    <w:rsid w:val="40445360"/>
    <w:rsid w:val="404E39BB"/>
    <w:rsid w:val="405E92C7"/>
    <w:rsid w:val="40613E27"/>
    <w:rsid w:val="4065E56E"/>
    <w:rsid w:val="406608D5"/>
    <w:rsid w:val="4067CF08"/>
    <w:rsid w:val="4075D4F7"/>
    <w:rsid w:val="407EC12D"/>
    <w:rsid w:val="408510C3"/>
    <w:rsid w:val="408DE8A1"/>
    <w:rsid w:val="40BD5204"/>
    <w:rsid w:val="40D29C8E"/>
    <w:rsid w:val="40E84F0E"/>
    <w:rsid w:val="4114B985"/>
    <w:rsid w:val="41291AC6"/>
    <w:rsid w:val="412D6AF2"/>
    <w:rsid w:val="412D8FD9"/>
    <w:rsid w:val="41380F8C"/>
    <w:rsid w:val="413EC3E1"/>
    <w:rsid w:val="41424949"/>
    <w:rsid w:val="414BB445"/>
    <w:rsid w:val="415D71ED"/>
    <w:rsid w:val="41728F9F"/>
    <w:rsid w:val="41ADB1A0"/>
    <w:rsid w:val="41B146AF"/>
    <w:rsid w:val="41C8745A"/>
    <w:rsid w:val="41DFB5A3"/>
    <w:rsid w:val="41E0C48C"/>
    <w:rsid w:val="41FCBBCF"/>
    <w:rsid w:val="420F6AC2"/>
    <w:rsid w:val="421D1EB0"/>
    <w:rsid w:val="4222B5EA"/>
    <w:rsid w:val="4253AE73"/>
    <w:rsid w:val="426D2BB1"/>
    <w:rsid w:val="4277BBE5"/>
    <w:rsid w:val="42787CBE"/>
    <w:rsid w:val="427F6965"/>
    <w:rsid w:val="4283CFCE"/>
    <w:rsid w:val="428D9D2D"/>
    <w:rsid w:val="429D86F5"/>
    <w:rsid w:val="42C014A6"/>
    <w:rsid w:val="42CD677D"/>
    <w:rsid w:val="42D658FF"/>
    <w:rsid w:val="42EA2828"/>
    <w:rsid w:val="43106FDC"/>
    <w:rsid w:val="43185C47"/>
    <w:rsid w:val="4326B72D"/>
    <w:rsid w:val="43277B38"/>
    <w:rsid w:val="4333ACA7"/>
    <w:rsid w:val="43347EC9"/>
    <w:rsid w:val="43361425"/>
    <w:rsid w:val="433DBD99"/>
    <w:rsid w:val="434C346D"/>
    <w:rsid w:val="4353BBEB"/>
    <w:rsid w:val="4354BAD5"/>
    <w:rsid w:val="435B52B2"/>
    <w:rsid w:val="436F2033"/>
    <w:rsid w:val="438A1EAA"/>
    <w:rsid w:val="438B0CD3"/>
    <w:rsid w:val="438CAB33"/>
    <w:rsid w:val="4391B702"/>
    <w:rsid w:val="43A4D000"/>
    <w:rsid w:val="43AAC489"/>
    <w:rsid w:val="43ACA6B6"/>
    <w:rsid w:val="43AEC8CE"/>
    <w:rsid w:val="43B2E4EC"/>
    <w:rsid w:val="43C90BB5"/>
    <w:rsid w:val="43EE6D09"/>
    <w:rsid w:val="43F11307"/>
    <w:rsid w:val="43F1DFE7"/>
    <w:rsid w:val="440AB964"/>
    <w:rsid w:val="4412D1FD"/>
    <w:rsid w:val="441EF58F"/>
    <w:rsid w:val="44232580"/>
    <w:rsid w:val="442D767D"/>
    <w:rsid w:val="4441E05A"/>
    <w:rsid w:val="444DC40D"/>
    <w:rsid w:val="4450525D"/>
    <w:rsid w:val="4451D95A"/>
    <w:rsid w:val="446FA741"/>
    <w:rsid w:val="447D49BC"/>
    <w:rsid w:val="44874FA8"/>
    <w:rsid w:val="44A49A4B"/>
    <w:rsid w:val="44ADEF60"/>
    <w:rsid w:val="44BD5FED"/>
    <w:rsid w:val="44D65AC2"/>
    <w:rsid w:val="44E659E2"/>
    <w:rsid w:val="44EF5084"/>
    <w:rsid w:val="45028669"/>
    <w:rsid w:val="4505A044"/>
    <w:rsid w:val="4512EEF1"/>
    <w:rsid w:val="4532DF18"/>
    <w:rsid w:val="45581433"/>
    <w:rsid w:val="45756DF0"/>
    <w:rsid w:val="4584EDDE"/>
    <w:rsid w:val="4587880F"/>
    <w:rsid w:val="45A02B74"/>
    <w:rsid w:val="45A34F3F"/>
    <w:rsid w:val="45B9A6FF"/>
    <w:rsid w:val="45BBD3A0"/>
    <w:rsid w:val="45C5EC49"/>
    <w:rsid w:val="45DA982E"/>
    <w:rsid w:val="45DD9E25"/>
    <w:rsid w:val="45EB5F83"/>
    <w:rsid w:val="45EE8BF4"/>
    <w:rsid w:val="45FC8EDB"/>
    <w:rsid w:val="46056486"/>
    <w:rsid w:val="460571A4"/>
    <w:rsid w:val="460B5C0C"/>
    <w:rsid w:val="46155866"/>
    <w:rsid w:val="461A1702"/>
    <w:rsid w:val="461B99E2"/>
    <w:rsid w:val="46251438"/>
    <w:rsid w:val="462B74D4"/>
    <w:rsid w:val="4646681F"/>
    <w:rsid w:val="4649999A"/>
    <w:rsid w:val="4656A313"/>
    <w:rsid w:val="466621ED"/>
    <w:rsid w:val="4678FD9D"/>
    <w:rsid w:val="46828605"/>
    <w:rsid w:val="468A3153"/>
    <w:rsid w:val="46C2ED91"/>
    <w:rsid w:val="46E3C06E"/>
    <w:rsid w:val="46EB4C98"/>
    <w:rsid w:val="46F06016"/>
    <w:rsid w:val="46F669B5"/>
    <w:rsid w:val="46FCC45C"/>
    <w:rsid w:val="470B42EE"/>
    <w:rsid w:val="4713034B"/>
    <w:rsid w:val="471E59C8"/>
    <w:rsid w:val="47251D6E"/>
    <w:rsid w:val="47343347"/>
    <w:rsid w:val="473EF7DF"/>
    <w:rsid w:val="474EC808"/>
    <w:rsid w:val="475800A7"/>
    <w:rsid w:val="475C05F0"/>
    <w:rsid w:val="475FC88D"/>
    <w:rsid w:val="477F3120"/>
    <w:rsid w:val="478BC8B7"/>
    <w:rsid w:val="478EA75B"/>
    <w:rsid w:val="47A38C5B"/>
    <w:rsid w:val="47A48EE6"/>
    <w:rsid w:val="47BF0F75"/>
    <w:rsid w:val="47BFCF26"/>
    <w:rsid w:val="47C053F5"/>
    <w:rsid w:val="47C77AB9"/>
    <w:rsid w:val="47D6242D"/>
    <w:rsid w:val="47E240B7"/>
    <w:rsid w:val="48014F2C"/>
    <w:rsid w:val="4803ECB6"/>
    <w:rsid w:val="48047A8D"/>
    <w:rsid w:val="4807743C"/>
    <w:rsid w:val="4814DB7B"/>
    <w:rsid w:val="483CAE16"/>
    <w:rsid w:val="483E5A79"/>
    <w:rsid w:val="48645482"/>
    <w:rsid w:val="4868D71C"/>
    <w:rsid w:val="487BEF44"/>
    <w:rsid w:val="487D056A"/>
    <w:rsid w:val="48A24B5F"/>
    <w:rsid w:val="48A53CB4"/>
    <w:rsid w:val="48BE4CFE"/>
    <w:rsid w:val="48D3581E"/>
    <w:rsid w:val="48D77CD2"/>
    <w:rsid w:val="490DB2FF"/>
    <w:rsid w:val="49180F59"/>
    <w:rsid w:val="492661A4"/>
    <w:rsid w:val="493A0C61"/>
    <w:rsid w:val="494951A7"/>
    <w:rsid w:val="494E4DEF"/>
    <w:rsid w:val="49510951"/>
    <w:rsid w:val="4975F5A1"/>
    <w:rsid w:val="497B96E5"/>
    <w:rsid w:val="4982EC6F"/>
    <w:rsid w:val="498DCC3B"/>
    <w:rsid w:val="49924CBA"/>
    <w:rsid w:val="4999E1A4"/>
    <w:rsid w:val="49A93A4D"/>
    <w:rsid w:val="49B71726"/>
    <w:rsid w:val="49BD8537"/>
    <w:rsid w:val="49C73331"/>
    <w:rsid w:val="49D2C081"/>
    <w:rsid w:val="49D91F52"/>
    <w:rsid w:val="49DE9A94"/>
    <w:rsid w:val="4A007A56"/>
    <w:rsid w:val="4A179217"/>
    <w:rsid w:val="4A21487A"/>
    <w:rsid w:val="4A21B82D"/>
    <w:rsid w:val="4A299CE2"/>
    <w:rsid w:val="4A2BFA07"/>
    <w:rsid w:val="4A47E037"/>
    <w:rsid w:val="4A528D0D"/>
    <w:rsid w:val="4A56D0DF"/>
    <w:rsid w:val="4A6BB896"/>
    <w:rsid w:val="4A7702E8"/>
    <w:rsid w:val="4A7807C0"/>
    <w:rsid w:val="4A7A0A15"/>
    <w:rsid w:val="4A8BB899"/>
    <w:rsid w:val="4A8C333B"/>
    <w:rsid w:val="4A973CDB"/>
    <w:rsid w:val="4ACBF655"/>
    <w:rsid w:val="4AD003A4"/>
    <w:rsid w:val="4ADA5C89"/>
    <w:rsid w:val="4ADF074E"/>
    <w:rsid w:val="4AE9907D"/>
    <w:rsid w:val="4AF11603"/>
    <w:rsid w:val="4B0268DE"/>
    <w:rsid w:val="4B06E375"/>
    <w:rsid w:val="4B0AFB1D"/>
    <w:rsid w:val="4B0B84A1"/>
    <w:rsid w:val="4B179017"/>
    <w:rsid w:val="4B22ADA0"/>
    <w:rsid w:val="4B2C579A"/>
    <w:rsid w:val="4B34F918"/>
    <w:rsid w:val="4B4CD95D"/>
    <w:rsid w:val="4B57BB20"/>
    <w:rsid w:val="4B5AEC8E"/>
    <w:rsid w:val="4B5E6BE6"/>
    <w:rsid w:val="4B70E9EE"/>
    <w:rsid w:val="4B835371"/>
    <w:rsid w:val="4B862DA1"/>
    <w:rsid w:val="4B92AF52"/>
    <w:rsid w:val="4B9A1CA4"/>
    <w:rsid w:val="4BB02682"/>
    <w:rsid w:val="4BBA40E8"/>
    <w:rsid w:val="4BCDC734"/>
    <w:rsid w:val="4BD3D3ED"/>
    <w:rsid w:val="4BD71214"/>
    <w:rsid w:val="4BDD2D76"/>
    <w:rsid w:val="4BF51D07"/>
    <w:rsid w:val="4BF5672B"/>
    <w:rsid w:val="4C06C2B2"/>
    <w:rsid w:val="4C0CD815"/>
    <w:rsid w:val="4C0DFAE0"/>
    <w:rsid w:val="4C222708"/>
    <w:rsid w:val="4C60C86D"/>
    <w:rsid w:val="4C66336B"/>
    <w:rsid w:val="4C754530"/>
    <w:rsid w:val="4C992B3B"/>
    <w:rsid w:val="4C9BE4FB"/>
    <w:rsid w:val="4CA218F0"/>
    <w:rsid w:val="4CA684AB"/>
    <w:rsid w:val="4CB98361"/>
    <w:rsid w:val="4CDBB5FD"/>
    <w:rsid w:val="4CDD9A1E"/>
    <w:rsid w:val="4CE8D8C7"/>
    <w:rsid w:val="4CED4764"/>
    <w:rsid w:val="4D1178FF"/>
    <w:rsid w:val="4D28A2BB"/>
    <w:rsid w:val="4D36186D"/>
    <w:rsid w:val="4D43D33C"/>
    <w:rsid w:val="4D49E404"/>
    <w:rsid w:val="4D4CDD91"/>
    <w:rsid w:val="4D6B2962"/>
    <w:rsid w:val="4D84408F"/>
    <w:rsid w:val="4D86B4DE"/>
    <w:rsid w:val="4D8D6D4E"/>
    <w:rsid w:val="4D8F95AC"/>
    <w:rsid w:val="4D92E76F"/>
    <w:rsid w:val="4D94F0AE"/>
    <w:rsid w:val="4DA007F1"/>
    <w:rsid w:val="4DA5A4A9"/>
    <w:rsid w:val="4DC088E3"/>
    <w:rsid w:val="4DE1C39A"/>
    <w:rsid w:val="4DE61FBA"/>
    <w:rsid w:val="4E06CC0A"/>
    <w:rsid w:val="4E107420"/>
    <w:rsid w:val="4E343C36"/>
    <w:rsid w:val="4E3ED592"/>
    <w:rsid w:val="4E59C529"/>
    <w:rsid w:val="4E6829A9"/>
    <w:rsid w:val="4E6A65CF"/>
    <w:rsid w:val="4E765390"/>
    <w:rsid w:val="4E7AFA85"/>
    <w:rsid w:val="4E975487"/>
    <w:rsid w:val="4E9B736F"/>
    <w:rsid w:val="4E9F9465"/>
    <w:rsid w:val="4EB82A2C"/>
    <w:rsid w:val="4EBBF3E5"/>
    <w:rsid w:val="4ECE02EE"/>
    <w:rsid w:val="4ED40765"/>
    <w:rsid w:val="4EDBB1C5"/>
    <w:rsid w:val="4EE5478F"/>
    <w:rsid w:val="4EF346D2"/>
    <w:rsid w:val="4F1CC0B0"/>
    <w:rsid w:val="4F2DBFE5"/>
    <w:rsid w:val="4F2E41D7"/>
    <w:rsid w:val="4F3522F4"/>
    <w:rsid w:val="4F390D09"/>
    <w:rsid w:val="4F3BA21D"/>
    <w:rsid w:val="4F4F4FE0"/>
    <w:rsid w:val="4F5E1B1E"/>
    <w:rsid w:val="4F66493A"/>
    <w:rsid w:val="4F79442A"/>
    <w:rsid w:val="4F80B9A4"/>
    <w:rsid w:val="4F8353A1"/>
    <w:rsid w:val="4FA1B8B1"/>
    <w:rsid w:val="4FA320AB"/>
    <w:rsid w:val="4FA4F2B8"/>
    <w:rsid w:val="4FA9391F"/>
    <w:rsid w:val="4FAE6AF8"/>
    <w:rsid w:val="4FCCCE82"/>
    <w:rsid w:val="4FCFD3E9"/>
    <w:rsid w:val="4FDD40EB"/>
    <w:rsid w:val="4FECD114"/>
    <w:rsid w:val="4FF1B006"/>
    <w:rsid w:val="50123518"/>
    <w:rsid w:val="5020EA57"/>
    <w:rsid w:val="503447EF"/>
    <w:rsid w:val="5044F470"/>
    <w:rsid w:val="504D49DA"/>
    <w:rsid w:val="504E67F5"/>
    <w:rsid w:val="505A41A6"/>
    <w:rsid w:val="506DAC99"/>
    <w:rsid w:val="5097AA46"/>
    <w:rsid w:val="50B54490"/>
    <w:rsid w:val="50BDF2D4"/>
    <w:rsid w:val="50CBC72F"/>
    <w:rsid w:val="50CE41AA"/>
    <w:rsid w:val="50CE6B36"/>
    <w:rsid w:val="50D02C64"/>
    <w:rsid w:val="50EE896F"/>
    <w:rsid w:val="50FC3F39"/>
    <w:rsid w:val="511DEAAC"/>
    <w:rsid w:val="512930F6"/>
    <w:rsid w:val="512DDD98"/>
    <w:rsid w:val="5130DC00"/>
    <w:rsid w:val="51420496"/>
    <w:rsid w:val="515D226D"/>
    <w:rsid w:val="515D7514"/>
    <w:rsid w:val="5167ED5D"/>
    <w:rsid w:val="516C89F0"/>
    <w:rsid w:val="5184F8D6"/>
    <w:rsid w:val="5185CBE6"/>
    <w:rsid w:val="5185EE70"/>
    <w:rsid w:val="51867873"/>
    <w:rsid w:val="518DB335"/>
    <w:rsid w:val="518E55CF"/>
    <w:rsid w:val="51971A2A"/>
    <w:rsid w:val="51A30B6F"/>
    <w:rsid w:val="51A3C0EB"/>
    <w:rsid w:val="51AADEBF"/>
    <w:rsid w:val="51AB2947"/>
    <w:rsid w:val="51AC6652"/>
    <w:rsid w:val="51B1A776"/>
    <w:rsid w:val="51B459BF"/>
    <w:rsid w:val="51B6AF14"/>
    <w:rsid w:val="51C13780"/>
    <w:rsid w:val="51C16D01"/>
    <w:rsid w:val="51DAB086"/>
    <w:rsid w:val="51EC956B"/>
    <w:rsid w:val="5201737C"/>
    <w:rsid w:val="52392F35"/>
    <w:rsid w:val="52437B3D"/>
    <w:rsid w:val="52480223"/>
    <w:rsid w:val="524FBF7E"/>
    <w:rsid w:val="525CC2F1"/>
    <w:rsid w:val="5267D655"/>
    <w:rsid w:val="5276F3D2"/>
    <w:rsid w:val="527E452E"/>
    <w:rsid w:val="5283DA9F"/>
    <w:rsid w:val="528F3A76"/>
    <w:rsid w:val="528FA259"/>
    <w:rsid w:val="52900D64"/>
    <w:rsid w:val="52999F92"/>
    <w:rsid w:val="529A0DA0"/>
    <w:rsid w:val="52A7C3B7"/>
    <w:rsid w:val="52ADE283"/>
    <w:rsid w:val="52B8123F"/>
    <w:rsid w:val="52C40F7B"/>
    <w:rsid w:val="52C5C234"/>
    <w:rsid w:val="52CBEF28"/>
    <w:rsid w:val="52D716A5"/>
    <w:rsid w:val="52D961EF"/>
    <w:rsid w:val="52EA7586"/>
    <w:rsid w:val="52EB10E9"/>
    <w:rsid w:val="52FBA66F"/>
    <w:rsid w:val="53044BB7"/>
    <w:rsid w:val="530E217D"/>
    <w:rsid w:val="5332F854"/>
    <w:rsid w:val="53371069"/>
    <w:rsid w:val="533BA5AA"/>
    <w:rsid w:val="534BB724"/>
    <w:rsid w:val="5354F1E3"/>
    <w:rsid w:val="53635267"/>
    <w:rsid w:val="536A48CD"/>
    <w:rsid w:val="536FA43A"/>
    <w:rsid w:val="5372CBC4"/>
    <w:rsid w:val="537CA5E1"/>
    <w:rsid w:val="537EB150"/>
    <w:rsid w:val="53991AE6"/>
    <w:rsid w:val="5399503E"/>
    <w:rsid w:val="53AEA571"/>
    <w:rsid w:val="53C7F8EE"/>
    <w:rsid w:val="543B950F"/>
    <w:rsid w:val="54571E5A"/>
    <w:rsid w:val="545C3D91"/>
    <w:rsid w:val="54609390"/>
    <w:rsid w:val="546A88A7"/>
    <w:rsid w:val="547DB511"/>
    <w:rsid w:val="548BF98B"/>
    <w:rsid w:val="5492DF42"/>
    <w:rsid w:val="54A0CF04"/>
    <w:rsid w:val="54A1DE17"/>
    <w:rsid w:val="54B9C371"/>
    <w:rsid w:val="54BEDDB8"/>
    <w:rsid w:val="54CFA69F"/>
    <w:rsid w:val="54D0E0B9"/>
    <w:rsid w:val="54DDEE19"/>
    <w:rsid w:val="54F16ADD"/>
    <w:rsid w:val="55187A6B"/>
    <w:rsid w:val="5520A4B1"/>
    <w:rsid w:val="552606F2"/>
    <w:rsid w:val="5550697E"/>
    <w:rsid w:val="55534BE2"/>
    <w:rsid w:val="555FDF7C"/>
    <w:rsid w:val="5576440D"/>
    <w:rsid w:val="55776068"/>
    <w:rsid w:val="557BCE21"/>
    <w:rsid w:val="557EF131"/>
    <w:rsid w:val="5582CF77"/>
    <w:rsid w:val="55903D5E"/>
    <w:rsid w:val="5592048E"/>
    <w:rsid w:val="5595D388"/>
    <w:rsid w:val="55984F3A"/>
    <w:rsid w:val="55AB486B"/>
    <w:rsid w:val="55B3FA12"/>
    <w:rsid w:val="55EEC75A"/>
    <w:rsid w:val="55F8EE80"/>
    <w:rsid w:val="55FCE3E5"/>
    <w:rsid w:val="56003756"/>
    <w:rsid w:val="561279C3"/>
    <w:rsid w:val="561B20ED"/>
    <w:rsid w:val="562E2170"/>
    <w:rsid w:val="5638B8BD"/>
    <w:rsid w:val="563985F3"/>
    <w:rsid w:val="565F0DDF"/>
    <w:rsid w:val="567B75EB"/>
    <w:rsid w:val="56967831"/>
    <w:rsid w:val="56A0BFCB"/>
    <w:rsid w:val="56A1CD7D"/>
    <w:rsid w:val="56C75744"/>
    <w:rsid w:val="56C75895"/>
    <w:rsid w:val="56D7D749"/>
    <w:rsid w:val="56EA280D"/>
    <w:rsid w:val="56F7E48E"/>
    <w:rsid w:val="57021187"/>
    <w:rsid w:val="5723FD3C"/>
    <w:rsid w:val="5726E495"/>
    <w:rsid w:val="5735267A"/>
    <w:rsid w:val="574330CE"/>
    <w:rsid w:val="57498ED2"/>
    <w:rsid w:val="574F4FB1"/>
    <w:rsid w:val="5755CE43"/>
    <w:rsid w:val="575E3B46"/>
    <w:rsid w:val="5765C3AD"/>
    <w:rsid w:val="57825B2B"/>
    <w:rsid w:val="578E5E1B"/>
    <w:rsid w:val="5792B917"/>
    <w:rsid w:val="57985A66"/>
    <w:rsid w:val="57ABD3C7"/>
    <w:rsid w:val="57B68DAC"/>
    <w:rsid w:val="57C2E4CA"/>
    <w:rsid w:val="57C8D594"/>
    <w:rsid w:val="57D396EB"/>
    <w:rsid w:val="57D77930"/>
    <w:rsid w:val="58060C24"/>
    <w:rsid w:val="581A128C"/>
    <w:rsid w:val="58365EF3"/>
    <w:rsid w:val="583A6782"/>
    <w:rsid w:val="583E7017"/>
    <w:rsid w:val="584205E2"/>
    <w:rsid w:val="5848ED35"/>
    <w:rsid w:val="588374CE"/>
    <w:rsid w:val="588462D4"/>
    <w:rsid w:val="589255CB"/>
    <w:rsid w:val="589D7335"/>
    <w:rsid w:val="58A09F87"/>
    <w:rsid w:val="58B69D86"/>
    <w:rsid w:val="58D4FED5"/>
    <w:rsid w:val="58DBC1D1"/>
    <w:rsid w:val="58E22518"/>
    <w:rsid w:val="5940F9BF"/>
    <w:rsid w:val="59524FCB"/>
    <w:rsid w:val="596A1F66"/>
    <w:rsid w:val="596C0401"/>
    <w:rsid w:val="59761715"/>
    <w:rsid w:val="5983EE6E"/>
    <w:rsid w:val="598E9DB3"/>
    <w:rsid w:val="59A41E46"/>
    <w:rsid w:val="59A5265E"/>
    <w:rsid w:val="59A6177A"/>
    <w:rsid w:val="59AC8611"/>
    <w:rsid w:val="59AF5AF0"/>
    <w:rsid w:val="59E91705"/>
    <w:rsid w:val="5A32797B"/>
    <w:rsid w:val="5A3C395E"/>
    <w:rsid w:val="5A3E5949"/>
    <w:rsid w:val="5A4CE574"/>
    <w:rsid w:val="5A5242BC"/>
    <w:rsid w:val="5A5528C4"/>
    <w:rsid w:val="5A595D2C"/>
    <w:rsid w:val="5A5C03EB"/>
    <w:rsid w:val="5A5E54E9"/>
    <w:rsid w:val="5A9E6FDE"/>
    <w:rsid w:val="5AA0B04E"/>
    <w:rsid w:val="5AAEA254"/>
    <w:rsid w:val="5AB88566"/>
    <w:rsid w:val="5AC934AB"/>
    <w:rsid w:val="5ACF425A"/>
    <w:rsid w:val="5AD97897"/>
    <w:rsid w:val="5AE08F4C"/>
    <w:rsid w:val="5AEAF920"/>
    <w:rsid w:val="5AF2A3C3"/>
    <w:rsid w:val="5B12E3D5"/>
    <w:rsid w:val="5B14E67C"/>
    <w:rsid w:val="5B2CDF4D"/>
    <w:rsid w:val="5B510B63"/>
    <w:rsid w:val="5B6BD78F"/>
    <w:rsid w:val="5B7820B7"/>
    <w:rsid w:val="5B972D2B"/>
    <w:rsid w:val="5B9C1F14"/>
    <w:rsid w:val="5BA9EA20"/>
    <w:rsid w:val="5BB3B90D"/>
    <w:rsid w:val="5BBAAA3B"/>
    <w:rsid w:val="5BBBFB16"/>
    <w:rsid w:val="5BBEB723"/>
    <w:rsid w:val="5BC66B7C"/>
    <w:rsid w:val="5BDF2841"/>
    <w:rsid w:val="5BDF376A"/>
    <w:rsid w:val="5BF7F12B"/>
    <w:rsid w:val="5C0006C9"/>
    <w:rsid w:val="5C030FE2"/>
    <w:rsid w:val="5C165390"/>
    <w:rsid w:val="5C2CE5A2"/>
    <w:rsid w:val="5C3A4A7A"/>
    <w:rsid w:val="5C52FB89"/>
    <w:rsid w:val="5C5C86ED"/>
    <w:rsid w:val="5C5D9425"/>
    <w:rsid w:val="5C6AA2CF"/>
    <w:rsid w:val="5C835D5F"/>
    <w:rsid w:val="5C860A41"/>
    <w:rsid w:val="5CB09617"/>
    <w:rsid w:val="5CB0F526"/>
    <w:rsid w:val="5CB2C8C9"/>
    <w:rsid w:val="5CC08D8F"/>
    <w:rsid w:val="5CC1A041"/>
    <w:rsid w:val="5CC5BEBD"/>
    <w:rsid w:val="5CD16C69"/>
    <w:rsid w:val="5CD692D9"/>
    <w:rsid w:val="5CE07D55"/>
    <w:rsid w:val="5CE656D3"/>
    <w:rsid w:val="5CE8CC2A"/>
    <w:rsid w:val="5CFA47AE"/>
    <w:rsid w:val="5CFDDE6D"/>
    <w:rsid w:val="5D011BE3"/>
    <w:rsid w:val="5D13B8E8"/>
    <w:rsid w:val="5D21923D"/>
    <w:rsid w:val="5D21E8D4"/>
    <w:rsid w:val="5D243699"/>
    <w:rsid w:val="5D321D81"/>
    <w:rsid w:val="5D3D197D"/>
    <w:rsid w:val="5D45E754"/>
    <w:rsid w:val="5D4A9518"/>
    <w:rsid w:val="5D4D1FB5"/>
    <w:rsid w:val="5D529D22"/>
    <w:rsid w:val="5D5AF778"/>
    <w:rsid w:val="5D7CD0B3"/>
    <w:rsid w:val="5D812A4C"/>
    <w:rsid w:val="5D816439"/>
    <w:rsid w:val="5D869204"/>
    <w:rsid w:val="5DB6830A"/>
    <w:rsid w:val="5DB96345"/>
    <w:rsid w:val="5DB9CD48"/>
    <w:rsid w:val="5DBCC469"/>
    <w:rsid w:val="5DBF0D3C"/>
    <w:rsid w:val="5DD813B8"/>
    <w:rsid w:val="5E066082"/>
    <w:rsid w:val="5E1004F6"/>
    <w:rsid w:val="5E100C5A"/>
    <w:rsid w:val="5E1821B6"/>
    <w:rsid w:val="5E1C4C00"/>
    <w:rsid w:val="5E1FDE94"/>
    <w:rsid w:val="5E334C15"/>
    <w:rsid w:val="5E6B37F6"/>
    <w:rsid w:val="5E6FC082"/>
    <w:rsid w:val="5E758999"/>
    <w:rsid w:val="5E87D24A"/>
    <w:rsid w:val="5E9254C6"/>
    <w:rsid w:val="5E93FC72"/>
    <w:rsid w:val="5E98289D"/>
    <w:rsid w:val="5EAE4859"/>
    <w:rsid w:val="5EB0E58E"/>
    <w:rsid w:val="5EC7A3C9"/>
    <w:rsid w:val="5ECD8F22"/>
    <w:rsid w:val="5ED3C2B0"/>
    <w:rsid w:val="5F132CCE"/>
    <w:rsid w:val="5F150769"/>
    <w:rsid w:val="5F1FA738"/>
    <w:rsid w:val="5F2A94CE"/>
    <w:rsid w:val="5F3B04DF"/>
    <w:rsid w:val="5F4704C2"/>
    <w:rsid w:val="5F5DD6FC"/>
    <w:rsid w:val="5F6D8C7F"/>
    <w:rsid w:val="5F7B8008"/>
    <w:rsid w:val="5F7C975D"/>
    <w:rsid w:val="5F88F165"/>
    <w:rsid w:val="5FA1C5D8"/>
    <w:rsid w:val="5FCC2A8C"/>
    <w:rsid w:val="5FD4950C"/>
    <w:rsid w:val="5FE3696D"/>
    <w:rsid w:val="5FF038E0"/>
    <w:rsid w:val="5FF81E28"/>
    <w:rsid w:val="60085FAB"/>
    <w:rsid w:val="60135D8D"/>
    <w:rsid w:val="602AE9E8"/>
    <w:rsid w:val="602D262B"/>
    <w:rsid w:val="60346C4D"/>
    <w:rsid w:val="6045175F"/>
    <w:rsid w:val="604B2A2A"/>
    <w:rsid w:val="6050B456"/>
    <w:rsid w:val="60583E6B"/>
    <w:rsid w:val="6083A53A"/>
    <w:rsid w:val="608892D7"/>
    <w:rsid w:val="608BA738"/>
    <w:rsid w:val="60A4CB9D"/>
    <w:rsid w:val="60ACF1BD"/>
    <w:rsid w:val="60BD7E2C"/>
    <w:rsid w:val="60BE5638"/>
    <w:rsid w:val="60D5655A"/>
    <w:rsid w:val="60D72611"/>
    <w:rsid w:val="60DC3FEE"/>
    <w:rsid w:val="60E2F83E"/>
    <w:rsid w:val="60E680F1"/>
    <w:rsid w:val="60E71050"/>
    <w:rsid w:val="60F9FA89"/>
    <w:rsid w:val="60FEC9EC"/>
    <w:rsid w:val="612BCF65"/>
    <w:rsid w:val="612C6499"/>
    <w:rsid w:val="613251CA"/>
    <w:rsid w:val="6144BAF7"/>
    <w:rsid w:val="615B4670"/>
    <w:rsid w:val="61670FE8"/>
    <w:rsid w:val="6168367D"/>
    <w:rsid w:val="6177936D"/>
    <w:rsid w:val="61781A20"/>
    <w:rsid w:val="6189B07D"/>
    <w:rsid w:val="6190D46E"/>
    <w:rsid w:val="61A38A05"/>
    <w:rsid w:val="61A4674A"/>
    <w:rsid w:val="61AB8A52"/>
    <w:rsid w:val="61B6CA88"/>
    <w:rsid w:val="61C10FDD"/>
    <w:rsid w:val="61D9A579"/>
    <w:rsid w:val="61EE9430"/>
    <w:rsid w:val="6200E52C"/>
    <w:rsid w:val="620CF209"/>
    <w:rsid w:val="620F759E"/>
    <w:rsid w:val="621B2565"/>
    <w:rsid w:val="6224BD80"/>
    <w:rsid w:val="6236A765"/>
    <w:rsid w:val="623A6027"/>
    <w:rsid w:val="6252BF96"/>
    <w:rsid w:val="6255BED8"/>
    <w:rsid w:val="6256B038"/>
    <w:rsid w:val="6260CE12"/>
    <w:rsid w:val="62650F34"/>
    <w:rsid w:val="62751084"/>
    <w:rsid w:val="62AEABB2"/>
    <w:rsid w:val="62B2B713"/>
    <w:rsid w:val="62B4EC2E"/>
    <w:rsid w:val="62D4748B"/>
    <w:rsid w:val="62D703DA"/>
    <w:rsid w:val="62F28B27"/>
    <w:rsid w:val="62F3C547"/>
    <w:rsid w:val="63192347"/>
    <w:rsid w:val="63275262"/>
    <w:rsid w:val="632C3DD8"/>
    <w:rsid w:val="63483745"/>
    <w:rsid w:val="63542E69"/>
    <w:rsid w:val="635F9CF4"/>
    <w:rsid w:val="63734E13"/>
    <w:rsid w:val="637E638E"/>
    <w:rsid w:val="638E3375"/>
    <w:rsid w:val="6391E6AE"/>
    <w:rsid w:val="63A4BC19"/>
    <w:rsid w:val="63AC83BA"/>
    <w:rsid w:val="63B70896"/>
    <w:rsid w:val="63C87A99"/>
    <w:rsid w:val="63D0742F"/>
    <w:rsid w:val="63DF7A2B"/>
    <w:rsid w:val="63E440DF"/>
    <w:rsid w:val="63F54DC5"/>
    <w:rsid w:val="63F89CC9"/>
    <w:rsid w:val="64264A6F"/>
    <w:rsid w:val="643C740A"/>
    <w:rsid w:val="6459E738"/>
    <w:rsid w:val="645E6A33"/>
    <w:rsid w:val="647AFE23"/>
    <w:rsid w:val="647DAD16"/>
    <w:rsid w:val="648576F5"/>
    <w:rsid w:val="6493CCC1"/>
    <w:rsid w:val="649774FB"/>
    <w:rsid w:val="64990C60"/>
    <w:rsid w:val="64AC26EE"/>
    <w:rsid w:val="64B0B8C6"/>
    <w:rsid w:val="64C5CA3D"/>
    <w:rsid w:val="64CEDC9A"/>
    <w:rsid w:val="64CF7823"/>
    <w:rsid w:val="64E410D2"/>
    <w:rsid w:val="650AFD92"/>
    <w:rsid w:val="65309AC6"/>
    <w:rsid w:val="6530AFF7"/>
    <w:rsid w:val="6535D163"/>
    <w:rsid w:val="65721E72"/>
    <w:rsid w:val="657CC637"/>
    <w:rsid w:val="659D2F90"/>
    <w:rsid w:val="65AF169A"/>
    <w:rsid w:val="65B24789"/>
    <w:rsid w:val="65B26775"/>
    <w:rsid w:val="65D4505E"/>
    <w:rsid w:val="65DC0C32"/>
    <w:rsid w:val="65DF94E1"/>
    <w:rsid w:val="65EA6C46"/>
    <w:rsid w:val="65F0EDCB"/>
    <w:rsid w:val="6604FD92"/>
    <w:rsid w:val="6607D16C"/>
    <w:rsid w:val="661AF8E2"/>
    <w:rsid w:val="66200499"/>
    <w:rsid w:val="66289DA0"/>
    <w:rsid w:val="662D1C6D"/>
    <w:rsid w:val="663D89D5"/>
    <w:rsid w:val="66438F47"/>
    <w:rsid w:val="6645CE8E"/>
    <w:rsid w:val="664ADA27"/>
    <w:rsid w:val="664B2849"/>
    <w:rsid w:val="664C603E"/>
    <w:rsid w:val="6659CDBE"/>
    <w:rsid w:val="66623D36"/>
    <w:rsid w:val="6668DD24"/>
    <w:rsid w:val="6674C2D7"/>
    <w:rsid w:val="667E8744"/>
    <w:rsid w:val="669B0CD1"/>
    <w:rsid w:val="66A831E0"/>
    <w:rsid w:val="66A84201"/>
    <w:rsid w:val="66AB497E"/>
    <w:rsid w:val="66AE35EB"/>
    <w:rsid w:val="66C239F0"/>
    <w:rsid w:val="66D9FAC6"/>
    <w:rsid w:val="66DD1257"/>
    <w:rsid w:val="66DFF8DA"/>
    <w:rsid w:val="66E32AE6"/>
    <w:rsid w:val="66EE601C"/>
    <w:rsid w:val="66F2D53B"/>
    <w:rsid w:val="66FEF828"/>
    <w:rsid w:val="672C3F38"/>
    <w:rsid w:val="67380398"/>
    <w:rsid w:val="673CDB35"/>
    <w:rsid w:val="6742AF5D"/>
    <w:rsid w:val="67494A80"/>
    <w:rsid w:val="674C4B02"/>
    <w:rsid w:val="6752B87B"/>
    <w:rsid w:val="676FBF8C"/>
    <w:rsid w:val="6773BFD2"/>
    <w:rsid w:val="67747777"/>
    <w:rsid w:val="677D606D"/>
    <w:rsid w:val="6793238A"/>
    <w:rsid w:val="67D34AD6"/>
    <w:rsid w:val="67F7AB89"/>
    <w:rsid w:val="67F80E9A"/>
    <w:rsid w:val="67F984B2"/>
    <w:rsid w:val="67FA0BD9"/>
    <w:rsid w:val="67FB4CA1"/>
    <w:rsid w:val="680A0508"/>
    <w:rsid w:val="680CCB3A"/>
    <w:rsid w:val="6826383E"/>
    <w:rsid w:val="682C16CA"/>
    <w:rsid w:val="683113FF"/>
    <w:rsid w:val="6831DF66"/>
    <w:rsid w:val="6857AA53"/>
    <w:rsid w:val="685A45C2"/>
    <w:rsid w:val="685E8BDA"/>
    <w:rsid w:val="68646716"/>
    <w:rsid w:val="687A9980"/>
    <w:rsid w:val="6895F9C2"/>
    <w:rsid w:val="689CB063"/>
    <w:rsid w:val="68C18E90"/>
    <w:rsid w:val="68C1B09E"/>
    <w:rsid w:val="68D84040"/>
    <w:rsid w:val="68E5F15F"/>
    <w:rsid w:val="68ECDD27"/>
    <w:rsid w:val="68F5590D"/>
    <w:rsid w:val="69244B3F"/>
    <w:rsid w:val="6924E60A"/>
    <w:rsid w:val="692C0277"/>
    <w:rsid w:val="69336108"/>
    <w:rsid w:val="69581F1F"/>
    <w:rsid w:val="695ACB95"/>
    <w:rsid w:val="696A1FA5"/>
    <w:rsid w:val="6970DDCF"/>
    <w:rsid w:val="69782BA1"/>
    <w:rsid w:val="698B2275"/>
    <w:rsid w:val="6991BEF1"/>
    <w:rsid w:val="69B0E882"/>
    <w:rsid w:val="69BA7D8C"/>
    <w:rsid w:val="69C97780"/>
    <w:rsid w:val="69CC2AE4"/>
    <w:rsid w:val="69D0442E"/>
    <w:rsid w:val="69D71D0A"/>
    <w:rsid w:val="69E86A95"/>
    <w:rsid w:val="6A145222"/>
    <w:rsid w:val="6A1A3620"/>
    <w:rsid w:val="6A70E87C"/>
    <w:rsid w:val="6A8BD5C4"/>
    <w:rsid w:val="6A98AB04"/>
    <w:rsid w:val="6A9E868A"/>
    <w:rsid w:val="6AD39558"/>
    <w:rsid w:val="6AD73219"/>
    <w:rsid w:val="6AE3BD6E"/>
    <w:rsid w:val="6AF43D2C"/>
    <w:rsid w:val="6B18F63C"/>
    <w:rsid w:val="6B3420C2"/>
    <w:rsid w:val="6B35A810"/>
    <w:rsid w:val="6B3AD29A"/>
    <w:rsid w:val="6B3B15C4"/>
    <w:rsid w:val="6B4EEEE3"/>
    <w:rsid w:val="6B6B9E48"/>
    <w:rsid w:val="6B727418"/>
    <w:rsid w:val="6B738A2E"/>
    <w:rsid w:val="6B79D629"/>
    <w:rsid w:val="6BA941BA"/>
    <w:rsid w:val="6BC170F3"/>
    <w:rsid w:val="6BC63D17"/>
    <w:rsid w:val="6BD420E6"/>
    <w:rsid w:val="6BE840AA"/>
    <w:rsid w:val="6C084CD3"/>
    <w:rsid w:val="6C15FA8C"/>
    <w:rsid w:val="6C19D878"/>
    <w:rsid w:val="6C3D0860"/>
    <w:rsid w:val="6C433E18"/>
    <w:rsid w:val="6C576BCC"/>
    <w:rsid w:val="6C63C813"/>
    <w:rsid w:val="6C6C46A2"/>
    <w:rsid w:val="6C84AC42"/>
    <w:rsid w:val="6C8848F3"/>
    <w:rsid w:val="6C8B443A"/>
    <w:rsid w:val="6C8C9DB7"/>
    <w:rsid w:val="6C8E0B1A"/>
    <w:rsid w:val="6CC97C84"/>
    <w:rsid w:val="6CE648DA"/>
    <w:rsid w:val="6CEA9396"/>
    <w:rsid w:val="6CECFFAD"/>
    <w:rsid w:val="6CF9A3B6"/>
    <w:rsid w:val="6CFDFE96"/>
    <w:rsid w:val="6D039FFB"/>
    <w:rsid w:val="6D1922D0"/>
    <w:rsid w:val="6D298A5C"/>
    <w:rsid w:val="6D29B3A6"/>
    <w:rsid w:val="6D29E7F2"/>
    <w:rsid w:val="6D42BB88"/>
    <w:rsid w:val="6D4B487C"/>
    <w:rsid w:val="6D4D2742"/>
    <w:rsid w:val="6D4D3D7D"/>
    <w:rsid w:val="6D4F92E0"/>
    <w:rsid w:val="6D5F30E0"/>
    <w:rsid w:val="6D60E1D5"/>
    <w:rsid w:val="6D85DDA6"/>
    <w:rsid w:val="6DC15BC6"/>
    <w:rsid w:val="6DC1A141"/>
    <w:rsid w:val="6DCBDEE5"/>
    <w:rsid w:val="6DE19656"/>
    <w:rsid w:val="6DE9CB84"/>
    <w:rsid w:val="6DF42C78"/>
    <w:rsid w:val="6DFE18AA"/>
    <w:rsid w:val="6E063AC7"/>
    <w:rsid w:val="6E200DE4"/>
    <w:rsid w:val="6E2041F2"/>
    <w:rsid w:val="6E244135"/>
    <w:rsid w:val="6E24DDE4"/>
    <w:rsid w:val="6E30CA2F"/>
    <w:rsid w:val="6E41857F"/>
    <w:rsid w:val="6E42AC9F"/>
    <w:rsid w:val="6E44B044"/>
    <w:rsid w:val="6E4EA321"/>
    <w:rsid w:val="6E5D6C37"/>
    <w:rsid w:val="6E671857"/>
    <w:rsid w:val="6E6A7EDC"/>
    <w:rsid w:val="6E72CC11"/>
    <w:rsid w:val="6EAED7C6"/>
    <w:rsid w:val="6EC03A43"/>
    <w:rsid w:val="6EECB974"/>
    <w:rsid w:val="6EF2B974"/>
    <w:rsid w:val="6F07B8EA"/>
    <w:rsid w:val="6F0FE54D"/>
    <w:rsid w:val="6F21B36C"/>
    <w:rsid w:val="6F2DEDCD"/>
    <w:rsid w:val="6F328E17"/>
    <w:rsid w:val="6F4332D4"/>
    <w:rsid w:val="6FA1462D"/>
    <w:rsid w:val="6FA2D514"/>
    <w:rsid w:val="6FA62B83"/>
    <w:rsid w:val="6FB3D65F"/>
    <w:rsid w:val="6FB8086C"/>
    <w:rsid w:val="6FC4EE8A"/>
    <w:rsid w:val="6FCB7D80"/>
    <w:rsid w:val="6FD64EB3"/>
    <w:rsid w:val="6FD8A216"/>
    <w:rsid w:val="6FE84046"/>
    <w:rsid w:val="6FF05870"/>
    <w:rsid w:val="6FF25FD3"/>
    <w:rsid w:val="701E6464"/>
    <w:rsid w:val="7034238A"/>
    <w:rsid w:val="70515D44"/>
    <w:rsid w:val="7053D4D5"/>
    <w:rsid w:val="70561990"/>
    <w:rsid w:val="705F9938"/>
    <w:rsid w:val="7061A362"/>
    <w:rsid w:val="70643609"/>
    <w:rsid w:val="707B2C8E"/>
    <w:rsid w:val="70963CE0"/>
    <w:rsid w:val="709C07AD"/>
    <w:rsid w:val="70B0F61D"/>
    <w:rsid w:val="70B44EED"/>
    <w:rsid w:val="70B67CC4"/>
    <w:rsid w:val="70BBA249"/>
    <w:rsid w:val="70E30E21"/>
    <w:rsid w:val="70EC4AA1"/>
    <w:rsid w:val="70EF5535"/>
    <w:rsid w:val="70F5B703"/>
    <w:rsid w:val="70F6DFE8"/>
    <w:rsid w:val="7100E6CC"/>
    <w:rsid w:val="710AFD03"/>
    <w:rsid w:val="7120F48D"/>
    <w:rsid w:val="712C9D2E"/>
    <w:rsid w:val="7134D675"/>
    <w:rsid w:val="71500D18"/>
    <w:rsid w:val="715E8DDE"/>
    <w:rsid w:val="71662B2B"/>
    <w:rsid w:val="7167399F"/>
    <w:rsid w:val="716A04C3"/>
    <w:rsid w:val="71824197"/>
    <w:rsid w:val="71887C5D"/>
    <w:rsid w:val="718FC52A"/>
    <w:rsid w:val="719F9053"/>
    <w:rsid w:val="71A30545"/>
    <w:rsid w:val="71B40231"/>
    <w:rsid w:val="71C6B59B"/>
    <w:rsid w:val="71C8ADCD"/>
    <w:rsid w:val="71D207C8"/>
    <w:rsid w:val="71DFFD49"/>
    <w:rsid w:val="71E8E081"/>
    <w:rsid w:val="71EA6734"/>
    <w:rsid w:val="71F99932"/>
    <w:rsid w:val="7216B08D"/>
    <w:rsid w:val="72176A8B"/>
    <w:rsid w:val="721BF294"/>
    <w:rsid w:val="7227BD12"/>
    <w:rsid w:val="7227FC4B"/>
    <w:rsid w:val="7230ECA7"/>
    <w:rsid w:val="7232A1CF"/>
    <w:rsid w:val="723DA8A3"/>
    <w:rsid w:val="723E980B"/>
    <w:rsid w:val="7242E14F"/>
    <w:rsid w:val="724688E8"/>
    <w:rsid w:val="726248E9"/>
    <w:rsid w:val="7271D248"/>
    <w:rsid w:val="72770E64"/>
    <w:rsid w:val="727E3427"/>
    <w:rsid w:val="72820600"/>
    <w:rsid w:val="7296EEFC"/>
    <w:rsid w:val="72A4B698"/>
    <w:rsid w:val="72AA9CD7"/>
    <w:rsid w:val="72AB46EB"/>
    <w:rsid w:val="72B4D5CC"/>
    <w:rsid w:val="72B6D709"/>
    <w:rsid w:val="72B6D78C"/>
    <w:rsid w:val="72BD6DEE"/>
    <w:rsid w:val="72BDEF66"/>
    <w:rsid w:val="72BF3D22"/>
    <w:rsid w:val="72C29C94"/>
    <w:rsid w:val="72C335F8"/>
    <w:rsid w:val="72CCBEEC"/>
    <w:rsid w:val="72CFBD3A"/>
    <w:rsid w:val="72D01ADD"/>
    <w:rsid w:val="72F76580"/>
    <w:rsid w:val="72FBF234"/>
    <w:rsid w:val="73109209"/>
    <w:rsid w:val="7313579C"/>
    <w:rsid w:val="7317ED3E"/>
    <w:rsid w:val="731B6A39"/>
    <w:rsid w:val="7322A81F"/>
    <w:rsid w:val="73240119"/>
    <w:rsid w:val="73374F16"/>
    <w:rsid w:val="733DBF7F"/>
    <w:rsid w:val="734EAD80"/>
    <w:rsid w:val="734EF5A0"/>
    <w:rsid w:val="736D6FEC"/>
    <w:rsid w:val="737D2C7B"/>
    <w:rsid w:val="737D9FC2"/>
    <w:rsid w:val="7393DFA6"/>
    <w:rsid w:val="73B6B7B1"/>
    <w:rsid w:val="73B76FDC"/>
    <w:rsid w:val="73BBF78A"/>
    <w:rsid w:val="73C07C99"/>
    <w:rsid w:val="73C144E3"/>
    <w:rsid w:val="73C7301F"/>
    <w:rsid w:val="73CE4D8A"/>
    <w:rsid w:val="73CF2B46"/>
    <w:rsid w:val="73D303DB"/>
    <w:rsid w:val="73D48937"/>
    <w:rsid w:val="73D838A6"/>
    <w:rsid w:val="73EFB877"/>
    <w:rsid w:val="73F5DBDF"/>
    <w:rsid w:val="73F6C0A8"/>
    <w:rsid w:val="73FB1CA4"/>
    <w:rsid w:val="73FD8DDA"/>
    <w:rsid w:val="7411404E"/>
    <w:rsid w:val="74277275"/>
    <w:rsid w:val="74405731"/>
    <w:rsid w:val="744501AB"/>
    <w:rsid w:val="7447D632"/>
    <w:rsid w:val="74568EDB"/>
    <w:rsid w:val="745D426A"/>
    <w:rsid w:val="746CA0EA"/>
    <w:rsid w:val="746EC47A"/>
    <w:rsid w:val="7475C2BA"/>
    <w:rsid w:val="747C34B8"/>
    <w:rsid w:val="747C947A"/>
    <w:rsid w:val="7491F24B"/>
    <w:rsid w:val="749563F4"/>
    <w:rsid w:val="74979072"/>
    <w:rsid w:val="74AB7246"/>
    <w:rsid w:val="74AEDC42"/>
    <w:rsid w:val="74B7B750"/>
    <w:rsid w:val="74D69DCF"/>
    <w:rsid w:val="74DF0029"/>
    <w:rsid w:val="74E002CA"/>
    <w:rsid w:val="74E31906"/>
    <w:rsid w:val="74F20212"/>
    <w:rsid w:val="74F20824"/>
    <w:rsid w:val="74F7FAC3"/>
    <w:rsid w:val="74F9B740"/>
    <w:rsid w:val="74FB9FFE"/>
    <w:rsid w:val="75036EBD"/>
    <w:rsid w:val="752DF6C9"/>
    <w:rsid w:val="75323530"/>
    <w:rsid w:val="7533D1B0"/>
    <w:rsid w:val="753702B6"/>
    <w:rsid w:val="753EA317"/>
    <w:rsid w:val="7545B974"/>
    <w:rsid w:val="75486027"/>
    <w:rsid w:val="754ACB71"/>
    <w:rsid w:val="754D2C14"/>
    <w:rsid w:val="754E648E"/>
    <w:rsid w:val="755142FC"/>
    <w:rsid w:val="756BC20B"/>
    <w:rsid w:val="7585B81F"/>
    <w:rsid w:val="7590C1B1"/>
    <w:rsid w:val="75AC1E0C"/>
    <w:rsid w:val="75C149C1"/>
    <w:rsid w:val="75D135C4"/>
    <w:rsid w:val="75E57277"/>
    <w:rsid w:val="75EC5966"/>
    <w:rsid w:val="75EE954B"/>
    <w:rsid w:val="75F539A9"/>
    <w:rsid w:val="75F80C8D"/>
    <w:rsid w:val="7609667C"/>
    <w:rsid w:val="7610F577"/>
    <w:rsid w:val="7619051F"/>
    <w:rsid w:val="761A93A2"/>
    <w:rsid w:val="761C04E6"/>
    <w:rsid w:val="7625C650"/>
    <w:rsid w:val="763DEA43"/>
    <w:rsid w:val="766C8C49"/>
    <w:rsid w:val="766E5916"/>
    <w:rsid w:val="76D19AF5"/>
    <w:rsid w:val="76E460E7"/>
    <w:rsid w:val="76EC973E"/>
    <w:rsid w:val="76F015B7"/>
    <w:rsid w:val="76F148D9"/>
    <w:rsid w:val="76F61BC9"/>
    <w:rsid w:val="7710315F"/>
    <w:rsid w:val="7724A6F2"/>
    <w:rsid w:val="772597CB"/>
    <w:rsid w:val="7730BD97"/>
    <w:rsid w:val="7747E944"/>
    <w:rsid w:val="774AB660"/>
    <w:rsid w:val="774FDCDE"/>
    <w:rsid w:val="7751374F"/>
    <w:rsid w:val="775CE352"/>
    <w:rsid w:val="7765FF9A"/>
    <w:rsid w:val="777BC047"/>
    <w:rsid w:val="77864C7E"/>
    <w:rsid w:val="778693E1"/>
    <w:rsid w:val="778CF732"/>
    <w:rsid w:val="77B3A993"/>
    <w:rsid w:val="77BA8A9F"/>
    <w:rsid w:val="77CE83A4"/>
    <w:rsid w:val="77F73707"/>
    <w:rsid w:val="7809BFD5"/>
    <w:rsid w:val="780BAB71"/>
    <w:rsid w:val="781582DF"/>
    <w:rsid w:val="7835752C"/>
    <w:rsid w:val="783D1B11"/>
    <w:rsid w:val="7846F6B0"/>
    <w:rsid w:val="7859119F"/>
    <w:rsid w:val="785A3755"/>
    <w:rsid w:val="78676A76"/>
    <w:rsid w:val="7867C773"/>
    <w:rsid w:val="7868C540"/>
    <w:rsid w:val="788BFBF1"/>
    <w:rsid w:val="789D9784"/>
    <w:rsid w:val="78A4731D"/>
    <w:rsid w:val="78AB768D"/>
    <w:rsid w:val="78B9B874"/>
    <w:rsid w:val="78BBF229"/>
    <w:rsid w:val="78C80642"/>
    <w:rsid w:val="78D24346"/>
    <w:rsid w:val="78D8F2EB"/>
    <w:rsid w:val="78DE0D0D"/>
    <w:rsid w:val="78E0A982"/>
    <w:rsid w:val="78E7B299"/>
    <w:rsid w:val="78EE3CD4"/>
    <w:rsid w:val="78F9BE22"/>
    <w:rsid w:val="79040AB4"/>
    <w:rsid w:val="7949BF90"/>
    <w:rsid w:val="79650E6A"/>
    <w:rsid w:val="7967E464"/>
    <w:rsid w:val="7969407E"/>
    <w:rsid w:val="7990D5A6"/>
    <w:rsid w:val="79954E45"/>
    <w:rsid w:val="799DE51F"/>
    <w:rsid w:val="79AB1721"/>
    <w:rsid w:val="79BAFC05"/>
    <w:rsid w:val="79C1F4F5"/>
    <w:rsid w:val="79D4C27A"/>
    <w:rsid w:val="79D811E6"/>
    <w:rsid w:val="79E1F825"/>
    <w:rsid w:val="79F293D1"/>
    <w:rsid w:val="79FA0B2A"/>
    <w:rsid w:val="7A08316D"/>
    <w:rsid w:val="7A1A16C1"/>
    <w:rsid w:val="7A3CFC11"/>
    <w:rsid w:val="7A401248"/>
    <w:rsid w:val="7A51ED52"/>
    <w:rsid w:val="7A544464"/>
    <w:rsid w:val="7A6842C4"/>
    <w:rsid w:val="7A72F58D"/>
    <w:rsid w:val="7A930790"/>
    <w:rsid w:val="7AA188E3"/>
    <w:rsid w:val="7AA33102"/>
    <w:rsid w:val="7AA41D48"/>
    <w:rsid w:val="7ABA7D00"/>
    <w:rsid w:val="7AF2C0BB"/>
    <w:rsid w:val="7AFFE632"/>
    <w:rsid w:val="7B2472E1"/>
    <w:rsid w:val="7B26904E"/>
    <w:rsid w:val="7B290365"/>
    <w:rsid w:val="7B3823C2"/>
    <w:rsid w:val="7B3B87C9"/>
    <w:rsid w:val="7B4CEB80"/>
    <w:rsid w:val="7B5DDAF2"/>
    <w:rsid w:val="7B730FCB"/>
    <w:rsid w:val="7B7F327C"/>
    <w:rsid w:val="7B8A66CF"/>
    <w:rsid w:val="7BB6AD31"/>
    <w:rsid w:val="7BB80AE1"/>
    <w:rsid w:val="7BCDE16E"/>
    <w:rsid w:val="7BF6311A"/>
    <w:rsid w:val="7BFD1563"/>
    <w:rsid w:val="7C0584E0"/>
    <w:rsid w:val="7C153A15"/>
    <w:rsid w:val="7C320172"/>
    <w:rsid w:val="7C420A84"/>
    <w:rsid w:val="7C5583D4"/>
    <w:rsid w:val="7C561124"/>
    <w:rsid w:val="7C58B67C"/>
    <w:rsid w:val="7C728F80"/>
    <w:rsid w:val="7C949EBF"/>
    <w:rsid w:val="7CA748D9"/>
    <w:rsid w:val="7CB46603"/>
    <w:rsid w:val="7CC2B8D9"/>
    <w:rsid w:val="7CE8E862"/>
    <w:rsid w:val="7CEC6DC2"/>
    <w:rsid w:val="7CF04C2A"/>
    <w:rsid w:val="7D175A31"/>
    <w:rsid w:val="7D1B5509"/>
    <w:rsid w:val="7D3525A4"/>
    <w:rsid w:val="7D510FA3"/>
    <w:rsid w:val="7D7C08B1"/>
    <w:rsid w:val="7D7FD37B"/>
    <w:rsid w:val="7D965395"/>
    <w:rsid w:val="7DBA2962"/>
    <w:rsid w:val="7DBF31D6"/>
    <w:rsid w:val="7DCB2E0D"/>
    <w:rsid w:val="7DCBE89A"/>
    <w:rsid w:val="7DD6E610"/>
    <w:rsid w:val="7DE172BB"/>
    <w:rsid w:val="7DFE06E7"/>
    <w:rsid w:val="7E0489F6"/>
    <w:rsid w:val="7E0B358D"/>
    <w:rsid w:val="7E0F5EC8"/>
    <w:rsid w:val="7E169C97"/>
    <w:rsid w:val="7E1E2FAF"/>
    <w:rsid w:val="7E260EAD"/>
    <w:rsid w:val="7E2C5424"/>
    <w:rsid w:val="7E32659A"/>
    <w:rsid w:val="7E45FBA4"/>
    <w:rsid w:val="7E4FD33A"/>
    <w:rsid w:val="7E53561E"/>
    <w:rsid w:val="7E5FB883"/>
    <w:rsid w:val="7E8121CB"/>
    <w:rsid w:val="7E8E6A8A"/>
    <w:rsid w:val="7E94DF61"/>
    <w:rsid w:val="7EB14DF2"/>
    <w:rsid w:val="7EB288F1"/>
    <w:rsid w:val="7EB48127"/>
    <w:rsid w:val="7EBD0AEF"/>
    <w:rsid w:val="7ED0649F"/>
    <w:rsid w:val="7EDB5D63"/>
    <w:rsid w:val="7EFAC5F5"/>
    <w:rsid w:val="7F052D03"/>
    <w:rsid w:val="7F07706B"/>
    <w:rsid w:val="7F07AA46"/>
    <w:rsid w:val="7F1E6CCA"/>
    <w:rsid w:val="7F26594B"/>
    <w:rsid w:val="7F3FE08F"/>
    <w:rsid w:val="7F44BC4D"/>
    <w:rsid w:val="7F51196A"/>
    <w:rsid w:val="7F716AB8"/>
    <w:rsid w:val="7F75706B"/>
    <w:rsid w:val="7F804863"/>
    <w:rsid w:val="7FA6FBFC"/>
    <w:rsid w:val="7FB5B8C6"/>
    <w:rsid w:val="7FC76ECD"/>
    <w:rsid w:val="7FDACD19"/>
    <w:rsid w:val="7FE0D289"/>
    <w:rsid w:val="7FFDF86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121BD"/>
  <w15:chartTrackingRefBased/>
  <w15:docId w15:val="{0880D829-2DD5-43C9-9350-20AFA7EEFDC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17F0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7F0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7F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7F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7F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7F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F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F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F0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17F0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317F0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317F0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17F0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17F0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17F0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17F0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17F0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17F00"/>
    <w:rPr>
      <w:rFonts w:eastAsiaTheme="majorEastAsia" w:cstheme="majorBidi"/>
      <w:color w:val="272727" w:themeColor="text1" w:themeTint="D8"/>
    </w:rPr>
  </w:style>
  <w:style w:type="paragraph" w:styleId="Title">
    <w:name w:val="Title"/>
    <w:basedOn w:val="Normal"/>
    <w:next w:val="Normal"/>
    <w:link w:val="TitleChar"/>
    <w:uiPriority w:val="10"/>
    <w:qFormat/>
    <w:rsid w:val="00317F0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17F0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17F0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17F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F00"/>
    <w:pPr>
      <w:spacing w:before="160"/>
      <w:jc w:val="center"/>
    </w:pPr>
    <w:rPr>
      <w:i/>
      <w:iCs/>
      <w:color w:val="404040" w:themeColor="text1" w:themeTint="BF"/>
    </w:rPr>
  </w:style>
  <w:style w:type="character" w:styleId="QuoteChar" w:customStyle="1">
    <w:name w:val="Quote Char"/>
    <w:basedOn w:val="DefaultParagraphFont"/>
    <w:link w:val="Quote"/>
    <w:uiPriority w:val="29"/>
    <w:rsid w:val="00317F00"/>
    <w:rPr>
      <w:i/>
      <w:iCs/>
      <w:color w:val="404040" w:themeColor="text1" w:themeTint="BF"/>
    </w:rPr>
  </w:style>
  <w:style w:type="paragraph" w:styleId="ListParagraph">
    <w:name w:val="List Paragraph"/>
    <w:basedOn w:val="Normal"/>
    <w:uiPriority w:val="34"/>
    <w:qFormat/>
    <w:rsid w:val="00317F00"/>
    <w:pPr>
      <w:ind w:left="720"/>
      <w:contextualSpacing/>
    </w:pPr>
  </w:style>
  <w:style w:type="character" w:styleId="IntenseEmphasis">
    <w:name w:val="Intense Emphasis"/>
    <w:basedOn w:val="DefaultParagraphFont"/>
    <w:uiPriority w:val="21"/>
    <w:qFormat/>
    <w:rsid w:val="00317F00"/>
    <w:rPr>
      <w:i/>
      <w:iCs/>
      <w:color w:val="0F4761" w:themeColor="accent1" w:themeShade="BF"/>
    </w:rPr>
  </w:style>
  <w:style w:type="paragraph" w:styleId="IntenseQuote">
    <w:name w:val="Intense Quote"/>
    <w:basedOn w:val="Normal"/>
    <w:next w:val="Normal"/>
    <w:link w:val="IntenseQuoteChar"/>
    <w:uiPriority w:val="30"/>
    <w:qFormat/>
    <w:rsid w:val="00317F0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17F00"/>
    <w:rPr>
      <w:i/>
      <w:iCs/>
      <w:color w:val="0F4761" w:themeColor="accent1" w:themeShade="BF"/>
    </w:rPr>
  </w:style>
  <w:style w:type="character" w:styleId="IntenseReference">
    <w:name w:val="Intense Reference"/>
    <w:basedOn w:val="DefaultParagraphFont"/>
    <w:uiPriority w:val="32"/>
    <w:qFormat/>
    <w:rsid w:val="00317F00"/>
    <w:rPr>
      <w:b/>
      <w:bCs/>
      <w:smallCaps/>
      <w:color w:val="0F4761" w:themeColor="accent1" w:themeShade="BF"/>
      <w:spacing w:val="5"/>
    </w:rPr>
  </w:style>
  <w:style w:type="character" w:styleId="Hyperlink">
    <w:name w:val="Hyperlink"/>
    <w:basedOn w:val="DefaultParagraphFont"/>
    <w:uiPriority w:val="99"/>
    <w:unhideWhenUsed/>
    <w:rsid w:val="0867638A"/>
    <w:rPr>
      <w:color w:val="467886"/>
      <w:u w:val="single"/>
    </w:rPr>
  </w:style>
  <w:style w:type="paragraph" w:styleId="Header">
    <w:name w:val="header"/>
    <w:basedOn w:val="Normal"/>
    <w:uiPriority w:val="99"/>
    <w:unhideWhenUsed/>
    <w:rsid w:val="0867638A"/>
    <w:pPr>
      <w:tabs>
        <w:tab w:val="center" w:pos="4680"/>
        <w:tab w:val="right" w:pos="9360"/>
      </w:tabs>
      <w:spacing w:after="0" w:line="240" w:lineRule="auto"/>
    </w:pPr>
  </w:style>
  <w:style w:type="paragraph" w:styleId="Footer">
    <w:name w:val="footer"/>
    <w:basedOn w:val="Normal"/>
    <w:link w:val="FooterChar"/>
    <w:uiPriority w:val="99"/>
    <w:unhideWhenUsed/>
    <w:rsid w:val="0867638A"/>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CommentReference">
    <w:name w:val="Comment Reference"/>
    <w:basedOn w:val="DefaultParagraphFont"/>
    <w:uiPriority w:val="99"/>
    <w:semiHidden/>
    <w:unhideWhenUsed/>
    <w:rsid w:val="00267D90"/>
    <w:rPr>
      <w:sz w:val="16"/>
      <w:szCs w:val="16"/>
    </w:rPr>
  </w:style>
  <w:style w:type="paragraph" w:styleId="CommentText">
    <w:name w:val="Comment Text"/>
    <w:basedOn w:val="Normal"/>
    <w:link w:val="CommentTextChar"/>
    <w:uiPriority w:val="99"/>
    <w:unhideWhenUsed/>
    <w:rsid w:val="00267D90"/>
    <w:pPr>
      <w:spacing w:line="240" w:lineRule="auto"/>
    </w:pPr>
    <w:rPr>
      <w:sz w:val="20"/>
      <w:szCs w:val="20"/>
    </w:rPr>
  </w:style>
  <w:style w:type="character" w:styleId="CommentTextChar" w:customStyle="1">
    <w:name w:val="Comment Text Char"/>
    <w:basedOn w:val="DefaultParagraphFont"/>
    <w:link w:val="CommentText"/>
    <w:uiPriority w:val="99"/>
    <w:rsid w:val="00267D90"/>
    <w:rPr>
      <w:sz w:val="20"/>
      <w:szCs w:val="20"/>
    </w:rPr>
  </w:style>
  <w:style w:type="paragraph" w:styleId="CommentSubject">
    <w:name w:val="Comment Subject"/>
    <w:basedOn w:val="CommentText"/>
    <w:next w:val="CommentText"/>
    <w:link w:val="CommentSubjectChar"/>
    <w:uiPriority w:val="99"/>
    <w:semiHidden/>
    <w:unhideWhenUsed/>
    <w:rsid w:val="00267D90"/>
    <w:rPr>
      <w:b/>
      <w:bCs/>
    </w:rPr>
  </w:style>
  <w:style w:type="character" w:styleId="CommentSubjectChar" w:customStyle="1">
    <w:name w:val="Comment Subject Char"/>
    <w:basedOn w:val="CommentTextChar"/>
    <w:link w:val="CommentSubject"/>
    <w:uiPriority w:val="99"/>
    <w:semiHidden/>
    <w:rsid w:val="00267D90"/>
    <w:rPr>
      <w:b/>
      <w:bCs/>
      <w:sz w:val="20"/>
      <w:szCs w:val="20"/>
    </w:rPr>
  </w:style>
  <w:style w:type="character" w:styleId="FollowedHyperlink">
    <w:name w:val="FollowedHyperlink"/>
    <w:basedOn w:val="DefaultParagraphFont"/>
    <w:uiPriority w:val="99"/>
    <w:semiHidden/>
    <w:unhideWhenUsed/>
    <w:rsid w:val="002F5B89"/>
    <w:rPr>
      <w:color w:val="96607D" w:themeColor="followedHyperlink"/>
      <w:u w:val="single"/>
    </w:rPr>
  </w:style>
  <w:style w:type="paragraph" w:styleId="Bibliography">
    <w:name w:val="Bibliography"/>
    <w:basedOn w:val="Normal"/>
    <w:next w:val="Normal"/>
    <w:uiPriority w:val="37"/>
    <w:unhideWhenUsed/>
    <w:rsid w:val="00BE62CC"/>
  </w:style>
  <w:style w:type="paragraph" w:styleId="Revision">
    <w:name w:val="Revision"/>
    <w:hidden/>
    <w:uiPriority w:val="99"/>
    <w:semiHidden/>
    <w:rsid w:val="00E40E19"/>
    <w:pPr>
      <w:spacing w:after="0" w:line="240" w:lineRule="auto"/>
    </w:pPr>
  </w:style>
  <w:style w:type="character" w:styleId="UnresolvedMention">
    <w:name w:val="Unresolved Mention"/>
    <w:basedOn w:val="DefaultParagraphFont"/>
    <w:uiPriority w:val="99"/>
    <w:semiHidden/>
    <w:unhideWhenUsed/>
    <w:rsid w:val="00FF20F1"/>
    <w:rPr>
      <w:color w:val="605E5C"/>
      <w:shd w:val="clear" w:color="auto" w:fill="E1DFDD"/>
    </w:rPr>
  </w:style>
  <w:style w:type="character" w:styleId="LineNumber">
    <w:name w:val="line number"/>
    <w:basedOn w:val="DefaultParagraphFont"/>
    <w:uiPriority w:val="99"/>
    <w:semiHidden/>
    <w:unhideWhenUsed/>
    <w:rsid w:val="007372C8"/>
  </w:style>
  <w:style w:type="character" w:styleId="FooterChar" w:customStyle="1">
    <w:name w:val="Footer Char"/>
    <w:basedOn w:val="DefaultParagraphFont"/>
    <w:link w:val="Footer"/>
    <w:uiPriority w:val="99"/>
    <w:rsid w:val="0072262B"/>
  </w:style>
  <w:style w:type="character" w:styleId="Emphasis">
    <w:name w:val="Emphasis"/>
    <w:basedOn w:val="DefaultParagraphFont"/>
    <w:uiPriority w:val="99"/>
    <w:qFormat/>
    <w:rsid w:val="00320B9D"/>
    <w:rPr>
      <w:rFonts w:ascii="Calibri" w:hAnsi="Calibri" w:cs="Times New Roman"/>
      <w:b/>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ncbi.nlm.nih.gov/protein/P14779" TargetMode="External"/><Relationship Id="rId1" Type="http://schemas.openxmlformats.org/officeDocument/2006/relationships/hyperlink" Target="https://www.ncbi.nlm.nih.gov/protein/P14779" TargetMode="External"/></Relationships>
</file>

<file path=word/_rels/document.xml.rels>&#65279;<?xml version="1.0" encoding="utf-8"?><Relationships xmlns="http://schemas.openxmlformats.org/package/2006/relationships"><Relationship Type="http://schemas.openxmlformats.org/officeDocument/2006/relationships/comments" Target="comments.xml" Id="rId8" /><Relationship Type="http://schemas.openxmlformats.org/officeDocument/2006/relationships/image" Target="media/image1.png" Id="rId13" /><Relationship Type="http://schemas.openxmlformats.org/officeDocument/2006/relationships/fontTable" Target="fontTable.xml" Id="rId18" /><Relationship Type="http://schemas.openxmlformats.org/officeDocument/2006/relationships/styles" Target="styles.xml" Id="rId3" /><Relationship Type="http://schemas.microsoft.com/office/2019/05/relationships/documenttasks" Target="documenttasks/documenttasks1.xml" Id="rId21" /><Relationship Type="http://schemas.openxmlformats.org/officeDocument/2006/relationships/endnotes" Target="endnotes.xml" Id="rId7" /><Relationship Type="http://schemas.openxmlformats.org/officeDocument/2006/relationships/hyperlink" Target="https://gnps2.org" TargetMode="External" Id="rId12" /><Relationship Type="http://schemas.openxmlformats.org/officeDocument/2006/relationships/footer" Target="footer1.xml" Id="rId17" /><Relationship Type="http://schemas.openxmlformats.org/officeDocument/2006/relationships/numbering" Target="numbering.xml" Id="rId2" /><Relationship Type="http://schemas.openxmlformats.org/officeDocument/2006/relationships/header" Target="header1.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footnotes" Target="footnotes.xml" Id="rId6" /><Relationship Type="http://schemas.microsoft.com/office/2018/08/relationships/commentsExtensible" Target="commentsExtensible.xml" Id="rId11" /><Relationship Type="http://schemas.openxmlformats.org/officeDocument/2006/relationships/webSettings" Target="webSettings.xml" Id="rId5" /><Relationship Type="http://schemas.openxmlformats.org/officeDocument/2006/relationships/image" Target="media/image3.png" Id="rId15" /><Relationship Type="http://schemas.microsoft.com/office/2016/09/relationships/commentsIds" Target="commentsIds.xml" Id="rId10" /><Relationship Type="http://schemas.microsoft.com/office/2011/relationships/people" Target="people.xml" Id="rId19" /><Relationship Type="http://schemas.openxmlformats.org/officeDocument/2006/relationships/settings" Target="settings.xml" Id="rId4" /><Relationship Type="http://schemas.microsoft.com/office/2011/relationships/commentsExtended" Target="commentsExtended.xml" Id="rId9" /><Relationship Type="http://schemas.openxmlformats.org/officeDocument/2006/relationships/image" Target="media/image2.png" Id="rId14" /><Relationship Type="http://schemas.microsoft.com/office/2020/10/relationships/intelligence" Target="intelligence2.xml" Id="rId22" /><Relationship Type="http://schemas.openxmlformats.org/officeDocument/2006/relationships/image" Target="/media/image4.png" Id="rId661269529" /></Relationships>
</file>

<file path=word/documenttasks/documenttasks1.xml><?xml version="1.0" encoding="utf-8"?>
<t:Tasks xmlns:t="http://schemas.microsoft.com/office/tasks/2019/documenttasks" xmlns:oel="http://schemas.microsoft.com/office/2019/extlst">
  <t:Task id="{D84EB289-5313-4E21-93FC-E694729105B8}">
    <t:Anchor>
      <t:Comment id="597728192"/>
    </t:Anchor>
    <t:History>
      <t:Event id="{E4DD6A06-83DF-4D74-A9E0-27EFDFED246F}" time="2026-03-09T20:50:37.117Z">
        <t:Attribution userId="S::jprenni@colostate.edu::c2fbc89e-2211-4aa3-be3f-2d0d99cf1a62" userProvider="AD" userName="Prenni,Jessica"/>
        <t:Anchor>
          <t:Comment id="199436995"/>
        </t:Anchor>
        <t:Create/>
      </t:Event>
      <t:Event id="{6735AE9A-23CD-4943-8584-496D2797298E}" time="2026-03-09T20:50:37.117Z">
        <t:Attribution userId="S::jprenni@colostate.edu::c2fbc89e-2211-4aa3-be3f-2d0d99cf1a62" userProvider="AD" userName="Prenni,Jessica"/>
        <t:Anchor>
          <t:Comment id="199436995"/>
        </t:Anchor>
        <t:Assign userId="S::jmc378@colostate.edu::9d9559bc-fd46-499a-a2ff-cd999331c71a" userProvider="AD" userName="Chaparro,Jacqueline"/>
      </t:Event>
      <t:Event id="{A52E99C6-95B3-492E-85BC-E8964104C7AE}" time="2026-03-09T20:50:37.117Z">
        <t:Attribution userId="S::jprenni@colostate.edu::c2fbc89e-2211-4aa3-be3f-2d0d99cf1a62" userProvider="AD" userName="Prenni,Jessica"/>
        <t:Anchor>
          <t:Comment id="199436995"/>
        </t:Anchor>
        <t:SetTitle title="These should be the same TOrC chemicals listed above. @Chaparro,Jacqueline what internal standards did we use? Need to add that specifically here."/>
      </t:Event>
    </t:History>
  </t:Task>
  <t:Task id="{A4DFFDB3-46CD-412F-A377-E2B40843C9DD}">
    <t:Anchor>
      <t:Comment id="987362505"/>
    </t:Anchor>
    <t:History>
      <t:Event id="{B7E12FB0-A1A3-4FF6-B864-B8A8EF1B7FFF}" time="2026-03-09T22:09:47.708Z">
        <t:Attribution userId="S::jprenni@colostate.edu::c2fbc89e-2211-4aa3-be3f-2d0d99cf1a62" userProvider="AD" userName="Prenni,Jessica"/>
        <t:Anchor>
          <t:Comment id="987362505"/>
        </t:Anchor>
        <t:Create/>
      </t:Event>
      <t:Event id="{645F1D89-6D2C-43FA-9415-92E47C186ED0}" time="2026-03-09T22:09:47.708Z">
        <t:Attribution userId="S::jprenni@colostate.edu::c2fbc89e-2211-4aa3-be3f-2d0d99cf1a62" userProvider="AD" userName="Prenni,Jessica"/>
        <t:Anchor>
          <t:Comment id="987362505"/>
        </t:Anchor>
        <t:Assign userId="S::jmc378@colostate.edu::9d9559bc-fd46-499a-a2ff-cd999331c71a" userProvider="AD" userName="Chaparro,Jacqueline"/>
      </t:Event>
      <t:Event id="{63E91DBC-DAED-449A-AE97-A22F31628A39}" time="2026-03-09T22:09:47.708Z">
        <t:Attribution userId="S::jprenni@colostate.edu::c2fbc89e-2211-4aa3-be3f-2d0d99cf1a62" userProvider="AD" userName="Prenni,Jessica"/>
        <t:Anchor>
          <t:Comment id="987362505"/>
        </t:Anchor>
        <t:SetTitle title="@Chaparro,Jacqueline these seem very high - are you sure this is what you used?"/>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50A64F-FDED-4274-B0FB-C6CA4363CCB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De Long,Susan</dc:creator>
  <keywords/>
  <dc:description/>
  <lastModifiedBy>Lara Janiszewski</lastModifiedBy>
  <revision>562</revision>
  <lastPrinted>2025-11-26T21:36:00.0000000Z</lastPrinted>
  <dcterms:created xsi:type="dcterms:W3CDTF">2025-11-19T00:16:00.0000000Z</dcterms:created>
  <dcterms:modified xsi:type="dcterms:W3CDTF">2026-09-02T21:47:45.3092512Z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zotero-version="7.0.21"&gt;&lt;session id="f3LRK3cv"/&gt;&lt;style id="http://www.zotero.org/styles/nature" hasBibliography="1" bibliographyStyleHasBeenSet="1"/&gt;&lt;prefs&gt;&lt;pref name="fieldType" value="Field"/&gt;&lt;pref name="automaticJournalAbbreviati</vt:lpwstr>
  </property>
  <property fmtid="{D5CDD505-2E9C-101B-9397-08002B2CF9AE}" pid="3" name="ZOTERO_PREF_2">
    <vt:lpwstr>ons" value="true"/&gt;&lt;pref name="dontAskDelayCitationUpdates" value="true"/&gt;&lt;/prefs&gt;&lt;/data&gt;</vt:lpwstr>
  </property>
</Properties>
</file>